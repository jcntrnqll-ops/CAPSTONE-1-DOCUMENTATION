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F20B7" w14:textId="77777777" w:rsidR="000E6011" w:rsidRDefault="000E6011">
      <w:pPr>
        <w:pStyle w:val="Title"/>
        <w:spacing w:line="276" w:lineRule="auto"/>
        <w:jc w:val="both"/>
        <w:rPr>
          <w:rFonts w:ascii="Times New Roman" w:hAnsi="Times New Roman" w:cs="Times New Roman"/>
          <w:sz w:val="48"/>
          <w:szCs w:val="48"/>
        </w:rPr>
        <w:pPrChange w:id="0" w:author="michaelaanas23@gmail.com" w:date="2026-09-25T21:55:00Z" w16du:dateUtc="2026-09-25T13:55:00Z">
          <w:pPr>
            <w:pStyle w:val="Title"/>
            <w:jc w:val="both"/>
          </w:pPr>
        </w:pPrChange>
      </w:pPr>
    </w:p>
    <w:p w14:paraId="7F95EE3B" w14:textId="4053C648" w:rsidR="00050039" w:rsidRPr="00050039" w:rsidRDefault="005D222B">
      <w:pPr>
        <w:pStyle w:val="Title"/>
        <w:spacing w:line="276" w:lineRule="auto"/>
        <w:jc w:val="center"/>
        <w:rPr>
          <w:rFonts w:ascii="Times New Roman" w:hAnsi="Times New Roman" w:cs="Times New Roman"/>
          <w:sz w:val="48"/>
          <w:szCs w:val="48"/>
        </w:rPr>
        <w:pPrChange w:id="1" w:author="michaelaanas23@gmail.com" w:date="2026-09-25T21:55:00Z" w16du:dateUtc="2026-09-25T13:55:00Z">
          <w:pPr>
            <w:pStyle w:val="Title"/>
            <w:jc w:val="center"/>
          </w:pPr>
        </w:pPrChange>
      </w:pPr>
      <w:r w:rsidRPr="005D222B">
        <w:rPr>
          <w:rFonts w:ascii="Times New Roman" w:hAnsi="Times New Roman" w:cs="Times New Roman"/>
          <w:sz w:val="48"/>
          <w:szCs w:val="48"/>
        </w:rPr>
        <w:t>H2Ops:</w:t>
      </w:r>
      <w:r w:rsidR="0078704C">
        <w:rPr>
          <w:rFonts w:ascii="Times New Roman" w:hAnsi="Times New Roman" w:cs="Times New Roman"/>
          <w:sz w:val="48"/>
          <w:szCs w:val="48"/>
        </w:rPr>
        <w:t xml:space="preserve"> </w:t>
      </w:r>
      <w:r w:rsidRPr="005D222B">
        <w:rPr>
          <w:rFonts w:ascii="Times New Roman" w:hAnsi="Times New Roman" w:cs="Times New Roman"/>
          <w:sz w:val="48"/>
          <w:szCs w:val="48"/>
        </w:rPr>
        <w:t>Cloud-Based Operations Management System for Water Refilling Stations with Automated Sales Analytics.</w:t>
      </w:r>
    </w:p>
    <w:p w14:paraId="0D82A92B" w14:textId="33703220" w:rsidR="005D222B" w:rsidRDefault="00000000">
      <w:pPr>
        <w:spacing w:line="276" w:lineRule="auto"/>
        <w:jc w:val="center"/>
        <w:rPr>
          <w:rFonts w:ascii="Times New Roman" w:hAnsi="Times New Roman" w:cs="Times New Roman"/>
          <w:sz w:val="22"/>
          <w:szCs w:val="22"/>
        </w:rPr>
        <w:pPrChange w:id="2" w:author="michaelaanas23@gmail.com" w:date="2026-09-25T21:55:00Z" w16du:dateUtc="2026-09-25T13:55:00Z">
          <w:pPr>
            <w:jc w:val="center"/>
          </w:pPr>
        </w:pPrChange>
      </w:pPr>
      <w:sdt>
        <w:sdtPr>
          <w:rPr>
            <w:rFonts w:ascii="Times New Roman" w:hAnsi="Times New Roman" w:cs="Times New Roman"/>
            <w:sz w:val="22"/>
            <w:szCs w:val="22"/>
          </w:rPr>
          <w:alias w:val="Author"/>
          <w:tag w:val=""/>
          <w:id w:val="-1959251115"/>
          <w:placeholder>
            <w:docPart w:val="F526917A576A4E87B3D2AE971914A101"/>
          </w:placeholder>
          <w:dataBinding w:prefixMappings="xmlns:ns0='http://purl.org/dc/elements/1.1/' xmlns:ns1='http://schemas.openxmlformats.org/package/2006/metadata/core-properties' " w:xpath="/ns1:coreProperties[1]/ns0:creator[1]" w:storeItemID="{6C3C8BC8-F283-45AE-878A-BAB7291924A1}"/>
          <w:text/>
        </w:sdtPr>
        <w:sdtContent>
          <w:r w:rsidR="0078704C">
            <w:rPr>
              <w:rFonts w:ascii="Times New Roman" w:hAnsi="Times New Roman" w:cs="Times New Roman"/>
              <w:sz w:val="22"/>
              <w:szCs w:val="22"/>
            </w:rPr>
            <w:t xml:space="preserve">Michael Jhon Anas, Prince John B. </w:t>
          </w:r>
          <w:proofErr w:type="spellStart"/>
          <w:r w:rsidR="0078704C">
            <w:rPr>
              <w:rFonts w:ascii="Times New Roman" w:hAnsi="Times New Roman" w:cs="Times New Roman"/>
              <w:sz w:val="22"/>
              <w:szCs w:val="22"/>
            </w:rPr>
            <w:t>Bundalan</w:t>
          </w:r>
          <w:proofErr w:type="spellEnd"/>
          <w:r w:rsidR="0078704C">
            <w:rPr>
              <w:rFonts w:ascii="Times New Roman" w:hAnsi="Times New Roman" w:cs="Times New Roman"/>
              <w:sz w:val="22"/>
              <w:szCs w:val="22"/>
            </w:rPr>
            <w:t xml:space="preserve">, John Lloyd Cantallopez, Jacinto </w:t>
          </w:r>
          <w:proofErr w:type="spellStart"/>
          <w:r w:rsidR="0078704C">
            <w:rPr>
              <w:rFonts w:ascii="Times New Roman" w:hAnsi="Times New Roman" w:cs="Times New Roman"/>
              <w:sz w:val="22"/>
              <w:szCs w:val="22"/>
            </w:rPr>
            <w:t>E.</w:t>
          </w:r>
        </w:sdtContent>
      </w:sdt>
      <w:r w:rsidR="00F01787">
        <w:rPr>
          <w:rFonts w:ascii="Times New Roman" w:hAnsi="Times New Roman" w:cs="Times New Roman"/>
          <w:sz w:val="22"/>
          <w:szCs w:val="22"/>
        </w:rPr>
        <w:t>Ronquillo</w:t>
      </w:r>
      <w:proofErr w:type="spellEnd"/>
      <w:r w:rsidR="003860DB">
        <w:rPr>
          <w:rFonts w:ascii="Times New Roman" w:hAnsi="Times New Roman" w:cs="Times New Roman"/>
          <w:sz w:val="22"/>
          <w:szCs w:val="22"/>
        </w:rPr>
        <w:t xml:space="preserve"> Jr. and Reyniel Josh Rojo</w:t>
      </w:r>
    </w:p>
    <w:p w14:paraId="65A8EB1B" w14:textId="0BFA4101" w:rsidR="0078704C" w:rsidRPr="0078704C" w:rsidRDefault="0078704C">
      <w:pPr>
        <w:spacing w:line="276" w:lineRule="auto"/>
        <w:jc w:val="center"/>
        <w:rPr>
          <w:rFonts w:ascii="Times New Roman" w:hAnsi="Times New Roman" w:cs="Times New Roman"/>
          <w:i/>
          <w:iCs/>
          <w:sz w:val="20"/>
          <w:szCs w:val="20"/>
        </w:rPr>
        <w:pPrChange w:id="3" w:author="michaelaanas23@gmail.com" w:date="2026-09-25T21:55:00Z" w16du:dateUtc="2026-09-25T13:55:00Z">
          <w:pPr>
            <w:jc w:val="center"/>
          </w:pPr>
        </w:pPrChange>
      </w:pPr>
      <w:r w:rsidRPr="0078704C">
        <w:rPr>
          <w:rFonts w:ascii="Times New Roman" w:hAnsi="Times New Roman" w:cs="Times New Roman"/>
          <w:i/>
          <w:iCs/>
          <w:sz w:val="20"/>
          <w:szCs w:val="20"/>
        </w:rPr>
        <w:t>College of Information Technology Education, PHINMA University of Iloilo, Philippines</w:t>
      </w:r>
    </w:p>
    <w:p w14:paraId="55360D81" w14:textId="69E6EB30" w:rsidR="003E37B6" w:rsidRPr="003E37B6" w:rsidRDefault="003E37B6">
      <w:pPr>
        <w:pStyle w:val="Heading1"/>
        <w:spacing w:line="276" w:lineRule="auto"/>
        <w:jc w:val="both"/>
        <w:rPr>
          <w:rFonts w:ascii="Times New Roman" w:hAnsi="Times New Roman" w:cs="Times New Roman"/>
          <w:color w:val="000000" w:themeColor="text1"/>
        </w:rPr>
        <w:pPrChange w:id="4" w:author="michaelaanas23@gmail.com" w:date="2026-09-25T21:55:00Z" w16du:dateUtc="2026-09-25T13:55:00Z">
          <w:pPr>
            <w:pStyle w:val="Heading1"/>
            <w:jc w:val="both"/>
          </w:pPr>
        </w:pPrChange>
      </w:pPr>
    </w:p>
    <w:p w14:paraId="28F0FFC1" w14:textId="20CF6902" w:rsidR="003860DB" w:rsidRDefault="0078704C">
      <w:pPr>
        <w:spacing w:line="276" w:lineRule="auto"/>
        <w:jc w:val="both"/>
        <w:rPr>
          <w:rFonts w:ascii="Times New Roman" w:hAnsi="Times New Roman" w:cs="Times New Roman"/>
          <w:sz w:val="22"/>
          <w:szCs w:val="22"/>
        </w:rPr>
        <w:pPrChange w:id="5" w:author="michaelaanas23@gmail.com" w:date="2026-09-25T21:55:00Z" w16du:dateUtc="2026-09-25T13:55:00Z">
          <w:pPr>
            <w:spacing w:line="360" w:lineRule="auto"/>
            <w:jc w:val="both"/>
          </w:pPr>
        </w:pPrChange>
      </w:pPr>
      <w:r w:rsidRPr="0078704C">
        <w:rPr>
          <w:rFonts w:ascii="Times New Roman" w:hAnsi="Times New Roman" w:cs="Times New Roman"/>
          <w:b/>
          <w:bCs/>
          <w:sz w:val="18"/>
          <w:szCs w:val="18"/>
        </w:rPr>
        <w:t>Abstract</w:t>
      </w:r>
      <w:r>
        <w:rPr>
          <w:rFonts w:ascii="Times New Roman" w:hAnsi="Times New Roman" w:cs="Times New Roman"/>
          <w:sz w:val="22"/>
          <w:szCs w:val="22"/>
        </w:rPr>
        <w:t xml:space="preserve"> </w:t>
      </w:r>
      <w:ins w:id="6" w:author="michaelaanas23@gmail.com" w:date="2026-09-25T20:58:00Z">
        <w:r w:rsidR="00734374" w:rsidRPr="00734374">
          <w:rPr>
            <w:rFonts w:ascii="Times New Roman" w:hAnsi="Times New Roman" w:cs="Times New Roman"/>
            <w:sz w:val="22"/>
            <w:szCs w:val="22"/>
          </w:rPr>
          <w:t>—</w:t>
        </w:r>
      </w:ins>
      <w:ins w:id="7" w:author="michaelaanas23@gmail.com" w:date="2026-09-25T20:58:00Z" w16du:dateUtc="2026-09-25T12:58:00Z">
        <w:r w:rsidR="00734374">
          <w:rPr>
            <w:rFonts w:ascii="Times New Roman" w:hAnsi="Times New Roman" w:cs="Times New Roman"/>
            <w:sz w:val="22"/>
            <w:szCs w:val="22"/>
          </w:rPr>
          <w:t xml:space="preserve"> </w:t>
        </w:r>
      </w:ins>
      <w:del w:id="8" w:author="michaelaanas23@gmail.com" w:date="2026-09-25T20:58:00Z" w16du:dateUtc="2026-09-25T12:58:00Z">
        <w:r w:rsidDel="00734374">
          <w:rPr>
            <w:rFonts w:ascii="Times New Roman" w:hAnsi="Times New Roman" w:cs="Times New Roman"/>
            <w:sz w:val="22"/>
            <w:szCs w:val="22"/>
          </w:rPr>
          <w:delText xml:space="preserve">-- </w:delText>
        </w:r>
      </w:del>
      <w:r w:rsidR="003860DB" w:rsidRPr="0078704C">
        <w:rPr>
          <w:rFonts w:ascii="Times New Roman" w:hAnsi="Times New Roman" w:cs="Times New Roman"/>
          <w:sz w:val="18"/>
          <w:szCs w:val="18"/>
          <w:rPrChange w:id="9" w:author="michaelaanas23@gmail.com" w:date="2026-09-25T17:52:00Z" w16du:dateUtc="2026-09-25T09:52:00Z">
            <w:rPr>
              <w:rFonts w:ascii="Times New Roman" w:hAnsi="Times New Roman" w:cs="Times New Roman"/>
              <w:sz w:val="22"/>
              <w:szCs w:val="22"/>
            </w:rPr>
          </w:rPrChange>
        </w:rPr>
        <w:t>In order to address issues with manual sales recording, inventory monitoring, reporting, and multi-branch operations, this study describes the creation of H2Ops: Cloud-Based Operations Management System for Water Refilling Stations with Automated Sales Analytics for High Island V. A Point of Sale (POS), inventory control, management dashboard, role-based access control, audit trail, automated reporting, and Simple Linear Regression predictive sales forecasting are all integrated into the system. H2Ops offers timely and structured information for tracking business activities across branches by centralizing operational data in a cloud-based platform. The study is important because it offers a digital solution that can enhance decision-making, data accuracy, and operational efficiency. The system facilitates more efficient sales and inventory management by automating sales analysis and reporting and decreasing reliance on manual record-keeping. All things considered, H2Ops shows how modernization and better management of multi-branch water refilling station operations can be supported by a cloud-based information system</w:t>
      </w:r>
      <w:r w:rsidR="003860DB" w:rsidRPr="003860DB">
        <w:rPr>
          <w:rFonts w:ascii="Times New Roman" w:hAnsi="Times New Roman" w:cs="Times New Roman"/>
          <w:sz w:val="22"/>
          <w:szCs w:val="22"/>
        </w:rPr>
        <w:t>.</w:t>
      </w:r>
    </w:p>
    <w:p w14:paraId="3DD787A5" w14:textId="77777777" w:rsidR="0019466A" w:rsidRDefault="0019466A">
      <w:pPr>
        <w:spacing w:line="276" w:lineRule="auto"/>
        <w:jc w:val="both"/>
        <w:rPr>
          <w:rFonts w:ascii="Times New Roman" w:hAnsi="Times New Roman" w:cs="Times New Roman"/>
          <w:sz w:val="22"/>
          <w:szCs w:val="22"/>
        </w:rPr>
        <w:pPrChange w:id="10" w:author="michaelaanas23@gmail.com" w:date="2026-09-25T21:55:00Z" w16du:dateUtc="2026-09-25T13:55:00Z">
          <w:pPr>
            <w:jc w:val="both"/>
          </w:pPr>
        </w:pPrChange>
      </w:pPr>
    </w:p>
    <w:p w14:paraId="4276F27E" w14:textId="77777777" w:rsidR="0078704C" w:rsidRDefault="0078704C">
      <w:pPr>
        <w:spacing w:line="276" w:lineRule="auto"/>
        <w:rPr>
          <w:rFonts w:ascii="Times New Roman" w:eastAsiaTheme="majorEastAsia" w:hAnsi="Times New Roman" w:cs="Times New Roman"/>
          <w:color w:val="000000" w:themeColor="text1"/>
        </w:rPr>
        <w:pPrChange w:id="11" w:author="michaelaanas23@gmail.com" w:date="2026-09-25T21:55:00Z" w16du:dateUtc="2026-09-25T13:55:00Z">
          <w:pPr/>
        </w:pPrChange>
      </w:pPr>
      <w:r>
        <w:rPr>
          <w:rFonts w:ascii="Times New Roman" w:hAnsi="Times New Roman" w:cs="Times New Roman"/>
          <w:color w:val="000000" w:themeColor="text1"/>
        </w:rPr>
        <w:br w:type="page"/>
      </w:r>
    </w:p>
    <w:p w14:paraId="05CD0229" w14:textId="08FF3A94" w:rsidR="0019466A" w:rsidRPr="0078704C" w:rsidRDefault="0019466A">
      <w:pPr>
        <w:pStyle w:val="Heading1"/>
        <w:spacing w:line="276" w:lineRule="auto"/>
        <w:jc w:val="center"/>
        <w:rPr>
          <w:rFonts w:ascii="Times New Roman" w:hAnsi="Times New Roman" w:cs="Times New Roman"/>
          <w:b/>
          <w:bCs/>
          <w:color w:val="000000" w:themeColor="text1"/>
          <w:sz w:val="24"/>
          <w:szCs w:val="24"/>
          <w:rPrChange w:id="12" w:author="michaelaanas23@gmail.com" w:date="2026-09-25T17:52:00Z" w16du:dateUtc="2026-09-25T09:52:00Z">
            <w:rPr>
              <w:rFonts w:ascii="Times New Roman" w:hAnsi="Times New Roman" w:cs="Times New Roman"/>
              <w:color w:val="000000" w:themeColor="text1"/>
              <w:sz w:val="24"/>
              <w:szCs w:val="24"/>
            </w:rPr>
          </w:rPrChange>
        </w:rPr>
        <w:pPrChange w:id="13" w:author="michaelaanas23@gmail.com" w:date="2026-09-25T21:55:00Z" w16du:dateUtc="2026-09-25T13:55:00Z">
          <w:pPr>
            <w:pStyle w:val="Heading1"/>
            <w:jc w:val="both"/>
          </w:pPr>
        </w:pPrChange>
      </w:pPr>
      <w:r w:rsidRPr="0078704C">
        <w:rPr>
          <w:rFonts w:ascii="Times New Roman" w:hAnsi="Times New Roman" w:cs="Times New Roman"/>
          <w:b/>
          <w:bCs/>
          <w:color w:val="000000" w:themeColor="text1"/>
          <w:sz w:val="24"/>
          <w:szCs w:val="24"/>
          <w:rPrChange w:id="14" w:author="michaelaanas23@gmail.com" w:date="2026-09-25T17:52:00Z" w16du:dateUtc="2026-09-25T09:52:00Z">
            <w:rPr>
              <w:rFonts w:ascii="Times New Roman" w:hAnsi="Times New Roman" w:cs="Times New Roman"/>
              <w:color w:val="000000" w:themeColor="text1"/>
              <w:sz w:val="24"/>
              <w:szCs w:val="24"/>
            </w:rPr>
          </w:rPrChange>
        </w:rPr>
        <w:lastRenderedPageBreak/>
        <w:t>CHAPTER 1</w:t>
      </w:r>
    </w:p>
    <w:p w14:paraId="6FCF641D" w14:textId="3C6F933E" w:rsidR="0019466A" w:rsidRPr="00734374" w:rsidDel="0078704C" w:rsidRDefault="0078704C">
      <w:pPr>
        <w:spacing w:line="276" w:lineRule="auto"/>
        <w:jc w:val="center"/>
        <w:rPr>
          <w:del w:id="15" w:author="michaelaanas23@gmail.com" w:date="2026-09-25T17:51:00Z" w16du:dateUtc="2026-09-25T09:51:00Z"/>
          <w:b/>
          <w:bCs/>
          <w:sz w:val="26"/>
          <w:szCs w:val="26"/>
          <w:rPrChange w:id="16" w:author="michaelaanas23@gmail.com" w:date="2026-09-25T21:00:00Z" w16du:dateUtc="2026-09-25T13:00:00Z">
            <w:rPr>
              <w:del w:id="17" w:author="michaelaanas23@gmail.com" w:date="2026-09-25T17:51:00Z" w16du:dateUtc="2026-09-25T09:51:00Z"/>
            </w:rPr>
          </w:rPrChange>
        </w:rPr>
        <w:pPrChange w:id="18" w:author="michaelaanas23@gmail.com" w:date="2026-09-25T21:55:00Z" w16du:dateUtc="2026-09-25T13:55:00Z">
          <w:pPr>
            <w:jc w:val="both"/>
          </w:pPr>
        </w:pPrChange>
      </w:pPr>
      <w:ins w:id="19" w:author="michaelaanas23@gmail.com" w:date="2026-09-25T17:51:00Z" w16du:dateUtc="2026-09-25T09:51:00Z">
        <w:r w:rsidRPr="00734374">
          <w:rPr>
            <w:rFonts w:ascii="Times New Roman" w:hAnsi="Times New Roman" w:cs="Times New Roman"/>
            <w:b/>
            <w:bCs/>
            <w:color w:val="000000" w:themeColor="text1"/>
            <w:sz w:val="26"/>
            <w:szCs w:val="26"/>
            <w:rPrChange w:id="20" w:author="michaelaanas23@gmail.com" w:date="2026-09-25T21:00:00Z" w16du:dateUtc="2026-09-25T13:00:00Z">
              <w:rPr>
                <w:rFonts w:ascii="Times New Roman" w:hAnsi="Times New Roman" w:cs="Times New Roman"/>
                <w:color w:val="000000" w:themeColor="text1"/>
              </w:rPr>
            </w:rPrChange>
          </w:rPr>
          <w:t>INTRODUCTION</w:t>
        </w:r>
      </w:ins>
    </w:p>
    <w:p w14:paraId="207ECF28" w14:textId="274E8613" w:rsidR="001F6A2B" w:rsidRPr="0078704C" w:rsidRDefault="003E37B6">
      <w:pPr>
        <w:pStyle w:val="Heading1"/>
        <w:spacing w:line="276" w:lineRule="auto"/>
        <w:jc w:val="center"/>
        <w:rPr>
          <w:rFonts w:ascii="Times New Roman" w:hAnsi="Times New Roman" w:cs="Times New Roman"/>
          <w:color w:val="000000" w:themeColor="text1"/>
          <w:sz w:val="24"/>
          <w:szCs w:val="24"/>
        </w:rPr>
        <w:pPrChange w:id="21" w:author="michaelaanas23@gmail.com" w:date="2026-09-25T21:55:00Z" w16du:dateUtc="2026-09-25T13:55:00Z">
          <w:pPr>
            <w:pStyle w:val="Heading1"/>
            <w:numPr>
              <w:numId w:val="5"/>
            </w:numPr>
            <w:ind w:left="720" w:hanging="360"/>
            <w:jc w:val="both"/>
          </w:pPr>
        </w:pPrChange>
      </w:pPr>
      <w:del w:id="22" w:author="michaelaanas23@gmail.com" w:date="2026-09-25T17:51:00Z" w16du:dateUtc="2026-09-25T09:51:00Z">
        <w:r w:rsidRPr="0078704C" w:rsidDel="0078704C">
          <w:rPr>
            <w:rFonts w:ascii="Times New Roman" w:hAnsi="Times New Roman" w:cs="Times New Roman"/>
            <w:color w:val="000000" w:themeColor="text1"/>
            <w:sz w:val="24"/>
            <w:szCs w:val="24"/>
          </w:rPr>
          <w:delText>Introduction</w:delText>
        </w:r>
      </w:del>
    </w:p>
    <w:p w14:paraId="02DFA67D" w14:textId="0F8DE62A" w:rsidR="0019466A" w:rsidRPr="0026620A" w:rsidRDefault="0019466A">
      <w:pPr>
        <w:pStyle w:val="Heading2"/>
        <w:spacing w:line="360" w:lineRule="auto"/>
        <w:jc w:val="both"/>
        <w:rPr>
          <w:rFonts w:ascii="Times New Roman" w:hAnsi="Times New Roman" w:cs="Times New Roman"/>
          <w:b/>
          <w:bCs/>
          <w:color w:val="000000" w:themeColor="text1"/>
          <w:sz w:val="26"/>
          <w:szCs w:val="26"/>
          <w:rPrChange w:id="23" w:author="michaelaanas23@gmail.com" w:date="2026-09-25T22:04:00Z" w16du:dateUtc="2026-09-25T14:04:00Z">
            <w:rPr>
              <w:rFonts w:ascii="Times New Roman" w:hAnsi="Times New Roman" w:cs="Times New Roman"/>
              <w:color w:val="000000" w:themeColor="text1"/>
              <w:sz w:val="26"/>
              <w:szCs w:val="26"/>
            </w:rPr>
          </w:rPrChange>
        </w:rPr>
        <w:pPrChange w:id="24" w:author="michaelaanas23@gmail.com" w:date="2026-09-25T22:04:00Z" w16du:dateUtc="2026-09-25T14:04:00Z">
          <w:pPr>
            <w:pStyle w:val="Heading2"/>
            <w:jc w:val="both"/>
          </w:pPr>
        </w:pPrChange>
      </w:pPr>
      <w:r w:rsidRPr="0026620A">
        <w:rPr>
          <w:rFonts w:ascii="Times New Roman" w:hAnsi="Times New Roman" w:cs="Times New Roman"/>
          <w:b/>
          <w:bCs/>
          <w:color w:val="000000" w:themeColor="text1"/>
          <w:sz w:val="26"/>
          <w:szCs w:val="26"/>
          <w:rPrChange w:id="25" w:author="michaelaanas23@gmail.com" w:date="2026-09-25T22:04:00Z" w16du:dateUtc="2026-09-25T14:04:00Z">
            <w:rPr>
              <w:rFonts w:ascii="Times New Roman" w:hAnsi="Times New Roman" w:cs="Times New Roman"/>
              <w:color w:val="000000" w:themeColor="text1"/>
              <w:sz w:val="26"/>
              <w:szCs w:val="26"/>
            </w:rPr>
          </w:rPrChange>
        </w:rPr>
        <w:t>1.1 Background of the Study</w:t>
      </w:r>
    </w:p>
    <w:p w14:paraId="53CA083B" w14:textId="4D6FC9FA" w:rsidR="0081039C" w:rsidRPr="00734374" w:rsidRDefault="001F6A2B">
      <w:pPr>
        <w:spacing w:line="276" w:lineRule="auto"/>
        <w:ind w:firstLine="357"/>
        <w:jc w:val="both"/>
        <w:rPr>
          <w:rFonts w:ascii="Times New Roman" w:hAnsi="Times New Roman" w:cs="Times New Roman"/>
          <w:sz w:val="20"/>
          <w:szCs w:val="20"/>
          <w:rPrChange w:id="26" w:author="michaelaanas23@gmail.com" w:date="2026-09-25T21:01:00Z" w16du:dateUtc="2026-09-25T13:01:00Z">
            <w:rPr>
              <w:rFonts w:ascii="Times New Roman" w:hAnsi="Times New Roman" w:cs="Times New Roman"/>
              <w:sz w:val="22"/>
              <w:szCs w:val="22"/>
            </w:rPr>
          </w:rPrChange>
        </w:rPr>
        <w:pPrChange w:id="27"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28" w:author="michaelaanas23@gmail.com" w:date="2026-09-25T21:01:00Z" w16du:dateUtc="2026-09-25T13:01:00Z">
            <w:rPr>
              <w:rFonts w:ascii="Times New Roman" w:hAnsi="Times New Roman" w:cs="Times New Roman"/>
              <w:sz w:val="22"/>
              <w:szCs w:val="22"/>
            </w:rPr>
          </w:rPrChange>
        </w:rPr>
        <w:t>Water is fundamentally recognized as the most vital substance for the sustenance of human life, serving as an irreplaceable resource for biological health, domestic sanitation, and industrial progress. On a global scale, the discourse surrounding water has shifted from a matter of mere access to a matter of quality and safety. According to th</w:t>
      </w:r>
      <w:r w:rsidRPr="00734374">
        <w:rPr>
          <w:rFonts w:ascii="Times New Roman" w:hAnsi="Times New Roman" w:cs="Times New Roman"/>
          <w:sz w:val="20"/>
          <w:szCs w:val="20"/>
          <w:u w:val="single"/>
          <w:rPrChange w:id="29" w:author="michaelaanas23@gmail.com" w:date="2026-09-25T21:01:00Z" w16du:dateUtc="2026-09-25T13:01:00Z">
            <w:rPr>
              <w:rFonts w:ascii="Times New Roman" w:hAnsi="Times New Roman" w:cs="Times New Roman"/>
              <w:sz w:val="22"/>
              <w:szCs w:val="22"/>
              <w:u w:val="single"/>
            </w:rPr>
          </w:rPrChange>
        </w:rPr>
        <w:t>e</w:t>
      </w:r>
      <w:r w:rsidRPr="00734374">
        <w:rPr>
          <w:rFonts w:ascii="Times New Roman" w:hAnsi="Times New Roman" w:cs="Times New Roman"/>
          <w:sz w:val="20"/>
          <w:szCs w:val="20"/>
          <w:rPrChange w:id="30" w:author="michaelaanas23@gmail.com" w:date="2026-09-25T21:01:00Z" w16du:dateUtc="2026-09-25T13:01:00Z">
            <w:rPr>
              <w:rFonts w:ascii="Times New Roman" w:hAnsi="Times New Roman" w:cs="Times New Roman"/>
              <w:sz w:val="22"/>
              <w:szCs w:val="22"/>
            </w:rPr>
          </w:rPrChange>
        </w:rPr>
        <w:t xml:space="preserve"> </w:t>
      </w:r>
      <w:r w:rsidR="0081039C" w:rsidRPr="00734374">
        <w:rPr>
          <w:rFonts w:ascii="Times New Roman" w:hAnsi="Times New Roman" w:cs="Times New Roman"/>
          <w:sz w:val="20"/>
          <w:szCs w:val="20"/>
          <w:rPrChange w:id="31" w:author="michaelaanas23@gmail.com" w:date="2026-09-25T21:01:00Z" w16du:dateUtc="2026-09-25T13:01:00Z">
            <w:rPr>
              <w:rFonts w:ascii="Times New Roman" w:hAnsi="Times New Roman" w:cs="Times New Roman"/>
              <w:sz w:val="22"/>
              <w:szCs w:val="22"/>
            </w:rPr>
          </w:rPrChange>
        </w:rPr>
        <w:t>(</w:t>
      </w:r>
      <w:r w:rsidRPr="00734374">
        <w:rPr>
          <w:rFonts w:ascii="Times New Roman" w:hAnsi="Times New Roman" w:cs="Times New Roman"/>
          <w:sz w:val="20"/>
          <w:szCs w:val="20"/>
          <w:rPrChange w:id="32" w:author="michaelaanas23@gmail.com" w:date="2026-09-25T21:01:00Z" w16du:dateUtc="2026-09-25T13:01:00Z">
            <w:rPr>
              <w:rFonts w:ascii="Times New Roman" w:hAnsi="Times New Roman" w:cs="Times New Roman"/>
              <w:sz w:val="22"/>
              <w:szCs w:val="22"/>
            </w:rPr>
          </w:rPrChange>
        </w:rPr>
        <w:t>United Nations</w:t>
      </w:r>
      <w:r w:rsidR="0081039C" w:rsidRPr="00734374">
        <w:rPr>
          <w:rFonts w:ascii="Times New Roman" w:hAnsi="Times New Roman" w:cs="Times New Roman"/>
          <w:sz w:val="20"/>
          <w:szCs w:val="20"/>
          <w:rPrChange w:id="33" w:author="michaelaanas23@gmail.com" w:date="2026-09-25T21:01:00Z" w16du:dateUtc="2026-09-25T13:01:00Z">
            <w:rPr>
              <w:rFonts w:ascii="Times New Roman" w:hAnsi="Times New Roman" w:cs="Times New Roman"/>
              <w:sz w:val="22"/>
              <w:szCs w:val="22"/>
            </w:rPr>
          </w:rPrChange>
        </w:rPr>
        <w:t>, 2015)</w:t>
      </w:r>
      <w:r w:rsidRPr="00734374">
        <w:rPr>
          <w:rFonts w:ascii="Times New Roman" w:hAnsi="Times New Roman" w:cs="Times New Roman"/>
          <w:sz w:val="20"/>
          <w:szCs w:val="20"/>
          <w:rPrChange w:id="34" w:author="michaelaanas23@gmail.com" w:date="2026-09-25T21:01:00Z" w16du:dateUtc="2026-09-25T13:01:00Z">
            <w:rPr>
              <w:rFonts w:ascii="Times New Roman" w:hAnsi="Times New Roman" w:cs="Times New Roman"/>
              <w:sz w:val="22"/>
              <w:szCs w:val="22"/>
            </w:rPr>
          </w:rPrChange>
        </w:rPr>
        <w:t xml:space="preserve"> Sustainable Development Goal 6 (SDG 6), ensuring the availability and sustainable management of water and sanitation for all is a critical global priority</w:t>
      </w:r>
      <w:r w:rsidR="0081039C" w:rsidRPr="00734374">
        <w:rPr>
          <w:rFonts w:ascii="Times New Roman" w:hAnsi="Times New Roman" w:cs="Times New Roman"/>
          <w:sz w:val="20"/>
          <w:szCs w:val="20"/>
          <w:rPrChange w:id="35" w:author="michaelaanas23@gmail.com" w:date="2026-09-25T21:01:00Z" w16du:dateUtc="2026-09-25T13:01:00Z">
            <w:rPr>
              <w:rFonts w:ascii="Times New Roman" w:hAnsi="Times New Roman" w:cs="Times New Roman"/>
              <w:sz w:val="22"/>
              <w:szCs w:val="22"/>
            </w:rPr>
          </w:rPrChange>
        </w:rPr>
        <w:t xml:space="preserve"> </w:t>
      </w:r>
      <w:sdt>
        <w:sdtPr>
          <w:rPr>
            <w:rFonts w:ascii="Times New Roman" w:hAnsi="Times New Roman" w:cs="Times New Roman"/>
            <w:sz w:val="20"/>
            <w:szCs w:val="20"/>
          </w:rPr>
          <w:id w:val="455069923"/>
          <w:citation/>
        </w:sdtPr>
        <w:sdtContent>
          <w:r w:rsidR="0081039C" w:rsidRPr="00734374">
            <w:rPr>
              <w:rFonts w:ascii="Times New Roman" w:hAnsi="Times New Roman" w:cs="Times New Roman"/>
              <w:sz w:val="20"/>
              <w:szCs w:val="20"/>
              <w:rPrChange w:id="36" w:author="michaelaanas23@gmail.com" w:date="2026-09-25T21:01:00Z" w16du:dateUtc="2026-09-25T13:01:00Z">
                <w:rPr>
                  <w:rFonts w:ascii="Times New Roman" w:hAnsi="Times New Roman" w:cs="Times New Roman"/>
                  <w:sz w:val="22"/>
                  <w:szCs w:val="22"/>
                </w:rPr>
              </w:rPrChange>
            </w:rPr>
            <w:fldChar w:fldCharType="begin"/>
          </w:r>
          <w:r w:rsidR="00FC539F" w:rsidRPr="00734374">
            <w:rPr>
              <w:rFonts w:ascii="Times New Roman" w:hAnsi="Times New Roman" w:cs="Times New Roman"/>
              <w:sz w:val="20"/>
              <w:szCs w:val="20"/>
              <w:rPrChange w:id="37" w:author="michaelaanas23@gmail.com" w:date="2026-09-25T21:01:00Z" w16du:dateUtc="2026-09-25T13:01:00Z">
                <w:rPr>
                  <w:rFonts w:ascii="Times New Roman" w:hAnsi="Times New Roman" w:cs="Times New Roman"/>
                  <w:sz w:val="22"/>
                  <w:szCs w:val="22"/>
                </w:rPr>
              </w:rPrChange>
            </w:rPr>
            <w:instrText xml:space="preserve">CITATION 21ap \l 1033 </w:instrText>
          </w:r>
          <w:r w:rsidR="0081039C" w:rsidRPr="00734374">
            <w:rPr>
              <w:rFonts w:ascii="Times New Roman" w:hAnsi="Times New Roman" w:cs="Times New Roman"/>
              <w:sz w:val="20"/>
              <w:szCs w:val="20"/>
              <w:rPrChange w:id="38" w:author="michaelaanas23@gmail.com" w:date="2026-09-25T21:01:00Z" w16du:dateUtc="2026-09-25T13:01:00Z">
                <w:rPr>
                  <w:rFonts w:ascii="Times New Roman" w:hAnsi="Times New Roman" w:cs="Times New Roman"/>
                  <w:sz w:val="22"/>
                  <w:szCs w:val="22"/>
                </w:rPr>
              </w:rPrChange>
            </w:rPr>
            <w:fldChar w:fldCharType="separate"/>
          </w:r>
          <w:r w:rsidR="003B1EE1" w:rsidRPr="00734374">
            <w:rPr>
              <w:rFonts w:ascii="Times New Roman" w:hAnsi="Times New Roman" w:cs="Times New Roman"/>
              <w:noProof/>
              <w:sz w:val="20"/>
              <w:szCs w:val="20"/>
              <w:rPrChange w:id="39" w:author="michaelaanas23@gmail.com" w:date="2026-09-25T21:01:00Z" w16du:dateUtc="2026-09-25T13:01:00Z">
                <w:rPr>
                  <w:rFonts w:ascii="Times New Roman" w:hAnsi="Times New Roman" w:cs="Times New Roman"/>
                  <w:noProof/>
                  <w:sz w:val="22"/>
                  <w:szCs w:val="22"/>
                </w:rPr>
              </w:rPrChange>
            </w:rPr>
            <w:t>[1]</w:t>
          </w:r>
          <w:r w:rsidR="0081039C" w:rsidRPr="00734374">
            <w:rPr>
              <w:rFonts w:ascii="Times New Roman" w:hAnsi="Times New Roman" w:cs="Times New Roman"/>
              <w:sz w:val="20"/>
              <w:szCs w:val="20"/>
              <w:rPrChange w:id="40" w:author="michaelaanas23@gmail.com" w:date="2026-09-25T21:01:00Z" w16du:dateUtc="2026-09-25T13:01:00Z">
                <w:rPr>
                  <w:rFonts w:ascii="Times New Roman" w:hAnsi="Times New Roman" w:cs="Times New Roman"/>
                  <w:sz w:val="22"/>
                  <w:szCs w:val="22"/>
                </w:rPr>
              </w:rPrChange>
            </w:rPr>
            <w:fldChar w:fldCharType="end"/>
          </w:r>
        </w:sdtContent>
      </w:sdt>
      <w:r w:rsidRPr="00734374">
        <w:rPr>
          <w:rFonts w:ascii="Times New Roman" w:hAnsi="Times New Roman" w:cs="Times New Roman"/>
          <w:sz w:val="20"/>
          <w:szCs w:val="20"/>
          <w:rPrChange w:id="41" w:author="michaelaanas23@gmail.com" w:date="2026-09-25T21:01:00Z" w16du:dateUtc="2026-09-25T13:01:00Z">
            <w:rPr>
              <w:rFonts w:ascii="Times New Roman" w:hAnsi="Times New Roman" w:cs="Times New Roman"/>
              <w:sz w:val="22"/>
              <w:szCs w:val="22"/>
            </w:rPr>
          </w:rPrChange>
        </w:rPr>
        <w:t>.</w:t>
      </w:r>
      <w:r w:rsidR="0081039C" w:rsidRPr="00734374">
        <w:rPr>
          <w:rFonts w:ascii="Times New Roman" w:hAnsi="Times New Roman" w:cs="Times New Roman"/>
          <w:sz w:val="20"/>
          <w:szCs w:val="20"/>
          <w:rPrChange w:id="42" w:author="michaelaanas23@gmail.com" w:date="2026-09-25T21:01:00Z" w16du:dateUtc="2026-09-25T13:01:00Z">
            <w:rPr>
              <w:rFonts w:ascii="Times New Roman" w:hAnsi="Times New Roman" w:cs="Times New Roman"/>
              <w:sz w:val="22"/>
              <w:szCs w:val="22"/>
            </w:rPr>
          </w:rPrChange>
        </w:rPr>
        <w:t xml:space="preserve"> </w:t>
      </w:r>
      <w:r w:rsidRPr="00734374">
        <w:rPr>
          <w:rFonts w:ascii="Times New Roman" w:hAnsi="Times New Roman" w:cs="Times New Roman"/>
          <w:sz w:val="20"/>
          <w:szCs w:val="20"/>
          <w:rPrChange w:id="43" w:author="michaelaanas23@gmail.com" w:date="2026-09-25T21:01:00Z" w16du:dateUtc="2026-09-25T13:01:00Z">
            <w:rPr>
              <w:rFonts w:ascii="Times New Roman" w:hAnsi="Times New Roman" w:cs="Times New Roman"/>
              <w:sz w:val="22"/>
              <w:szCs w:val="22"/>
            </w:rPr>
          </w:rPrChange>
        </w:rPr>
        <w:t>However, despite these international mandates, billions of people continue to face challenges</w:t>
      </w:r>
      <w:r w:rsidR="0081039C" w:rsidRPr="00734374">
        <w:rPr>
          <w:rFonts w:ascii="Times New Roman" w:hAnsi="Times New Roman" w:cs="Times New Roman"/>
          <w:sz w:val="20"/>
          <w:szCs w:val="20"/>
          <w:rPrChange w:id="44" w:author="michaelaanas23@gmail.com" w:date="2026-09-25T21:01:00Z" w16du:dateUtc="2026-09-25T13:01:00Z">
            <w:rPr>
              <w:rFonts w:ascii="Times New Roman" w:hAnsi="Times New Roman" w:cs="Times New Roman"/>
              <w:sz w:val="22"/>
              <w:szCs w:val="22"/>
            </w:rPr>
          </w:rPrChange>
        </w:rPr>
        <w:t xml:space="preserve"> </w:t>
      </w:r>
      <w:r w:rsidRPr="00734374">
        <w:rPr>
          <w:rFonts w:ascii="Times New Roman" w:hAnsi="Times New Roman" w:cs="Times New Roman"/>
          <w:sz w:val="20"/>
          <w:szCs w:val="20"/>
          <w:rPrChange w:id="45" w:author="michaelaanas23@gmail.com" w:date="2026-09-25T21:01:00Z" w16du:dateUtc="2026-09-25T13:01:00Z">
            <w:rPr>
              <w:rFonts w:ascii="Times New Roman" w:hAnsi="Times New Roman" w:cs="Times New Roman"/>
              <w:sz w:val="22"/>
              <w:szCs w:val="22"/>
            </w:rPr>
          </w:rPrChange>
        </w:rPr>
        <w:t>regarding</w:t>
      </w:r>
      <w:r w:rsidR="0081039C" w:rsidRPr="00734374">
        <w:rPr>
          <w:rFonts w:ascii="Times New Roman" w:hAnsi="Times New Roman" w:cs="Times New Roman"/>
          <w:sz w:val="20"/>
          <w:szCs w:val="20"/>
          <w:rPrChange w:id="46" w:author="michaelaanas23@gmail.com" w:date="2026-09-25T21:01:00Z" w16du:dateUtc="2026-09-25T13:01:00Z">
            <w:rPr>
              <w:rFonts w:ascii="Times New Roman" w:hAnsi="Times New Roman" w:cs="Times New Roman"/>
              <w:sz w:val="22"/>
              <w:szCs w:val="22"/>
            </w:rPr>
          </w:rPrChange>
        </w:rPr>
        <w:t xml:space="preserve"> </w:t>
      </w:r>
      <w:r w:rsidRPr="00734374">
        <w:rPr>
          <w:rFonts w:ascii="Times New Roman" w:hAnsi="Times New Roman" w:cs="Times New Roman"/>
          <w:sz w:val="20"/>
          <w:szCs w:val="20"/>
          <w:rPrChange w:id="47" w:author="michaelaanas23@gmail.com" w:date="2026-09-25T21:01:00Z" w16du:dateUtc="2026-09-25T13:01:00Z">
            <w:rPr>
              <w:rFonts w:ascii="Times New Roman" w:hAnsi="Times New Roman" w:cs="Times New Roman"/>
              <w:sz w:val="22"/>
              <w:szCs w:val="22"/>
            </w:rPr>
          </w:rPrChange>
        </w:rPr>
        <w:t>the safety of their drinking water. </w:t>
      </w:r>
    </w:p>
    <w:p w14:paraId="3D1FB408" w14:textId="04DE791A" w:rsidR="00E31370" w:rsidRPr="00734374" w:rsidRDefault="001F6A2B">
      <w:pPr>
        <w:spacing w:line="276" w:lineRule="auto"/>
        <w:jc w:val="both"/>
        <w:rPr>
          <w:sz w:val="20"/>
          <w:szCs w:val="20"/>
          <w:rPrChange w:id="48" w:author="michaelaanas23@gmail.com" w:date="2026-09-25T21:01:00Z" w16du:dateUtc="2026-09-25T13:01:00Z">
            <w:rPr/>
          </w:rPrChange>
        </w:rPr>
        <w:pPrChange w:id="49"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50" w:author="michaelaanas23@gmail.com" w:date="2026-09-25T21:01:00Z" w16du:dateUtc="2026-09-25T13:01:00Z">
            <w:rPr>
              <w:rFonts w:ascii="Times New Roman" w:hAnsi="Times New Roman" w:cs="Times New Roman"/>
              <w:sz w:val="22"/>
              <w:szCs w:val="22"/>
            </w:rPr>
          </w:rPrChange>
        </w:rPr>
        <w:t>In many developing nations, the rapid pace of urbanization has outstripped the capacity of municipal water systems. Public infrastructure, often aged and poorly maintained, is frequently prone to contamination from groundwater seepage, pipe leakages, and inadequate filtration. As a result, the "bottled water" and "refilled water" industry has seen an unprecedented surge. What was once considered a luxury product for the elite has become a daily necessity for the common citizen. This global trend toward purified water consumption marks a significant psychological shift in how modern societies view public utilities versus private commodities.</w:t>
      </w:r>
    </w:p>
    <w:p w14:paraId="1EB87F9F" w14:textId="044A7AF1" w:rsidR="00E31370" w:rsidRPr="00734374" w:rsidRDefault="00E31370">
      <w:pPr>
        <w:spacing w:line="276" w:lineRule="auto"/>
        <w:jc w:val="both"/>
        <w:rPr>
          <w:rFonts w:ascii="Times New Roman" w:hAnsi="Times New Roman" w:cs="Times New Roman"/>
          <w:sz w:val="20"/>
          <w:szCs w:val="20"/>
          <w:rPrChange w:id="51" w:author="michaelaanas23@gmail.com" w:date="2026-09-25T21:01:00Z" w16du:dateUtc="2026-09-25T13:01:00Z">
            <w:rPr>
              <w:rFonts w:ascii="Times New Roman" w:hAnsi="Times New Roman" w:cs="Times New Roman"/>
              <w:sz w:val="22"/>
              <w:szCs w:val="22"/>
            </w:rPr>
          </w:rPrChange>
        </w:rPr>
        <w:pPrChange w:id="52"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53" w:author="michaelaanas23@gmail.com" w:date="2026-09-25T21:01:00Z" w16du:dateUtc="2026-09-25T13:01:00Z">
            <w:rPr>
              <w:rFonts w:ascii="Times New Roman" w:hAnsi="Times New Roman" w:cs="Times New Roman"/>
              <w:sz w:val="22"/>
              <w:szCs w:val="22"/>
            </w:rPr>
          </w:rPrChange>
        </w:rPr>
        <w:t>In the specific context of the Philippines, the water refilling station (WRS) industry has become a ubiquitous part of the urban and rural landscape. The history of water consumption in the country is marked by a deep-seated public skepticism toward tap water. During the late 20th century, outbreaks of waterborne diseases such as cholera, typhoid, and various gastrointestinal infections led to a national realization that the traditional "piped-in" water provided by local utilities was often insufficient for direct consumption without additional boiling or treatment.</w:t>
      </w:r>
    </w:p>
    <w:p w14:paraId="7DCC40BC" w14:textId="3FDD4F62" w:rsidR="00E31370" w:rsidRPr="00734374" w:rsidRDefault="00E31370">
      <w:pPr>
        <w:spacing w:line="276" w:lineRule="auto"/>
        <w:jc w:val="both"/>
        <w:rPr>
          <w:rFonts w:ascii="Times New Roman" w:hAnsi="Times New Roman" w:cs="Times New Roman"/>
          <w:sz w:val="20"/>
          <w:szCs w:val="20"/>
          <w:rPrChange w:id="54" w:author="michaelaanas23@gmail.com" w:date="2026-09-25T21:01:00Z" w16du:dateUtc="2026-09-25T13:01:00Z">
            <w:rPr>
              <w:rFonts w:ascii="Times New Roman" w:hAnsi="Times New Roman" w:cs="Times New Roman"/>
              <w:sz w:val="22"/>
              <w:szCs w:val="22"/>
            </w:rPr>
          </w:rPrChange>
        </w:rPr>
        <w:pPrChange w:id="55" w:author="michaelaanas23@gmail.com" w:date="2026-09-25T21:55:00Z" w16du:dateUtc="2026-09-25T13:55:00Z">
          <w:pPr>
            <w:spacing w:line="360" w:lineRule="auto"/>
            <w:ind w:firstLine="357"/>
            <w:jc w:val="both"/>
          </w:pPr>
        </w:pPrChange>
      </w:pPr>
      <w:del w:id="56" w:author="michaelaanas23@gmail.com" w:date="2026-09-25T21:01:00Z" w16du:dateUtc="2026-09-25T13:01:00Z">
        <w:r w:rsidRPr="00734374" w:rsidDel="00734374">
          <w:rPr>
            <w:rFonts w:ascii="Times New Roman" w:hAnsi="Times New Roman" w:cs="Times New Roman"/>
            <w:sz w:val="20"/>
            <w:szCs w:val="20"/>
            <w:rPrChange w:id="57" w:author="michaelaanas23@gmail.com" w:date="2026-09-25T21:01:00Z" w16du:dateUtc="2026-09-25T13:01:00Z">
              <w:rPr>
                <w:rFonts w:ascii="Times New Roman" w:hAnsi="Times New Roman" w:cs="Times New Roman"/>
                <w:sz w:val="22"/>
                <w:szCs w:val="22"/>
              </w:rPr>
            </w:rPrChange>
          </w:rPr>
          <w:delText>   </w:delText>
        </w:r>
      </w:del>
      <w:r w:rsidRPr="00734374">
        <w:rPr>
          <w:rFonts w:ascii="Times New Roman" w:hAnsi="Times New Roman" w:cs="Times New Roman"/>
          <w:sz w:val="20"/>
          <w:szCs w:val="20"/>
          <w:rPrChange w:id="58" w:author="michaelaanas23@gmail.com" w:date="2026-09-25T21:01:00Z" w16du:dateUtc="2026-09-25T13:01:00Z">
            <w:rPr>
              <w:rFonts w:ascii="Times New Roman" w:hAnsi="Times New Roman" w:cs="Times New Roman"/>
              <w:sz w:val="22"/>
              <w:szCs w:val="22"/>
            </w:rPr>
          </w:rPrChange>
        </w:rPr>
        <w:t>Consequently, the early 2000s saw the birth of the local water refilling industry. These stations, typically small-to-medium enterprises (SMEs), operate by sourcing water from municipal lines and subjecting it to a rigorous multi-stage purification process—including sediment filtration, carbon block treatment, reverse osmosis, and ultraviolet (UV) sterilization. The Philippine Department of Health (DOH</w:t>
      </w:r>
      <w:r w:rsidR="000E6011" w:rsidRPr="00734374">
        <w:rPr>
          <w:rFonts w:ascii="Times New Roman" w:hAnsi="Times New Roman" w:cs="Times New Roman"/>
          <w:sz w:val="20"/>
          <w:szCs w:val="20"/>
          <w:rPrChange w:id="59" w:author="michaelaanas23@gmail.com" w:date="2026-09-25T21:01:00Z" w16du:dateUtc="2026-09-25T13:01:00Z">
            <w:rPr>
              <w:rFonts w:ascii="Times New Roman" w:hAnsi="Times New Roman" w:cs="Times New Roman"/>
              <w:sz w:val="22"/>
              <w:szCs w:val="22"/>
            </w:rPr>
          </w:rPrChange>
        </w:rPr>
        <w:t>, 2017</w:t>
      </w:r>
      <w:r w:rsidRPr="00734374">
        <w:rPr>
          <w:rFonts w:ascii="Times New Roman" w:hAnsi="Times New Roman" w:cs="Times New Roman"/>
          <w:sz w:val="20"/>
          <w:szCs w:val="20"/>
          <w:rPrChange w:id="60" w:author="michaelaanas23@gmail.com" w:date="2026-09-25T21:01:00Z" w16du:dateUtc="2026-09-25T13:01:00Z">
            <w:rPr>
              <w:rFonts w:ascii="Times New Roman" w:hAnsi="Times New Roman" w:cs="Times New Roman"/>
              <w:sz w:val="22"/>
              <w:szCs w:val="22"/>
            </w:rPr>
          </w:rPrChange>
        </w:rPr>
        <w:t>) regulates these establishments through the Philippine National Standards for Drinking Water (PNSDW)</w:t>
      </w:r>
      <w:sdt>
        <w:sdtPr>
          <w:rPr>
            <w:rFonts w:ascii="Times New Roman" w:hAnsi="Times New Roman" w:cs="Times New Roman"/>
            <w:sz w:val="20"/>
            <w:szCs w:val="20"/>
          </w:rPr>
          <w:id w:val="-2009049900"/>
          <w:citation/>
        </w:sdtPr>
        <w:sdtContent>
          <w:r w:rsidR="00F7541A" w:rsidRPr="00734374">
            <w:rPr>
              <w:rFonts w:ascii="Times New Roman" w:hAnsi="Times New Roman" w:cs="Times New Roman"/>
              <w:sz w:val="20"/>
              <w:szCs w:val="20"/>
              <w:rPrChange w:id="61" w:author="michaelaanas23@gmail.com" w:date="2026-09-25T21:01:00Z" w16du:dateUtc="2026-09-25T13:01:00Z">
                <w:rPr>
                  <w:rFonts w:ascii="Times New Roman" w:hAnsi="Times New Roman" w:cs="Times New Roman"/>
                  <w:sz w:val="22"/>
                  <w:szCs w:val="22"/>
                </w:rPr>
              </w:rPrChange>
            </w:rPr>
            <w:fldChar w:fldCharType="begin"/>
          </w:r>
          <w:r w:rsidR="00F7541A" w:rsidRPr="00734374">
            <w:rPr>
              <w:rFonts w:ascii="Times New Roman" w:hAnsi="Times New Roman" w:cs="Times New Roman"/>
              <w:sz w:val="20"/>
              <w:szCs w:val="20"/>
              <w:rPrChange w:id="62" w:author="michaelaanas23@gmail.com" w:date="2026-09-25T21:01:00Z" w16du:dateUtc="2026-09-25T13:01:00Z">
                <w:rPr>
                  <w:rFonts w:ascii="Times New Roman" w:hAnsi="Times New Roman" w:cs="Times New Roman"/>
                  <w:sz w:val="22"/>
                  <w:szCs w:val="22"/>
                </w:rPr>
              </w:rPrChange>
            </w:rPr>
            <w:instrText xml:space="preserve"> CITATION Hea17 \l 1033 </w:instrText>
          </w:r>
          <w:r w:rsidR="00F7541A" w:rsidRPr="00734374">
            <w:rPr>
              <w:rFonts w:ascii="Times New Roman" w:hAnsi="Times New Roman" w:cs="Times New Roman"/>
              <w:sz w:val="20"/>
              <w:szCs w:val="20"/>
              <w:rPrChange w:id="63" w:author="michaelaanas23@gmail.com" w:date="2026-09-25T21:01:00Z" w16du:dateUtc="2026-09-25T13:01:00Z">
                <w:rPr>
                  <w:rFonts w:ascii="Times New Roman" w:hAnsi="Times New Roman" w:cs="Times New Roman"/>
                  <w:sz w:val="22"/>
                  <w:szCs w:val="22"/>
                </w:rPr>
              </w:rPrChange>
            </w:rPr>
            <w:fldChar w:fldCharType="separate"/>
          </w:r>
          <w:r w:rsidR="003B1EE1" w:rsidRPr="00734374">
            <w:rPr>
              <w:rFonts w:ascii="Times New Roman" w:hAnsi="Times New Roman" w:cs="Times New Roman"/>
              <w:noProof/>
              <w:sz w:val="20"/>
              <w:szCs w:val="20"/>
              <w:rPrChange w:id="64" w:author="michaelaanas23@gmail.com" w:date="2026-09-25T21:01:00Z" w16du:dateUtc="2026-09-25T13:01:00Z">
                <w:rPr>
                  <w:rFonts w:ascii="Times New Roman" w:hAnsi="Times New Roman" w:cs="Times New Roman"/>
                  <w:noProof/>
                  <w:sz w:val="22"/>
                  <w:szCs w:val="22"/>
                </w:rPr>
              </w:rPrChange>
            </w:rPr>
            <w:t xml:space="preserve"> [2]</w:t>
          </w:r>
          <w:r w:rsidR="00F7541A" w:rsidRPr="00734374">
            <w:rPr>
              <w:rFonts w:ascii="Times New Roman" w:hAnsi="Times New Roman" w:cs="Times New Roman"/>
              <w:sz w:val="20"/>
              <w:szCs w:val="20"/>
              <w:rPrChange w:id="65" w:author="michaelaanas23@gmail.com" w:date="2026-09-25T21:01:00Z" w16du:dateUtc="2026-09-25T13:01:00Z">
                <w:rPr>
                  <w:rFonts w:ascii="Times New Roman" w:hAnsi="Times New Roman" w:cs="Times New Roman"/>
                  <w:sz w:val="22"/>
                  <w:szCs w:val="22"/>
                </w:rPr>
              </w:rPrChange>
            </w:rPr>
            <w:fldChar w:fldCharType="end"/>
          </w:r>
        </w:sdtContent>
      </w:sdt>
      <w:r w:rsidRPr="00734374">
        <w:rPr>
          <w:rFonts w:ascii="Times New Roman" w:hAnsi="Times New Roman" w:cs="Times New Roman"/>
          <w:sz w:val="20"/>
          <w:szCs w:val="20"/>
          <w:rPrChange w:id="66" w:author="michaelaanas23@gmail.com" w:date="2026-09-25T21:01:00Z" w16du:dateUtc="2026-09-25T13:01:00Z">
            <w:rPr>
              <w:rFonts w:ascii="Times New Roman" w:hAnsi="Times New Roman" w:cs="Times New Roman"/>
              <w:sz w:val="22"/>
              <w:szCs w:val="22"/>
            </w:rPr>
          </w:rPrChange>
        </w:rPr>
        <w:t>. Today, the WRS industry is not just a commercial sector; it is a critical pillar of the country’s public health infrastructure, providing millions of households with an affordable alternative to expensive branded bottled water. </w:t>
      </w:r>
    </w:p>
    <w:p w14:paraId="6788AD3E" w14:textId="186D56F9" w:rsidR="00E31370" w:rsidRPr="00734374" w:rsidRDefault="00E31370">
      <w:pPr>
        <w:spacing w:line="276" w:lineRule="auto"/>
        <w:jc w:val="both"/>
        <w:rPr>
          <w:rFonts w:ascii="Times New Roman" w:hAnsi="Times New Roman" w:cs="Times New Roman"/>
          <w:sz w:val="20"/>
          <w:szCs w:val="20"/>
          <w:rPrChange w:id="67" w:author="michaelaanas23@gmail.com" w:date="2026-09-25T21:01:00Z" w16du:dateUtc="2026-09-25T13:01:00Z">
            <w:rPr>
              <w:rFonts w:ascii="Times New Roman" w:hAnsi="Times New Roman" w:cs="Times New Roman"/>
              <w:sz w:val="22"/>
              <w:szCs w:val="22"/>
            </w:rPr>
          </w:rPrChange>
        </w:rPr>
        <w:pPrChange w:id="68" w:author="michaelaanas23@gmail.com" w:date="2026-09-25T21:55:00Z" w16du:dateUtc="2026-09-25T13:55:00Z">
          <w:pPr>
            <w:spacing w:line="360" w:lineRule="auto"/>
            <w:ind w:firstLine="357"/>
            <w:jc w:val="both"/>
          </w:pPr>
        </w:pPrChange>
      </w:pPr>
      <w:del w:id="69" w:author="michaelaanas23@gmail.com" w:date="2026-09-25T21:01:00Z" w16du:dateUtc="2026-09-25T13:01:00Z">
        <w:r w:rsidRPr="00734374" w:rsidDel="00734374">
          <w:rPr>
            <w:rFonts w:ascii="Times New Roman" w:hAnsi="Times New Roman" w:cs="Times New Roman"/>
            <w:sz w:val="20"/>
            <w:szCs w:val="20"/>
            <w:rPrChange w:id="70" w:author="michaelaanas23@gmail.com" w:date="2026-09-25T21:01:00Z" w16du:dateUtc="2026-09-25T13:01:00Z">
              <w:rPr>
                <w:rFonts w:ascii="Times New Roman" w:hAnsi="Times New Roman" w:cs="Times New Roman"/>
                <w:sz w:val="22"/>
                <w:szCs w:val="22"/>
              </w:rPr>
            </w:rPrChange>
          </w:rPr>
          <w:delText>    </w:delText>
        </w:r>
      </w:del>
      <w:r w:rsidRPr="00734374">
        <w:rPr>
          <w:rFonts w:ascii="Times New Roman" w:hAnsi="Times New Roman" w:cs="Times New Roman"/>
          <w:sz w:val="20"/>
          <w:szCs w:val="20"/>
          <w:rPrChange w:id="71" w:author="michaelaanas23@gmail.com" w:date="2026-09-25T21:01:00Z" w16du:dateUtc="2026-09-25T13:01:00Z">
            <w:rPr>
              <w:rFonts w:ascii="Times New Roman" w:hAnsi="Times New Roman" w:cs="Times New Roman"/>
              <w:sz w:val="22"/>
              <w:szCs w:val="22"/>
            </w:rPr>
          </w:rPrChange>
        </w:rPr>
        <w:t>High Island V represents the modern evolution of the Philippine water refilling station. Starting as a single-unit operation, the company has successfully expanded its reach into multiple branches, strategically positioned to serve diverse customer bases. High Island V distinguishes itself by offering a dual-product model: standard purified water for general consumption and alkaline water for customers seeking specific health and pH-balancing benefits. </w:t>
      </w:r>
    </w:p>
    <w:p w14:paraId="049A1B84" w14:textId="35AE42E8" w:rsidR="00E31370" w:rsidRPr="00734374" w:rsidRDefault="00E31370">
      <w:pPr>
        <w:spacing w:line="276" w:lineRule="auto"/>
        <w:jc w:val="both"/>
        <w:rPr>
          <w:rFonts w:ascii="Times New Roman" w:hAnsi="Times New Roman" w:cs="Times New Roman"/>
          <w:sz w:val="20"/>
          <w:szCs w:val="20"/>
          <w:rPrChange w:id="72" w:author="michaelaanas23@gmail.com" w:date="2026-09-25T21:01:00Z" w16du:dateUtc="2026-09-25T13:01:00Z">
            <w:rPr>
              <w:rFonts w:ascii="Times New Roman" w:hAnsi="Times New Roman" w:cs="Times New Roman"/>
              <w:sz w:val="22"/>
              <w:szCs w:val="22"/>
            </w:rPr>
          </w:rPrChange>
        </w:rPr>
        <w:pPrChange w:id="73" w:author="michaelaanas23@gmail.com" w:date="2026-09-25T21:55:00Z" w16du:dateUtc="2026-09-25T13:55:00Z">
          <w:pPr>
            <w:spacing w:line="360" w:lineRule="auto"/>
            <w:ind w:firstLine="357"/>
            <w:jc w:val="both"/>
          </w:pPr>
        </w:pPrChange>
      </w:pPr>
      <w:del w:id="74" w:author="michaelaanas23@gmail.com" w:date="2026-09-25T21:03:00Z" w16du:dateUtc="2026-09-25T13:03:00Z">
        <w:r w:rsidRPr="00734374" w:rsidDel="00734374">
          <w:rPr>
            <w:rFonts w:ascii="Times New Roman" w:hAnsi="Times New Roman" w:cs="Times New Roman"/>
            <w:sz w:val="20"/>
            <w:szCs w:val="20"/>
            <w:rPrChange w:id="75" w:author="michaelaanas23@gmail.com" w:date="2026-09-25T21:01:00Z" w16du:dateUtc="2026-09-25T13:01:00Z">
              <w:rPr>
                <w:rFonts w:ascii="Times New Roman" w:hAnsi="Times New Roman" w:cs="Times New Roman"/>
                <w:sz w:val="22"/>
                <w:szCs w:val="22"/>
              </w:rPr>
            </w:rPrChange>
          </w:rPr>
          <w:delText>     </w:delText>
        </w:r>
      </w:del>
      <w:r w:rsidRPr="00734374">
        <w:rPr>
          <w:rFonts w:ascii="Times New Roman" w:hAnsi="Times New Roman" w:cs="Times New Roman"/>
          <w:sz w:val="20"/>
          <w:szCs w:val="20"/>
          <w:rPrChange w:id="76" w:author="michaelaanas23@gmail.com" w:date="2026-09-25T21:01:00Z" w16du:dateUtc="2026-09-25T13:01:00Z">
            <w:rPr>
              <w:rFonts w:ascii="Times New Roman" w:hAnsi="Times New Roman" w:cs="Times New Roman"/>
              <w:sz w:val="22"/>
              <w:szCs w:val="22"/>
            </w:rPr>
          </w:rPrChange>
        </w:rPr>
        <w:t>As High Island V transitioned from a single-location business to a multi-branch enterprise, the complexity of its daily operations increased exponentially. In the early stages of a small business, a "hands-on" approach by the owner is often sufficient to monitor sales and inventory. However, when a business expands across different cities and provinces, the physical presence of the owner at every location becomes impossible. High Island V now faces the "growing pains" common to successful SMEs: the challenge of maintaining consistent operational standards and financial transparency across geographically dispersed locations. </w:t>
      </w:r>
    </w:p>
    <w:p w14:paraId="50119B84" w14:textId="79499DD0" w:rsidR="00E31370" w:rsidRPr="00734374" w:rsidRDefault="00E31370">
      <w:pPr>
        <w:spacing w:line="276" w:lineRule="auto"/>
        <w:jc w:val="both"/>
        <w:rPr>
          <w:rFonts w:ascii="Times New Roman" w:hAnsi="Times New Roman" w:cs="Times New Roman"/>
          <w:sz w:val="20"/>
          <w:szCs w:val="20"/>
          <w:rPrChange w:id="77" w:author="michaelaanas23@gmail.com" w:date="2026-09-25T21:01:00Z" w16du:dateUtc="2026-09-25T13:01:00Z">
            <w:rPr>
              <w:rFonts w:ascii="Times New Roman" w:hAnsi="Times New Roman" w:cs="Times New Roman"/>
              <w:sz w:val="22"/>
              <w:szCs w:val="22"/>
            </w:rPr>
          </w:rPrChange>
        </w:rPr>
        <w:pPrChange w:id="78" w:author="michaelaanas23@gmail.com" w:date="2026-09-25T21:55:00Z" w16du:dateUtc="2026-09-25T13:55:00Z">
          <w:pPr>
            <w:spacing w:line="360" w:lineRule="auto"/>
            <w:ind w:firstLine="357"/>
            <w:jc w:val="both"/>
          </w:pPr>
        </w:pPrChange>
      </w:pPr>
      <w:del w:id="79" w:author="michaelaanas23@gmail.com" w:date="2026-09-25T21:03:00Z" w16du:dateUtc="2026-09-25T13:03:00Z">
        <w:r w:rsidRPr="00734374" w:rsidDel="00734374">
          <w:rPr>
            <w:rFonts w:ascii="Times New Roman" w:hAnsi="Times New Roman" w:cs="Times New Roman"/>
            <w:sz w:val="20"/>
            <w:szCs w:val="20"/>
            <w:rPrChange w:id="80" w:author="michaelaanas23@gmail.com" w:date="2026-09-25T21:01:00Z" w16du:dateUtc="2026-09-25T13:01:00Z">
              <w:rPr>
                <w:rFonts w:ascii="Times New Roman" w:hAnsi="Times New Roman" w:cs="Times New Roman"/>
                <w:sz w:val="22"/>
                <w:szCs w:val="22"/>
              </w:rPr>
            </w:rPrChange>
          </w:rPr>
          <w:delText>     </w:delText>
        </w:r>
      </w:del>
      <w:r w:rsidRPr="00734374">
        <w:rPr>
          <w:rFonts w:ascii="Times New Roman" w:hAnsi="Times New Roman" w:cs="Times New Roman"/>
          <w:sz w:val="20"/>
          <w:szCs w:val="20"/>
          <w:rPrChange w:id="81" w:author="michaelaanas23@gmail.com" w:date="2026-09-25T21:01:00Z" w16du:dateUtc="2026-09-25T13:01:00Z">
            <w:rPr>
              <w:rFonts w:ascii="Times New Roman" w:hAnsi="Times New Roman" w:cs="Times New Roman"/>
              <w:sz w:val="22"/>
              <w:szCs w:val="22"/>
            </w:rPr>
          </w:rPrChange>
        </w:rPr>
        <w:t>Despite its impressive commercial growth, High Island V’s administrative foundation remains rooted in traditional, manual methods. Currently, the company relies heavily on paper-based record-keeping. Sales are recorded in physical logbooks, receipts are handwritten, and inventory levels are checked through manual counting at the end of every business day. While these methods served the company well in its infancy, they have become a significant liability in the digital age. </w:t>
      </w:r>
    </w:p>
    <w:p w14:paraId="53033CBA" w14:textId="65D87CC3" w:rsidR="00E31370" w:rsidRPr="00734374" w:rsidRDefault="00E31370">
      <w:pPr>
        <w:spacing w:line="276" w:lineRule="auto"/>
        <w:jc w:val="both"/>
        <w:rPr>
          <w:rFonts w:ascii="Times New Roman" w:hAnsi="Times New Roman" w:cs="Times New Roman"/>
          <w:sz w:val="20"/>
          <w:szCs w:val="20"/>
          <w:rPrChange w:id="82" w:author="michaelaanas23@gmail.com" w:date="2026-09-25T21:01:00Z" w16du:dateUtc="2026-09-25T13:01:00Z">
            <w:rPr>
              <w:rFonts w:ascii="Times New Roman" w:hAnsi="Times New Roman" w:cs="Times New Roman"/>
              <w:sz w:val="22"/>
              <w:szCs w:val="22"/>
            </w:rPr>
          </w:rPrChange>
        </w:rPr>
        <w:pPrChange w:id="83" w:author="michaelaanas23@gmail.com" w:date="2026-09-25T21:55:00Z" w16du:dateUtc="2026-09-25T13:55:00Z">
          <w:pPr>
            <w:spacing w:line="360" w:lineRule="auto"/>
            <w:ind w:firstLine="357"/>
            <w:jc w:val="both"/>
          </w:pPr>
        </w:pPrChange>
      </w:pPr>
      <w:del w:id="84" w:author="michaelaanas23@gmail.com" w:date="2026-09-25T21:03:00Z" w16du:dateUtc="2026-09-25T13:03:00Z">
        <w:r w:rsidRPr="00734374" w:rsidDel="00734374">
          <w:rPr>
            <w:rFonts w:ascii="Times New Roman" w:hAnsi="Times New Roman" w:cs="Times New Roman"/>
            <w:sz w:val="20"/>
            <w:szCs w:val="20"/>
            <w:rPrChange w:id="85" w:author="michaelaanas23@gmail.com" w:date="2026-09-25T21:01:00Z" w16du:dateUtc="2026-09-25T13:01:00Z">
              <w:rPr>
                <w:rFonts w:ascii="Times New Roman" w:hAnsi="Times New Roman" w:cs="Times New Roman"/>
                <w:sz w:val="22"/>
                <w:szCs w:val="22"/>
              </w:rPr>
            </w:rPrChange>
          </w:rPr>
          <w:lastRenderedPageBreak/>
          <w:delText>    </w:delText>
        </w:r>
      </w:del>
      <w:r w:rsidRPr="00734374">
        <w:rPr>
          <w:rFonts w:ascii="Times New Roman" w:hAnsi="Times New Roman" w:cs="Times New Roman"/>
          <w:sz w:val="20"/>
          <w:szCs w:val="20"/>
          <w:rPrChange w:id="86" w:author="michaelaanas23@gmail.com" w:date="2026-09-25T21:01:00Z" w16du:dateUtc="2026-09-25T13:01:00Z">
            <w:rPr>
              <w:rFonts w:ascii="Times New Roman" w:hAnsi="Times New Roman" w:cs="Times New Roman"/>
              <w:sz w:val="22"/>
              <w:szCs w:val="22"/>
            </w:rPr>
          </w:rPrChange>
        </w:rPr>
        <w:t>Manual record-keeping is inherently prone to human error. In the heat of a busy afternoon shift, staff members may miscalculate a total, forget to record a delivery, or lose a physical receipt. Furthermore, paper records are fragile; they are susceptible to physical damage from the very environment they exist in—water. A single spill can erase a whole week’s worth of financial data. From a management perspective, the biggest drawback of this manual system is the lack of "real-time" visibility. The owners of High Island V cannot instantly see the performance of a specific branch. Instead, they must wait for physical reports to be compiled and sent, leading to a "management lag" where problems are often discovered weeks after they occur. </w:t>
      </w:r>
    </w:p>
    <w:p w14:paraId="57E66DD1" w14:textId="3CF4500E" w:rsidR="00E31370" w:rsidRPr="00734374" w:rsidRDefault="00E31370">
      <w:pPr>
        <w:spacing w:line="276" w:lineRule="auto"/>
        <w:jc w:val="both"/>
        <w:rPr>
          <w:rFonts w:ascii="Times New Roman" w:hAnsi="Times New Roman" w:cs="Times New Roman"/>
          <w:sz w:val="20"/>
          <w:szCs w:val="20"/>
          <w:rPrChange w:id="87" w:author="michaelaanas23@gmail.com" w:date="2026-09-25T21:01:00Z" w16du:dateUtc="2026-09-25T13:01:00Z">
            <w:rPr>
              <w:rFonts w:ascii="Times New Roman" w:hAnsi="Times New Roman" w:cs="Times New Roman"/>
              <w:sz w:val="22"/>
              <w:szCs w:val="22"/>
            </w:rPr>
          </w:rPrChange>
        </w:rPr>
        <w:pPrChange w:id="88" w:author="michaelaanas23@gmail.com" w:date="2026-09-25T21:55:00Z" w16du:dateUtc="2026-09-25T13:55:00Z">
          <w:pPr>
            <w:spacing w:line="360" w:lineRule="auto"/>
            <w:ind w:firstLine="357"/>
            <w:jc w:val="both"/>
          </w:pPr>
        </w:pPrChange>
      </w:pPr>
      <w:del w:id="89" w:author="michaelaanas23@gmail.com" w:date="2026-09-25T21:03:00Z" w16du:dateUtc="2026-09-25T13:03:00Z">
        <w:r w:rsidRPr="00734374" w:rsidDel="00734374">
          <w:rPr>
            <w:rFonts w:ascii="Times New Roman" w:hAnsi="Times New Roman" w:cs="Times New Roman"/>
            <w:sz w:val="20"/>
            <w:szCs w:val="20"/>
            <w:rPrChange w:id="90" w:author="michaelaanas23@gmail.com" w:date="2026-09-25T21:01:00Z" w16du:dateUtc="2026-09-25T13:01:00Z">
              <w:rPr>
                <w:rFonts w:ascii="Times New Roman" w:hAnsi="Times New Roman" w:cs="Times New Roman"/>
                <w:sz w:val="22"/>
                <w:szCs w:val="22"/>
              </w:rPr>
            </w:rPrChange>
          </w:rPr>
          <w:delText>    </w:delText>
        </w:r>
      </w:del>
      <w:r w:rsidRPr="00734374">
        <w:rPr>
          <w:rFonts w:ascii="Times New Roman" w:hAnsi="Times New Roman" w:cs="Times New Roman"/>
          <w:sz w:val="20"/>
          <w:szCs w:val="20"/>
          <w:rPrChange w:id="91" w:author="michaelaanas23@gmail.com" w:date="2026-09-25T21:01:00Z" w16du:dateUtc="2026-09-25T13:01:00Z">
            <w:rPr>
              <w:rFonts w:ascii="Times New Roman" w:hAnsi="Times New Roman" w:cs="Times New Roman"/>
              <w:sz w:val="22"/>
              <w:szCs w:val="22"/>
            </w:rPr>
          </w:rPrChange>
        </w:rPr>
        <w:t>One of the most pressing issues in the water refilling industry is the management of reusable containers, commonly referred to as "gallons." These containers represent a significant capital investment for the business. In a manual system, tracking which customer has which gallon, or how many empty containers are currently in a delivery truck, is a logistical nightmare. High Island V has experienced instances of "inventory shrinkage," where containers are lost or go unrecorded, leading to financial losses.</w:t>
      </w:r>
    </w:p>
    <w:p w14:paraId="00918722" w14:textId="03AFFB5C" w:rsidR="00E31370" w:rsidRPr="00734374" w:rsidRDefault="00E31370">
      <w:pPr>
        <w:spacing w:line="276" w:lineRule="auto"/>
        <w:jc w:val="both"/>
        <w:rPr>
          <w:rFonts w:ascii="Times New Roman" w:hAnsi="Times New Roman" w:cs="Times New Roman"/>
          <w:sz w:val="20"/>
          <w:szCs w:val="20"/>
          <w:rPrChange w:id="92" w:author="michaelaanas23@gmail.com" w:date="2026-09-25T21:01:00Z" w16du:dateUtc="2026-09-25T13:01:00Z">
            <w:rPr>
              <w:rFonts w:ascii="Times New Roman" w:hAnsi="Times New Roman" w:cs="Times New Roman"/>
              <w:sz w:val="22"/>
              <w:szCs w:val="22"/>
            </w:rPr>
          </w:rPrChange>
        </w:rPr>
        <w:pPrChange w:id="93" w:author="michaelaanas23@gmail.com" w:date="2026-09-25T21:55:00Z" w16du:dateUtc="2026-09-25T13:55:00Z">
          <w:pPr>
            <w:spacing w:line="360" w:lineRule="auto"/>
            <w:ind w:firstLine="357"/>
            <w:jc w:val="both"/>
          </w:pPr>
        </w:pPrChange>
      </w:pPr>
      <w:del w:id="94" w:author="michaelaanas23@gmail.com" w:date="2026-09-25T21:03:00Z" w16du:dateUtc="2026-09-25T13:03:00Z">
        <w:r w:rsidRPr="00734374" w:rsidDel="00734374">
          <w:rPr>
            <w:rFonts w:ascii="Times New Roman" w:hAnsi="Times New Roman" w:cs="Times New Roman"/>
            <w:sz w:val="20"/>
            <w:szCs w:val="20"/>
            <w:rPrChange w:id="95" w:author="michaelaanas23@gmail.com" w:date="2026-09-25T21:01:00Z" w16du:dateUtc="2026-09-25T13:01:00Z">
              <w:rPr>
                <w:rFonts w:ascii="Times New Roman" w:hAnsi="Times New Roman" w:cs="Times New Roman"/>
                <w:sz w:val="22"/>
                <w:szCs w:val="22"/>
              </w:rPr>
            </w:rPrChange>
          </w:rPr>
          <w:delText>    </w:delText>
        </w:r>
      </w:del>
      <w:r w:rsidRPr="00734374">
        <w:rPr>
          <w:rFonts w:ascii="Times New Roman" w:hAnsi="Times New Roman" w:cs="Times New Roman"/>
          <w:sz w:val="20"/>
          <w:szCs w:val="20"/>
          <w:rPrChange w:id="96" w:author="michaelaanas23@gmail.com" w:date="2026-09-25T21:01:00Z" w16du:dateUtc="2026-09-25T13:01:00Z">
            <w:rPr>
              <w:rFonts w:ascii="Times New Roman" w:hAnsi="Times New Roman" w:cs="Times New Roman"/>
              <w:sz w:val="22"/>
              <w:szCs w:val="22"/>
            </w:rPr>
          </w:rPrChange>
        </w:rPr>
        <w:t>Moreover, without a centralized digital system, "financial leakage" becomes a constant risk. Without an automated audit trail, it is difficult to verify that every gallon filled at the station corresponds to a recorded sale. Discrepancies between the amount of water processed and the amount of revenue generated are hard to track manually. This lack of accountability not only affects the bottom line but also creates an environment of uncertainty for both the management and the employees.  </w:t>
      </w:r>
    </w:p>
    <w:p w14:paraId="7260590B" w14:textId="0688278E" w:rsidR="00E31370" w:rsidRPr="00734374" w:rsidRDefault="00E31370">
      <w:pPr>
        <w:spacing w:line="276" w:lineRule="auto"/>
        <w:jc w:val="both"/>
        <w:rPr>
          <w:rFonts w:ascii="Times New Roman" w:hAnsi="Times New Roman" w:cs="Times New Roman"/>
          <w:sz w:val="20"/>
          <w:szCs w:val="20"/>
          <w:rPrChange w:id="97" w:author="michaelaanas23@gmail.com" w:date="2026-09-25T21:01:00Z" w16du:dateUtc="2026-09-25T13:01:00Z">
            <w:rPr>
              <w:rFonts w:ascii="Times New Roman" w:hAnsi="Times New Roman" w:cs="Times New Roman"/>
              <w:sz w:val="22"/>
              <w:szCs w:val="22"/>
            </w:rPr>
          </w:rPrChange>
        </w:rPr>
        <w:pPrChange w:id="98" w:author="michaelaanas23@gmail.com" w:date="2026-09-25T21:55:00Z" w16du:dateUtc="2026-09-25T13:55:00Z">
          <w:pPr>
            <w:spacing w:line="360" w:lineRule="auto"/>
            <w:ind w:firstLine="357"/>
            <w:jc w:val="both"/>
          </w:pPr>
        </w:pPrChange>
      </w:pPr>
      <w:del w:id="99" w:author="michaelaanas23@gmail.com" w:date="2026-09-25T21:03:00Z" w16du:dateUtc="2026-09-25T13:03:00Z">
        <w:r w:rsidRPr="00734374" w:rsidDel="00734374">
          <w:rPr>
            <w:rFonts w:ascii="Times New Roman" w:hAnsi="Times New Roman" w:cs="Times New Roman"/>
            <w:sz w:val="20"/>
            <w:szCs w:val="20"/>
            <w:rPrChange w:id="100" w:author="michaelaanas23@gmail.com" w:date="2026-09-25T21:01:00Z" w16du:dateUtc="2026-09-25T13:01:00Z">
              <w:rPr>
                <w:rFonts w:ascii="Times New Roman" w:hAnsi="Times New Roman" w:cs="Times New Roman"/>
                <w:sz w:val="22"/>
                <w:szCs w:val="22"/>
              </w:rPr>
            </w:rPrChange>
          </w:rPr>
          <w:delText>   </w:delText>
        </w:r>
      </w:del>
      <w:r w:rsidRPr="00734374">
        <w:rPr>
          <w:rFonts w:ascii="Times New Roman" w:hAnsi="Times New Roman" w:cs="Times New Roman"/>
          <w:sz w:val="20"/>
          <w:szCs w:val="20"/>
          <w:rPrChange w:id="101" w:author="michaelaanas23@gmail.com" w:date="2026-09-25T21:01:00Z" w16du:dateUtc="2026-09-25T13:01:00Z">
            <w:rPr>
              <w:rFonts w:ascii="Times New Roman" w:hAnsi="Times New Roman" w:cs="Times New Roman"/>
              <w:sz w:val="22"/>
              <w:szCs w:val="22"/>
            </w:rPr>
          </w:rPrChange>
        </w:rPr>
        <w:t>The Fourth Industrial Revolution (Industry 4.0) has brought about a democratization of technology. Sophisticated Enterprise Resource Planning (ERP) systems, which were once only affordable for multinational corporations, are now being adapted for SMEs through cloud computing and web-based applications</w:t>
      </w:r>
      <w:sdt>
        <w:sdtPr>
          <w:rPr>
            <w:rFonts w:ascii="Times New Roman" w:hAnsi="Times New Roman" w:cs="Times New Roman"/>
            <w:sz w:val="20"/>
            <w:szCs w:val="20"/>
          </w:rPr>
          <w:id w:val="-675723387"/>
          <w:citation/>
        </w:sdtPr>
        <w:sdtContent>
          <w:r w:rsidR="000E6011" w:rsidRPr="00734374">
            <w:rPr>
              <w:rFonts w:ascii="Times New Roman" w:hAnsi="Times New Roman" w:cs="Times New Roman"/>
              <w:sz w:val="20"/>
              <w:szCs w:val="20"/>
              <w:rPrChange w:id="102" w:author="michaelaanas23@gmail.com" w:date="2026-09-25T21:01:00Z" w16du:dateUtc="2026-09-25T13:01:00Z">
                <w:rPr>
                  <w:rFonts w:ascii="Times New Roman" w:hAnsi="Times New Roman" w:cs="Times New Roman"/>
                  <w:sz w:val="22"/>
                  <w:szCs w:val="22"/>
                </w:rPr>
              </w:rPrChange>
            </w:rPr>
            <w:fldChar w:fldCharType="begin"/>
          </w:r>
          <w:r w:rsidR="003B1EE1" w:rsidRPr="00734374">
            <w:rPr>
              <w:rFonts w:ascii="Times New Roman" w:hAnsi="Times New Roman" w:cs="Times New Roman"/>
              <w:sz w:val="20"/>
              <w:szCs w:val="20"/>
              <w:rPrChange w:id="103" w:author="michaelaanas23@gmail.com" w:date="2026-09-25T21:01:00Z" w16du:dateUtc="2026-09-25T13:01:00Z">
                <w:rPr>
                  <w:rFonts w:ascii="Times New Roman" w:hAnsi="Times New Roman" w:cs="Times New Roman"/>
                  <w:sz w:val="22"/>
                  <w:szCs w:val="22"/>
                </w:rPr>
              </w:rPrChange>
            </w:rPr>
            <w:instrText xml:space="preserve">CITATION JrF06 \l 1033 </w:instrText>
          </w:r>
          <w:r w:rsidR="000E6011" w:rsidRPr="00734374">
            <w:rPr>
              <w:rFonts w:ascii="Times New Roman" w:hAnsi="Times New Roman" w:cs="Times New Roman"/>
              <w:sz w:val="20"/>
              <w:szCs w:val="20"/>
              <w:rPrChange w:id="104" w:author="michaelaanas23@gmail.com" w:date="2026-09-25T21:01:00Z" w16du:dateUtc="2026-09-25T13:01:00Z">
                <w:rPr>
                  <w:rFonts w:ascii="Times New Roman" w:hAnsi="Times New Roman" w:cs="Times New Roman"/>
                  <w:sz w:val="22"/>
                  <w:szCs w:val="22"/>
                </w:rPr>
              </w:rPrChange>
            </w:rPr>
            <w:fldChar w:fldCharType="separate"/>
          </w:r>
          <w:r w:rsidR="003B1EE1" w:rsidRPr="00734374">
            <w:rPr>
              <w:rFonts w:ascii="Times New Roman" w:hAnsi="Times New Roman" w:cs="Times New Roman"/>
              <w:noProof/>
              <w:sz w:val="20"/>
              <w:szCs w:val="20"/>
              <w:rPrChange w:id="105" w:author="michaelaanas23@gmail.com" w:date="2026-09-25T21:01:00Z" w16du:dateUtc="2026-09-25T13:01:00Z">
                <w:rPr>
                  <w:rFonts w:ascii="Times New Roman" w:hAnsi="Times New Roman" w:cs="Times New Roman"/>
                  <w:noProof/>
                  <w:sz w:val="22"/>
                  <w:szCs w:val="22"/>
                </w:rPr>
              </w:rPrChange>
            </w:rPr>
            <w:t xml:space="preserve"> [3]</w:t>
          </w:r>
          <w:r w:rsidR="000E6011" w:rsidRPr="00734374">
            <w:rPr>
              <w:rFonts w:ascii="Times New Roman" w:hAnsi="Times New Roman" w:cs="Times New Roman"/>
              <w:sz w:val="20"/>
              <w:szCs w:val="20"/>
              <w:rPrChange w:id="106" w:author="michaelaanas23@gmail.com" w:date="2026-09-25T21:01:00Z" w16du:dateUtc="2026-09-25T13:01:00Z">
                <w:rPr>
                  <w:rFonts w:ascii="Times New Roman" w:hAnsi="Times New Roman" w:cs="Times New Roman"/>
                  <w:sz w:val="22"/>
                  <w:szCs w:val="22"/>
                </w:rPr>
              </w:rPrChange>
            </w:rPr>
            <w:fldChar w:fldCharType="end"/>
          </w:r>
        </w:sdtContent>
      </w:sdt>
      <w:r w:rsidRPr="00734374">
        <w:rPr>
          <w:rFonts w:ascii="Times New Roman" w:hAnsi="Times New Roman" w:cs="Times New Roman"/>
          <w:sz w:val="20"/>
          <w:szCs w:val="20"/>
          <w:rPrChange w:id="107" w:author="michaelaanas23@gmail.com" w:date="2026-09-25T21:01:00Z" w16du:dateUtc="2026-09-25T13:01:00Z">
            <w:rPr>
              <w:rFonts w:ascii="Times New Roman" w:hAnsi="Times New Roman" w:cs="Times New Roman"/>
              <w:sz w:val="22"/>
              <w:szCs w:val="22"/>
            </w:rPr>
          </w:rPrChange>
        </w:rPr>
        <w:t>. For a business like High Island V, digital transformation is no longer an option—it is a survival mechanism. </w:t>
      </w:r>
    </w:p>
    <w:p w14:paraId="71CA6C41" w14:textId="233530BD" w:rsidR="00E31370" w:rsidRPr="00734374" w:rsidRDefault="00E31370">
      <w:pPr>
        <w:spacing w:line="276" w:lineRule="auto"/>
        <w:jc w:val="both"/>
        <w:rPr>
          <w:rFonts w:ascii="Times New Roman" w:hAnsi="Times New Roman" w:cs="Times New Roman"/>
          <w:sz w:val="20"/>
          <w:szCs w:val="20"/>
          <w:rPrChange w:id="108" w:author="michaelaanas23@gmail.com" w:date="2026-09-25T21:01:00Z" w16du:dateUtc="2026-09-25T13:01:00Z">
            <w:rPr>
              <w:rFonts w:ascii="Times New Roman" w:hAnsi="Times New Roman" w:cs="Times New Roman"/>
              <w:sz w:val="22"/>
              <w:szCs w:val="22"/>
            </w:rPr>
          </w:rPrChange>
        </w:rPr>
        <w:pPrChange w:id="109" w:author="michaelaanas23@gmail.com" w:date="2026-09-25T21:55:00Z" w16du:dateUtc="2026-09-25T13:55:00Z">
          <w:pPr>
            <w:spacing w:line="360" w:lineRule="auto"/>
            <w:ind w:firstLine="357"/>
            <w:jc w:val="both"/>
          </w:pPr>
        </w:pPrChange>
      </w:pPr>
      <w:del w:id="110" w:author="michaelaanas23@gmail.com" w:date="2026-09-25T21:03:00Z" w16du:dateUtc="2026-09-25T13:03:00Z">
        <w:r w:rsidRPr="00734374" w:rsidDel="00734374">
          <w:rPr>
            <w:rFonts w:ascii="Times New Roman" w:hAnsi="Times New Roman" w:cs="Times New Roman"/>
            <w:sz w:val="20"/>
            <w:szCs w:val="20"/>
            <w:rPrChange w:id="111" w:author="michaelaanas23@gmail.com" w:date="2026-09-25T21:01:00Z" w16du:dateUtc="2026-09-25T13:01:00Z">
              <w:rPr>
                <w:rFonts w:ascii="Times New Roman" w:hAnsi="Times New Roman" w:cs="Times New Roman"/>
                <w:sz w:val="22"/>
                <w:szCs w:val="22"/>
              </w:rPr>
            </w:rPrChange>
          </w:rPr>
          <w:delText> </w:delText>
        </w:r>
      </w:del>
      <w:r w:rsidRPr="00734374">
        <w:rPr>
          <w:rFonts w:ascii="Times New Roman" w:hAnsi="Times New Roman" w:cs="Times New Roman"/>
          <w:sz w:val="20"/>
          <w:szCs w:val="20"/>
          <w:rPrChange w:id="112" w:author="michaelaanas23@gmail.com" w:date="2026-09-25T21:01:00Z" w16du:dateUtc="2026-09-25T13:01:00Z">
            <w:rPr>
              <w:rFonts w:ascii="Times New Roman" w:hAnsi="Times New Roman" w:cs="Times New Roman"/>
              <w:sz w:val="22"/>
              <w:szCs w:val="22"/>
            </w:rPr>
          </w:rPrChange>
        </w:rPr>
        <w:t>Cloud-based systems offer the advantage of accessibility and scalability. By moving data from a physical notebook to a secure online server, a business owner can monitor operations from anywhere in the world using a smartphone or a laptop. This shift from "local" to "cloud" allows for a centralized management style that is essential for multi-branch operations. It eliminates the need for expensive on-site servers and IT staff, as the infrastructure is maintained by cloud providers, allowing the business to focus on its core competency: providing clean water. </w:t>
      </w:r>
    </w:p>
    <w:p w14:paraId="2FFF5A7C" w14:textId="4A9B7BAE" w:rsidR="00E31370" w:rsidRPr="00734374" w:rsidRDefault="00E31370">
      <w:pPr>
        <w:spacing w:line="276" w:lineRule="auto"/>
        <w:jc w:val="both"/>
        <w:rPr>
          <w:rFonts w:ascii="Times New Roman" w:hAnsi="Times New Roman" w:cs="Times New Roman"/>
          <w:sz w:val="20"/>
          <w:szCs w:val="20"/>
          <w:rPrChange w:id="113" w:author="michaelaanas23@gmail.com" w:date="2026-09-25T21:01:00Z" w16du:dateUtc="2026-09-25T13:01:00Z">
            <w:rPr>
              <w:rFonts w:ascii="Times New Roman" w:hAnsi="Times New Roman" w:cs="Times New Roman"/>
              <w:sz w:val="22"/>
              <w:szCs w:val="22"/>
            </w:rPr>
          </w:rPrChange>
        </w:rPr>
        <w:pPrChange w:id="114" w:author="michaelaanas23@gmail.com" w:date="2026-09-25T21:55:00Z" w16du:dateUtc="2026-09-25T13:55:00Z">
          <w:pPr>
            <w:spacing w:line="360" w:lineRule="auto"/>
            <w:ind w:firstLine="357"/>
            <w:jc w:val="both"/>
          </w:pPr>
        </w:pPrChange>
      </w:pPr>
      <w:del w:id="115" w:author="michaelaanas23@gmail.com" w:date="2026-09-25T21:03:00Z" w16du:dateUtc="2026-09-25T13:03:00Z">
        <w:r w:rsidRPr="00734374" w:rsidDel="00734374">
          <w:rPr>
            <w:rFonts w:ascii="Times New Roman" w:hAnsi="Times New Roman" w:cs="Times New Roman"/>
            <w:sz w:val="20"/>
            <w:szCs w:val="20"/>
            <w:rPrChange w:id="116" w:author="michaelaanas23@gmail.com" w:date="2026-09-25T21:01:00Z" w16du:dateUtc="2026-09-25T13:01:00Z">
              <w:rPr>
                <w:rFonts w:ascii="Times New Roman" w:hAnsi="Times New Roman" w:cs="Times New Roman"/>
                <w:sz w:val="22"/>
                <w:szCs w:val="22"/>
              </w:rPr>
            </w:rPrChange>
          </w:rPr>
          <w:delText>   </w:delText>
        </w:r>
      </w:del>
      <w:r w:rsidRPr="00734374">
        <w:rPr>
          <w:rFonts w:ascii="Times New Roman" w:hAnsi="Times New Roman" w:cs="Times New Roman"/>
          <w:sz w:val="20"/>
          <w:szCs w:val="20"/>
          <w:rPrChange w:id="117" w:author="michaelaanas23@gmail.com" w:date="2026-09-25T21:01:00Z" w16du:dateUtc="2026-09-25T13:01:00Z">
            <w:rPr>
              <w:rFonts w:ascii="Times New Roman" w:hAnsi="Times New Roman" w:cs="Times New Roman"/>
              <w:sz w:val="22"/>
              <w:szCs w:val="22"/>
            </w:rPr>
          </w:rPrChange>
        </w:rPr>
        <w:t>In response to these identified challenges, the researchers propose the development of H2Ops: A Responsive Cloud-Based Operations Management System. This system is specifically designed to address the unique workflows of a water refilling station. Unlike generic point-of-sale (POS) systems, H2Ops will integrate sales, inventory, and delivery tracking into a single, cohesive platform tailored for High Island V. </w:t>
      </w:r>
    </w:p>
    <w:p w14:paraId="79004B9A" w14:textId="49E4A4D1" w:rsidR="00E31370" w:rsidRPr="00734374" w:rsidRDefault="00E31370">
      <w:pPr>
        <w:spacing w:line="276" w:lineRule="auto"/>
        <w:jc w:val="both"/>
        <w:rPr>
          <w:rFonts w:ascii="Times New Roman" w:hAnsi="Times New Roman" w:cs="Times New Roman"/>
          <w:sz w:val="20"/>
          <w:szCs w:val="20"/>
          <w:rPrChange w:id="118" w:author="michaelaanas23@gmail.com" w:date="2026-09-25T21:01:00Z" w16du:dateUtc="2026-09-25T13:01:00Z">
            <w:rPr>
              <w:rFonts w:ascii="Times New Roman" w:hAnsi="Times New Roman" w:cs="Times New Roman"/>
              <w:sz w:val="22"/>
              <w:szCs w:val="22"/>
            </w:rPr>
          </w:rPrChange>
        </w:rPr>
        <w:pPrChange w:id="119" w:author="michaelaanas23@gmail.com" w:date="2026-09-25T21:55:00Z" w16du:dateUtc="2026-09-25T13:55:00Z">
          <w:pPr>
            <w:spacing w:line="360" w:lineRule="auto"/>
            <w:ind w:firstLine="357"/>
            <w:jc w:val="both"/>
          </w:pPr>
        </w:pPrChange>
      </w:pPr>
      <w:del w:id="120" w:author="michaelaanas23@gmail.com" w:date="2026-09-25T21:02:00Z" w16du:dateUtc="2026-09-25T13:02:00Z">
        <w:r w:rsidRPr="00734374" w:rsidDel="00734374">
          <w:rPr>
            <w:rFonts w:ascii="Times New Roman" w:hAnsi="Times New Roman" w:cs="Times New Roman"/>
            <w:sz w:val="20"/>
            <w:szCs w:val="20"/>
            <w:rPrChange w:id="121" w:author="michaelaanas23@gmail.com" w:date="2026-09-25T21:01:00Z" w16du:dateUtc="2026-09-25T13:01:00Z">
              <w:rPr>
                <w:rFonts w:ascii="Times New Roman" w:hAnsi="Times New Roman" w:cs="Times New Roman"/>
                <w:sz w:val="22"/>
                <w:szCs w:val="22"/>
              </w:rPr>
            </w:rPrChange>
          </w:rPr>
          <w:delText>   </w:delText>
        </w:r>
      </w:del>
      <w:r w:rsidRPr="00734374">
        <w:rPr>
          <w:rFonts w:ascii="Times New Roman" w:hAnsi="Times New Roman" w:cs="Times New Roman"/>
          <w:sz w:val="20"/>
          <w:szCs w:val="20"/>
          <w:rPrChange w:id="122" w:author="michaelaanas23@gmail.com" w:date="2026-09-25T21:01:00Z" w16du:dateUtc="2026-09-25T13:01:00Z">
            <w:rPr>
              <w:rFonts w:ascii="Times New Roman" w:hAnsi="Times New Roman" w:cs="Times New Roman"/>
              <w:sz w:val="22"/>
              <w:szCs w:val="22"/>
            </w:rPr>
          </w:rPrChange>
        </w:rPr>
        <w:t>The choice of technology for H2Ops—Python and the Flask framework—is strategic. Python is renowned for its readability and efficiency, making it an ideal choice for building robust business logic. Flask, a micro-web framework, allows for the creation of a lightweight yet powerful application that can be easily scaled as High Island V continues to grow. By utilizing a "responsive" design, the system will be equally functional on a desktop computer at the shop counter and on a mobile phone used by a delivery driver on the road.</w:t>
      </w:r>
    </w:p>
    <w:p w14:paraId="1B614C42" w14:textId="75B8BD0A" w:rsidR="00E31370" w:rsidRPr="00734374" w:rsidRDefault="00E31370">
      <w:pPr>
        <w:spacing w:line="276" w:lineRule="auto"/>
        <w:jc w:val="both"/>
        <w:rPr>
          <w:rFonts w:ascii="Times New Roman" w:hAnsi="Times New Roman" w:cs="Times New Roman"/>
          <w:sz w:val="20"/>
          <w:szCs w:val="20"/>
          <w:rPrChange w:id="123" w:author="michaelaanas23@gmail.com" w:date="2026-09-25T21:01:00Z" w16du:dateUtc="2026-09-25T13:01:00Z">
            <w:rPr>
              <w:rFonts w:ascii="Times New Roman" w:hAnsi="Times New Roman" w:cs="Times New Roman"/>
              <w:sz w:val="22"/>
              <w:szCs w:val="22"/>
            </w:rPr>
          </w:rPrChange>
        </w:rPr>
        <w:pPrChange w:id="124" w:author="michaelaanas23@gmail.com" w:date="2026-09-25T21:55:00Z" w16du:dateUtc="2026-09-25T13:55:00Z">
          <w:pPr>
            <w:spacing w:line="360" w:lineRule="auto"/>
            <w:ind w:firstLine="357"/>
            <w:jc w:val="both"/>
          </w:pPr>
        </w:pPrChange>
      </w:pPr>
      <w:del w:id="125" w:author="michaelaanas23@gmail.com" w:date="2026-09-25T21:02:00Z" w16du:dateUtc="2026-09-25T13:02:00Z">
        <w:r w:rsidRPr="00734374" w:rsidDel="00734374">
          <w:rPr>
            <w:rFonts w:ascii="Times New Roman" w:hAnsi="Times New Roman" w:cs="Times New Roman"/>
            <w:sz w:val="20"/>
            <w:szCs w:val="20"/>
            <w:rPrChange w:id="126" w:author="michaelaanas23@gmail.com" w:date="2026-09-25T21:01:00Z" w16du:dateUtc="2026-09-25T13:01:00Z">
              <w:rPr>
                <w:rFonts w:ascii="Times New Roman" w:hAnsi="Times New Roman" w:cs="Times New Roman"/>
                <w:sz w:val="22"/>
                <w:szCs w:val="22"/>
              </w:rPr>
            </w:rPrChange>
          </w:rPr>
          <w:delText>   </w:delText>
        </w:r>
      </w:del>
      <w:r w:rsidRPr="00734374">
        <w:rPr>
          <w:rFonts w:ascii="Times New Roman" w:hAnsi="Times New Roman" w:cs="Times New Roman"/>
          <w:sz w:val="20"/>
          <w:szCs w:val="20"/>
          <w:rPrChange w:id="127" w:author="michaelaanas23@gmail.com" w:date="2026-09-25T21:01:00Z" w16du:dateUtc="2026-09-25T13:01:00Z">
            <w:rPr>
              <w:rFonts w:ascii="Times New Roman" w:hAnsi="Times New Roman" w:cs="Times New Roman"/>
              <w:sz w:val="22"/>
              <w:szCs w:val="22"/>
            </w:rPr>
          </w:rPrChange>
        </w:rPr>
        <w:t>A critical component of H2Ops is its emphasis on security and data integrity. In a manual system, anyone with access to the logbook can alter records. H2Ops will implement Role-Based Access Control (RBAC), ensuring that only authorized personnel can view sensitive financial data or modify inventory records. Every transaction will create a digital footprint, providing the management with a clear audit trail</w:t>
      </w:r>
      <w:sdt>
        <w:sdtPr>
          <w:rPr>
            <w:rFonts w:ascii="Times New Roman" w:hAnsi="Times New Roman" w:cs="Times New Roman"/>
            <w:sz w:val="20"/>
            <w:szCs w:val="20"/>
          </w:rPr>
          <w:id w:val="124508702"/>
          <w:citation/>
        </w:sdtPr>
        <w:sdtContent>
          <w:r w:rsidR="00A07502" w:rsidRPr="00734374">
            <w:rPr>
              <w:rFonts w:ascii="Times New Roman" w:hAnsi="Times New Roman" w:cs="Times New Roman"/>
              <w:sz w:val="20"/>
              <w:szCs w:val="20"/>
              <w:rPrChange w:id="128" w:author="michaelaanas23@gmail.com" w:date="2026-09-25T21:01:00Z" w16du:dateUtc="2026-09-25T13:01:00Z">
                <w:rPr>
                  <w:rFonts w:ascii="Times New Roman" w:hAnsi="Times New Roman" w:cs="Times New Roman"/>
                  <w:sz w:val="22"/>
                  <w:szCs w:val="22"/>
                </w:rPr>
              </w:rPrChange>
            </w:rPr>
            <w:fldChar w:fldCharType="begin"/>
          </w:r>
          <w:r w:rsidR="003B1EE1" w:rsidRPr="00734374">
            <w:rPr>
              <w:rFonts w:ascii="Times New Roman" w:hAnsi="Times New Roman" w:cs="Times New Roman"/>
              <w:sz w:val="20"/>
              <w:szCs w:val="20"/>
              <w:rPrChange w:id="129" w:author="michaelaanas23@gmail.com" w:date="2026-09-25T21:01:00Z" w16du:dateUtc="2026-09-25T13:01:00Z">
                <w:rPr>
                  <w:rFonts w:ascii="Times New Roman" w:hAnsi="Times New Roman" w:cs="Times New Roman"/>
                  <w:sz w:val="22"/>
                  <w:szCs w:val="22"/>
                </w:rPr>
              </w:rPrChange>
            </w:rPr>
            <w:instrText xml:space="preserve">CITATION Rav98 \l 1033 </w:instrText>
          </w:r>
          <w:r w:rsidR="00A07502" w:rsidRPr="00734374">
            <w:rPr>
              <w:rFonts w:ascii="Times New Roman" w:hAnsi="Times New Roman" w:cs="Times New Roman"/>
              <w:sz w:val="20"/>
              <w:szCs w:val="20"/>
              <w:rPrChange w:id="130" w:author="michaelaanas23@gmail.com" w:date="2026-09-25T21:01:00Z" w16du:dateUtc="2026-09-25T13:01:00Z">
                <w:rPr>
                  <w:rFonts w:ascii="Times New Roman" w:hAnsi="Times New Roman" w:cs="Times New Roman"/>
                  <w:sz w:val="22"/>
                  <w:szCs w:val="22"/>
                </w:rPr>
              </w:rPrChange>
            </w:rPr>
            <w:fldChar w:fldCharType="separate"/>
          </w:r>
          <w:r w:rsidR="003B1EE1" w:rsidRPr="00734374">
            <w:rPr>
              <w:rFonts w:ascii="Times New Roman" w:hAnsi="Times New Roman" w:cs="Times New Roman"/>
              <w:noProof/>
              <w:sz w:val="20"/>
              <w:szCs w:val="20"/>
              <w:rPrChange w:id="131" w:author="michaelaanas23@gmail.com" w:date="2026-09-25T21:01:00Z" w16du:dateUtc="2026-09-25T13:01:00Z">
                <w:rPr>
                  <w:rFonts w:ascii="Times New Roman" w:hAnsi="Times New Roman" w:cs="Times New Roman"/>
                  <w:noProof/>
                  <w:sz w:val="22"/>
                  <w:szCs w:val="22"/>
                </w:rPr>
              </w:rPrChange>
            </w:rPr>
            <w:t xml:space="preserve"> [4]</w:t>
          </w:r>
          <w:r w:rsidR="00A07502" w:rsidRPr="00734374">
            <w:rPr>
              <w:rFonts w:ascii="Times New Roman" w:hAnsi="Times New Roman" w:cs="Times New Roman"/>
              <w:sz w:val="20"/>
              <w:szCs w:val="20"/>
              <w:rPrChange w:id="132" w:author="michaelaanas23@gmail.com" w:date="2026-09-25T21:01:00Z" w16du:dateUtc="2026-09-25T13:01:00Z">
                <w:rPr>
                  <w:rFonts w:ascii="Times New Roman" w:hAnsi="Times New Roman" w:cs="Times New Roman"/>
                  <w:sz w:val="22"/>
                  <w:szCs w:val="22"/>
                </w:rPr>
              </w:rPrChange>
            </w:rPr>
            <w:fldChar w:fldCharType="end"/>
          </w:r>
        </w:sdtContent>
      </w:sdt>
      <w:r w:rsidRPr="00734374">
        <w:rPr>
          <w:rFonts w:ascii="Times New Roman" w:hAnsi="Times New Roman" w:cs="Times New Roman"/>
          <w:sz w:val="20"/>
          <w:szCs w:val="20"/>
          <w:rPrChange w:id="133" w:author="michaelaanas23@gmail.com" w:date="2026-09-25T21:01:00Z" w16du:dateUtc="2026-09-25T13:01:00Z">
            <w:rPr>
              <w:rFonts w:ascii="Times New Roman" w:hAnsi="Times New Roman" w:cs="Times New Roman"/>
              <w:sz w:val="22"/>
              <w:szCs w:val="22"/>
            </w:rPr>
          </w:rPrChange>
        </w:rPr>
        <w:t>. </w:t>
      </w:r>
    </w:p>
    <w:p w14:paraId="37C77718" w14:textId="36635E7C" w:rsidR="00E31370" w:rsidRPr="00734374" w:rsidRDefault="00E31370">
      <w:pPr>
        <w:spacing w:line="276" w:lineRule="auto"/>
        <w:jc w:val="both"/>
        <w:rPr>
          <w:rFonts w:ascii="Times New Roman" w:hAnsi="Times New Roman" w:cs="Times New Roman"/>
          <w:sz w:val="20"/>
          <w:szCs w:val="20"/>
          <w:rPrChange w:id="134" w:author="michaelaanas23@gmail.com" w:date="2026-09-25T21:01:00Z" w16du:dateUtc="2026-09-25T13:01:00Z">
            <w:rPr>
              <w:rFonts w:ascii="Times New Roman" w:hAnsi="Times New Roman" w:cs="Times New Roman"/>
              <w:sz w:val="22"/>
              <w:szCs w:val="22"/>
            </w:rPr>
          </w:rPrChange>
        </w:rPr>
        <w:pPrChange w:id="135"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136" w:author="michaelaanas23@gmail.com" w:date="2026-09-25T21:01:00Z" w16du:dateUtc="2026-09-25T13:01:00Z">
            <w:rPr>
              <w:rFonts w:ascii="Times New Roman" w:hAnsi="Times New Roman" w:cs="Times New Roman"/>
              <w:sz w:val="22"/>
              <w:szCs w:val="22"/>
            </w:rPr>
          </w:rPrChange>
        </w:rPr>
        <w:t>Beyond just "keeping records," H2Ops aims to provide High Island V with "business intelligence." By collecting data over time, the system can generate reports that reveal patterns—such as peak sales hours, the most profitable delivery routes, and seasonal fluctuations in water demand. Instead of relying on "gut feelings" or guesswork, the owners of High Island V will be empowered to make data-driven decisions. They will know exactly when to order new filters, which branch needs more delivery staff, and where to open their next location. </w:t>
      </w:r>
    </w:p>
    <w:p w14:paraId="35D5D746" w14:textId="1D2C8D19" w:rsidR="00E31370" w:rsidRPr="00734374" w:rsidRDefault="00E31370">
      <w:pPr>
        <w:spacing w:line="276" w:lineRule="auto"/>
        <w:jc w:val="both"/>
        <w:rPr>
          <w:rFonts w:ascii="Times New Roman" w:hAnsi="Times New Roman" w:cs="Times New Roman"/>
          <w:sz w:val="20"/>
          <w:szCs w:val="20"/>
          <w:rPrChange w:id="137" w:author="michaelaanas23@gmail.com" w:date="2026-09-25T21:01:00Z" w16du:dateUtc="2026-09-25T13:01:00Z">
            <w:rPr>
              <w:rFonts w:ascii="Times New Roman" w:hAnsi="Times New Roman" w:cs="Times New Roman"/>
              <w:sz w:val="22"/>
              <w:szCs w:val="22"/>
            </w:rPr>
          </w:rPrChange>
        </w:rPr>
        <w:pPrChange w:id="138" w:author="michaelaanas23@gmail.com" w:date="2026-09-25T21:55:00Z" w16du:dateUtc="2026-09-25T13:55:00Z">
          <w:pPr>
            <w:spacing w:line="360" w:lineRule="auto"/>
            <w:ind w:firstLine="357"/>
            <w:jc w:val="both"/>
          </w:pPr>
        </w:pPrChange>
      </w:pPr>
      <w:del w:id="139" w:author="michaelaanas23@gmail.com" w:date="2026-09-25T21:02:00Z" w16du:dateUtc="2026-09-25T13:02:00Z">
        <w:r w:rsidRPr="00734374" w:rsidDel="00734374">
          <w:rPr>
            <w:rFonts w:ascii="Times New Roman" w:hAnsi="Times New Roman" w:cs="Times New Roman"/>
            <w:sz w:val="20"/>
            <w:szCs w:val="20"/>
            <w:rPrChange w:id="140" w:author="michaelaanas23@gmail.com" w:date="2026-09-25T21:01:00Z" w16du:dateUtc="2026-09-25T13:01:00Z">
              <w:rPr>
                <w:rFonts w:ascii="Times New Roman" w:hAnsi="Times New Roman" w:cs="Times New Roman"/>
                <w:sz w:val="22"/>
                <w:szCs w:val="22"/>
              </w:rPr>
            </w:rPrChange>
          </w:rPr>
          <w:lastRenderedPageBreak/>
          <w:delText>   </w:delText>
        </w:r>
      </w:del>
      <w:r w:rsidRPr="00734374">
        <w:rPr>
          <w:rFonts w:ascii="Times New Roman" w:hAnsi="Times New Roman" w:cs="Times New Roman"/>
          <w:sz w:val="20"/>
          <w:szCs w:val="20"/>
          <w:rPrChange w:id="141" w:author="michaelaanas23@gmail.com" w:date="2026-09-25T21:01:00Z" w16du:dateUtc="2026-09-25T13:01:00Z">
            <w:rPr>
              <w:rFonts w:ascii="Times New Roman" w:hAnsi="Times New Roman" w:cs="Times New Roman"/>
              <w:sz w:val="22"/>
              <w:szCs w:val="22"/>
            </w:rPr>
          </w:rPrChange>
        </w:rPr>
        <w:t>The journey of High Island V from a small local station to a multi-branch enterprise is a success story of Filipino entrepreneurship. However, to sustain this success in an increasingly competitive and digital world, the company must modernize its internal engine. The transition from paper to the cloud represents a significant milestone in the company’s history. </w:t>
      </w:r>
    </w:p>
    <w:p w14:paraId="67B05D23" w14:textId="77777777" w:rsidR="00E31370" w:rsidRPr="00734374" w:rsidDel="0026620A" w:rsidRDefault="00E31370">
      <w:pPr>
        <w:spacing w:line="276" w:lineRule="auto"/>
        <w:jc w:val="both"/>
        <w:rPr>
          <w:del w:id="142" w:author="michaelaanas23@gmail.com" w:date="2026-09-25T22:04:00Z" w16du:dateUtc="2026-09-25T14:04:00Z"/>
          <w:rFonts w:ascii="Times New Roman" w:hAnsi="Times New Roman" w:cs="Times New Roman"/>
          <w:sz w:val="20"/>
          <w:szCs w:val="20"/>
          <w:rPrChange w:id="143" w:author="michaelaanas23@gmail.com" w:date="2026-09-25T21:01:00Z" w16du:dateUtc="2026-09-25T13:01:00Z">
            <w:rPr>
              <w:del w:id="144" w:author="michaelaanas23@gmail.com" w:date="2026-09-25T22:04:00Z" w16du:dateUtc="2026-09-25T14:04:00Z"/>
              <w:rFonts w:ascii="Times New Roman" w:hAnsi="Times New Roman" w:cs="Times New Roman"/>
              <w:sz w:val="22"/>
              <w:szCs w:val="22"/>
            </w:rPr>
          </w:rPrChange>
        </w:rPr>
        <w:pPrChange w:id="145" w:author="michaelaanas23@gmail.com" w:date="2026-09-25T21:55:00Z" w16du:dateUtc="2026-09-25T13:55:00Z">
          <w:pPr>
            <w:spacing w:line="360" w:lineRule="auto"/>
            <w:ind w:firstLine="357"/>
            <w:jc w:val="both"/>
          </w:pPr>
        </w:pPrChange>
      </w:pPr>
      <w:del w:id="146" w:author="michaelaanas23@gmail.com" w:date="2026-09-25T21:02:00Z" w16du:dateUtc="2026-09-25T13:02:00Z">
        <w:r w:rsidRPr="00734374" w:rsidDel="00734374">
          <w:rPr>
            <w:rFonts w:ascii="Times New Roman" w:hAnsi="Times New Roman" w:cs="Times New Roman"/>
            <w:sz w:val="20"/>
            <w:szCs w:val="20"/>
            <w:rPrChange w:id="147" w:author="michaelaanas23@gmail.com" w:date="2026-09-25T21:01:00Z" w16du:dateUtc="2026-09-25T13:01:00Z">
              <w:rPr>
                <w:rFonts w:ascii="Times New Roman" w:hAnsi="Times New Roman" w:cs="Times New Roman"/>
                <w:sz w:val="22"/>
                <w:szCs w:val="22"/>
              </w:rPr>
            </w:rPrChange>
          </w:rPr>
          <w:delText>    </w:delText>
        </w:r>
      </w:del>
      <w:r w:rsidRPr="00734374">
        <w:rPr>
          <w:rFonts w:ascii="Times New Roman" w:hAnsi="Times New Roman" w:cs="Times New Roman"/>
          <w:sz w:val="20"/>
          <w:szCs w:val="20"/>
          <w:rPrChange w:id="148" w:author="michaelaanas23@gmail.com" w:date="2026-09-25T21:01:00Z" w16du:dateUtc="2026-09-25T13:01:00Z">
            <w:rPr>
              <w:rFonts w:ascii="Times New Roman" w:hAnsi="Times New Roman" w:cs="Times New Roman"/>
              <w:sz w:val="22"/>
              <w:szCs w:val="22"/>
            </w:rPr>
          </w:rPrChange>
        </w:rPr>
        <w:t>Through the implementation of H2Ops, the researchers aim to demonstrate that technology can be a powerful equalizer for SMEs. This project is not just about writing code; it is about providing High Island V with the tools to ensure that they can continue their mission of providing safe, clean, and affordable water to their community with greater efficiency and transparency. H2Ops will bridge the gap between traditional service and modern management, securing the future of High Island V in the digital age.</w:t>
      </w:r>
    </w:p>
    <w:p w14:paraId="43BAAA3A" w14:textId="77777777" w:rsidR="006E4779" w:rsidRDefault="006E4779">
      <w:pPr>
        <w:spacing w:line="276" w:lineRule="auto"/>
        <w:jc w:val="both"/>
        <w:rPr>
          <w:rFonts w:ascii="Times New Roman" w:hAnsi="Times New Roman" w:cs="Times New Roman"/>
          <w:sz w:val="22"/>
          <w:szCs w:val="22"/>
        </w:rPr>
        <w:pPrChange w:id="149" w:author="michaelaanas23@gmail.com" w:date="2026-09-25T22:04:00Z" w16du:dateUtc="2026-09-25T14:04:00Z">
          <w:pPr>
            <w:ind w:firstLine="357"/>
            <w:jc w:val="both"/>
          </w:pPr>
        </w:pPrChange>
      </w:pPr>
    </w:p>
    <w:p w14:paraId="06B2AF10" w14:textId="3B3CA916" w:rsidR="006E4779" w:rsidRPr="0026620A" w:rsidRDefault="006E4779">
      <w:pPr>
        <w:pStyle w:val="Heading2"/>
        <w:spacing w:line="360" w:lineRule="auto"/>
        <w:jc w:val="both"/>
        <w:rPr>
          <w:rFonts w:ascii="Times New Roman" w:hAnsi="Times New Roman" w:cs="Times New Roman"/>
          <w:b/>
          <w:bCs/>
          <w:color w:val="000000" w:themeColor="text1"/>
          <w:sz w:val="26"/>
          <w:szCs w:val="26"/>
          <w:rPrChange w:id="150" w:author="michaelaanas23@gmail.com" w:date="2026-09-25T22:04:00Z" w16du:dateUtc="2026-09-25T14:04:00Z">
            <w:rPr>
              <w:rFonts w:ascii="Times New Roman" w:hAnsi="Times New Roman" w:cs="Times New Roman"/>
              <w:color w:val="000000" w:themeColor="text1"/>
            </w:rPr>
          </w:rPrChange>
        </w:rPr>
        <w:pPrChange w:id="151" w:author="michaelaanas23@gmail.com" w:date="2026-09-25T22:04:00Z" w16du:dateUtc="2026-09-25T14:04:00Z">
          <w:pPr>
            <w:pStyle w:val="Heading2"/>
            <w:jc w:val="both"/>
          </w:pPr>
        </w:pPrChange>
      </w:pPr>
      <w:r w:rsidRPr="0026620A">
        <w:rPr>
          <w:rFonts w:ascii="Times New Roman" w:hAnsi="Times New Roman" w:cs="Times New Roman"/>
          <w:b/>
          <w:bCs/>
          <w:color w:val="000000" w:themeColor="text1"/>
          <w:sz w:val="26"/>
          <w:szCs w:val="26"/>
          <w:rPrChange w:id="152" w:author="michaelaanas23@gmail.com" w:date="2026-09-25T22:04:00Z" w16du:dateUtc="2026-09-25T14:04:00Z">
            <w:rPr>
              <w:rFonts w:ascii="Times New Roman" w:hAnsi="Times New Roman" w:cs="Times New Roman"/>
              <w:color w:val="000000" w:themeColor="text1"/>
            </w:rPr>
          </w:rPrChange>
        </w:rPr>
        <w:t>1.2 Statement of the Problem</w:t>
      </w:r>
    </w:p>
    <w:p w14:paraId="41C5F42C" w14:textId="3BB47777" w:rsidR="006E4779" w:rsidRPr="00734374" w:rsidRDefault="006E4779">
      <w:pPr>
        <w:spacing w:line="276" w:lineRule="auto"/>
        <w:jc w:val="both"/>
        <w:rPr>
          <w:rFonts w:ascii="Times New Roman" w:hAnsi="Times New Roman" w:cs="Times New Roman"/>
          <w:b/>
          <w:bCs/>
          <w:sz w:val="20"/>
          <w:szCs w:val="20"/>
          <w:rPrChange w:id="153" w:author="michaelaanas23@gmail.com" w:date="2026-09-25T21:04:00Z" w16du:dateUtc="2026-09-25T13:04:00Z">
            <w:rPr>
              <w:rFonts w:ascii="Times New Roman" w:hAnsi="Times New Roman" w:cs="Times New Roman"/>
              <w:b/>
              <w:bCs/>
              <w:sz w:val="22"/>
              <w:szCs w:val="22"/>
            </w:rPr>
          </w:rPrChange>
        </w:rPr>
        <w:pPrChange w:id="154"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155" w:author="michaelaanas23@gmail.com" w:date="2026-09-25T21:04:00Z" w16du:dateUtc="2026-09-25T13:04:00Z">
            <w:rPr>
              <w:rFonts w:ascii="Times New Roman" w:hAnsi="Times New Roman" w:cs="Times New Roman"/>
              <w:b/>
              <w:bCs/>
              <w:sz w:val="22"/>
              <w:szCs w:val="22"/>
            </w:rPr>
          </w:rPrChange>
        </w:rPr>
        <w:t>General Problem Statement</w:t>
      </w:r>
    </w:p>
    <w:p w14:paraId="2B028739" w14:textId="58C949B5" w:rsidR="006E4779" w:rsidRPr="00734374" w:rsidRDefault="006E4779">
      <w:pPr>
        <w:spacing w:line="276" w:lineRule="auto"/>
        <w:ind w:firstLine="357"/>
        <w:jc w:val="both"/>
        <w:rPr>
          <w:rFonts w:ascii="Times New Roman" w:hAnsi="Times New Roman" w:cs="Times New Roman"/>
          <w:sz w:val="20"/>
          <w:szCs w:val="20"/>
          <w:rPrChange w:id="156" w:author="michaelaanas23@gmail.com" w:date="2026-09-25T21:04:00Z" w16du:dateUtc="2026-09-25T13:04:00Z">
            <w:rPr>
              <w:rFonts w:ascii="Times New Roman" w:hAnsi="Times New Roman" w:cs="Times New Roman"/>
              <w:sz w:val="22"/>
              <w:szCs w:val="22"/>
            </w:rPr>
          </w:rPrChange>
        </w:rPr>
        <w:pPrChange w:id="157"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158" w:author="michaelaanas23@gmail.com" w:date="2026-09-25T21:04:00Z" w16du:dateUtc="2026-09-25T13:04:00Z">
            <w:rPr>
              <w:rFonts w:ascii="Times New Roman" w:hAnsi="Times New Roman" w:cs="Times New Roman"/>
              <w:sz w:val="22"/>
              <w:szCs w:val="22"/>
            </w:rPr>
          </w:rPrChange>
        </w:rPr>
        <w:t>The operational integrity of essential utility services, specifically in the water purification and distribution sector, serves as the primary engine for community health and business sustainability. For a multi-branch enterprise like High Island V, the management of sales transactions, inventory levels, and cross-regional reporting represents a complex triad of functions that must operate with absolute precision. In the context of the Philippine water refilling industry, where demand is high and profit margins depend on volume and efficiency, the ability to maintain real-time, accurate records is not merely a modern convenience—it is a fundamental requirement for survival and growth. </w:t>
      </w:r>
    </w:p>
    <w:p w14:paraId="76BA29D1" w14:textId="7E942388" w:rsidR="006E4779" w:rsidRPr="00734374" w:rsidRDefault="006E4779">
      <w:pPr>
        <w:spacing w:line="276" w:lineRule="auto"/>
        <w:jc w:val="both"/>
        <w:rPr>
          <w:rFonts w:ascii="Times New Roman" w:hAnsi="Times New Roman" w:cs="Times New Roman"/>
          <w:sz w:val="20"/>
          <w:szCs w:val="20"/>
          <w:rPrChange w:id="159" w:author="michaelaanas23@gmail.com" w:date="2026-09-25T21:04:00Z" w16du:dateUtc="2026-09-25T13:04:00Z">
            <w:rPr>
              <w:rFonts w:ascii="Times New Roman" w:hAnsi="Times New Roman" w:cs="Times New Roman"/>
              <w:sz w:val="22"/>
              <w:szCs w:val="22"/>
            </w:rPr>
          </w:rPrChange>
        </w:rPr>
        <w:pPrChange w:id="160" w:author="michaelaanas23@gmail.com" w:date="2026-09-25T21:55:00Z" w16du:dateUtc="2026-09-25T13:55:00Z">
          <w:pPr>
            <w:spacing w:line="360" w:lineRule="auto"/>
            <w:ind w:firstLine="357"/>
            <w:jc w:val="both"/>
          </w:pPr>
        </w:pPrChange>
      </w:pPr>
      <w:del w:id="161" w:author="michaelaanas23@gmail.com" w:date="2026-09-25T21:05:00Z" w16du:dateUtc="2026-09-25T13:05:00Z">
        <w:r w:rsidRPr="00734374" w:rsidDel="00734374">
          <w:rPr>
            <w:rFonts w:ascii="Times New Roman" w:hAnsi="Times New Roman" w:cs="Times New Roman"/>
            <w:sz w:val="20"/>
            <w:szCs w:val="20"/>
            <w:rPrChange w:id="162" w:author="michaelaanas23@gmail.com" w:date="2026-09-25T21:04:00Z" w16du:dateUtc="2026-09-25T13:04:00Z">
              <w:rPr>
                <w:rFonts w:ascii="Times New Roman" w:hAnsi="Times New Roman" w:cs="Times New Roman"/>
                <w:sz w:val="22"/>
                <w:szCs w:val="22"/>
              </w:rPr>
            </w:rPrChange>
          </w:rPr>
          <w:delText>      </w:delText>
        </w:r>
      </w:del>
      <w:r w:rsidRPr="00734374">
        <w:rPr>
          <w:rFonts w:ascii="Times New Roman" w:hAnsi="Times New Roman" w:cs="Times New Roman"/>
          <w:sz w:val="20"/>
          <w:szCs w:val="20"/>
          <w:rPrChange w:id="163" w:author="michaelaanas23@gmail.com" w:date="2026-09-25T21:04:00Z" w16du:dateUtc="2026-09-25T13:04:00Z">
            <w:rPr>
              <w:rFonts w:ascii="Times New Roman" w:hAnsi="Times New Roman" w:cs="Times New Roman"/>
              <w:sz w:val="22"/>
              <w:szCs w:val="22"/>
            </w:rPr>
          </w:rPrChange>
        </w:rPr>
        <w:t>Currently, High Island V operates within a landscape of  "Management Blindness" caused by a reliance on decentralized, manual record-keeping. While the company has successfully expanded its physical footprint across various city and provincial locations, its administrative infrastructure has remained stagnant, anchored to paper-based logs and disconnected digital files. This reliance on legacy systems creates significant gaps in how the business monitors its financial health, manages its physical assets (such as water containers and filtration components), and protects its data from internal and external risks. </w:t>
      </w:r>
    </w:p>
    <w:p w14:paraId="46CD5A13" w14:textId="3923DC80" w:rsidR="006E4779" w:rsidRPr="00734374" w:rsidRDefault="006E4779">
      <w:pPr>
        <w:spacing w:line="276" w:lineRule="auto"/>
        <w:jc w:val="both"/>
        <w:rPr>
          <w:rFonts w:ascii="Times New Roman" w:hAnsi="Times New Roman" w:cs="Times New Roman"/>
          <w:sz w:val="20"/>
          <w:szCs w:val="20"/>
          <w:rPrChange w:id="164" w:author="michaelaanas23@gmail.com" w:date="2026-09-25T21:04:00Z" w16du:dateUtc="2026-09-25T13:04:00Z">
            <w:rPr>
              <w:rFonts w:ascii="Times New Roman" w:hAnsi="Times New Roman" w:cs="Times New Roman"/>
              <w:sz w:val="22"/>
              <w:szCs w:val="22"/>
            </w:rPr>
          </w:rPrChange>
        </w:rPr>
        <w:pPrChange w:id="165" w:author="michaelaanas23@gmail.com" w:date="2026-09-25T21:55:00Z" w16du:dateUtc="2026-09-25T13:55:00Z">
          <w:pPr>
            <w:spacing w:line="360" w:lineRule="auto"/>
            <w:ind w:firstLine="357"/>
            <w:jc w:val="both"/>
          </w:pPr>
        </w:pPrChange>
      </w:pPr>
      <w:del w:id="166" w:author="michaelaanas23@gmail.com" w:date="2026-09-25T21:05:00Z" w16du:dateUtc="2026-09-25T13:05:00Z">
        <w:r w:rsidRPr="00734374" w:rsidDel="00734374">
          <w:rPr>
            <w:rFonts w:ascii="Times New Roman" w:hAnsi="Times New Roman" w:cs="Times New Roman"/>
            <w:sz w:val="20"/>
            <w:szCs w:val="20"/>
            <w:rPrChange w:id="167" w:author="michaelaanas23@gmail.com" w:date="2026-09-25T21:04:00Z" w16du:dateUtc="2026-09-25T13:04:00Z">
              <w:rPr>
                <w:rFonts w:ascii="Times New Roman" w:hAnsi="Times New Roman" w:cs="Times New Roman"/>
                <w:sz w:val="22"/>
                <w:szCs w:val="22"/>
              </w:rPr>
            </w:rPrChange>
          </w:rPr>
          <w:delText>   </w:delText>
        </w:r>
      </w:del>
      <w:r w:rsidRPr="00734374">
        <w:rPr>
          <w:rFonts w:ascii="Times New Roman" w:hAnsi="Times New Roman" w:cs="Times New Roman"/>
          <w:sz w:val="20"/>
          <w:szCs w:val="20"/>
          <w:rPrChange w:id="168" w:author="michaelaanas23@gmail.com" w:date="2026-09-25T21:04:00Z" w16du:dateUtc="2026-09-25T13:04:00Z">
            <w:rPr>
              <w:rFonts w:ascii="Times New Roman" w:hAnsi="Times New Roman" w:cs="Times New Roman"/>
              <w:sz w:val="22"/>
              <w:szCs w:val="22"/>
            </w:rPr>
          </w:rPrChange>
        </w:rPr>
        <w:t>The manual processes currently employed by High Island V introduce multiple points of failure that compromise the establishment's operational integrity. Handwritten sales entries are prone to mathematical inaccuracies, illegibility, and physical degradation. Inventory counts, often performed in a hurried environment, fail to capture the dynamic movement of stock—particularly the reusable gallon containers that constitute a significant portion of the company’s capital. When management attempts to generate a performance report, they are forced to engage in a laborious process of reconciling scattered notebooks from different branches, leading to summaries that are often outdated before they are even finished. </w:t>
      </w:r>
    </w:p>
    <w:p w14:paraId="551AC520" w14:textId="4E81E2A4" w:rsidR="009855AD" w:rsidRPr="00734374" w:rsidRDefault="006E4779">
      <w:pPr>
        <w:spacing w:line="276" w:lineRule="auto"/>
        <w:jc w:val="both"/>
        <w:rPr>
          <w:rFonts w:ascii="Times New Roman" w:hAnsi="Times New Roman" w:cs="Times New Roman"/>
          <w:sz w:val="20"/>
          <w:szCs w:val="20"/>
          <w:rPrChange w:id="169" w:author="michaelaanas23@gmail.com" w:date="2026-09-25T21:04:00Z" w16du:dateUtc="2026-09-25T13:04:00Z">
            <w:rPr>
              <w:rFonts w:ascii="Times New Roman" w:hAnsi="Times New Roman" w:cs="Times New Roman"/>
              <w:sz w:val="22"/>
              <w:szCs w:val="22"/>
            </w:rPr>
          </w:rPrChange>
        </w:rPr>
        <w:pPrChange w:id="170"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171" w:author="michaelaanas23@gmail.com" w:date="2026-09-25T21:04:00Z" w16du:dateUtc="2026-09-25T13:04:00Z">
            <w:rPr>
              <w:rFonts w:ascii="Times New Roman" w:hAnsi="Times New Roman" w:cs="Times New Roman"/>
              <w:sz w:val="22"/>
              <w:szCs w:val="22"/>
            </w:rPr>
          </w:rPrChange>
        </w:rPr>
        <w:t> Furthermore, the absence of an integrated, cloud-based system prevents the owners from exercising effective oversight over remote branches. In the current setup, an owner must physically visit a provincial branch or rely on trust-based reports to understand daily performance. This lack of real-time visibility prevents proactive management; instead, the business remains in a reactive state, only addressing problems like stockouts, mathematical errors, or financial discrepancies long after they have occurred. These challenges, if left unaddressed, pose a growing risk to High Island V’s ability to remain competitive, manage its resources efficiently, and scale its operations in a digital-first economy.</w:t>
      </w:r>
    </w:p>
    <w:p w14:paraId="584CF09D" w14:textId="77777777" w:rsidR="000966A1" w:rsidRPr="00734374" w:rsidRDefault="000966A1">
      <w:pPr>
        <w:spacing w:line="276" w:lineRule="auto"/>
        <w:jc w:val="both"/>
        <w:rPr>
          <w:rFonts w:ascii="Times New Roman" w:hAnsi="Times New Roman" w:cs="Times New Roman"/>
          <w:sz w:val="20"/>
          <w:szCs w:val="20"/>
          <w:rPrChange w:id="172" w:author="michaelaanas23@gmail.com" w:date="2026-09-25T21:04:00Z" w16du:dateUtc="2026-09-25T13:04:00Z">
            <w:rPr>
              <w:rFonts w:ascii="Times New Roman" w:hAnsi="Times New Roman" w:cs="Times New Roman"/>
              <w:sz w:val="22"/>
              <w:szCs w:val="22"/>
            </w:rPr>
          </w:rPrChange>
        </w:rPr>
        <w:pPrChange w:id="173"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174" w:author="michaelaanas23@gmail.com" w:date="2026-09-25T21:04:00Z" w16du:dateUtc="2026-09-25T13:04:00Z">
            <w:rPr>
              <w:rFonts w:ascii="Times New Roman" w:hAnsi="Times New Roman" w:cs="Times New Roman"/>
              <w:b/>
              <w:bCs/>
              <w:sz w:val="22"/>
              <w:szCs w:val="22"/>
            </w:rPr>
          </w:rPrChange>
        </w:rPr>
        <w:t>Specific Problem 1: Inefficiency in Manual Record-Keeping and Transaction Processing</w:t>
      </w:r>
    </w:p>
    <w:p w14:paraId="12DB4968" w14:textId="2E4CCF86" w:rsidR="000966A1" w:rsidRPr="00734374" w:rsidRDefault="000966A1">
      <w:pPr>
        <w:spacing w:line="276" w:lineRule="auto"/>
        <w:ind w:firstLine="357"/>
        <w:jc w:val="both"/>
        <w:rPr>
          <w:rFonts w:ascii="Times New Roman" w:hAnsi="Times New Roman" w:cs="Times New Roman"/>
          <w:sz w:val="20"/>
          <w:szCs w:val="20"/>
          <w:rPrChange w:id="175" w:author="michaelaanas23@gmail.com" w:date="2026-09-25T21:04:00Z" w16du:dateUtc="2026-09-25T13:04:00Z">
            <w:rPr>
              <w:rFonts w:ascii="Times New Roman" w:hAnsi="Times New Roman" w:cs="Times New Roman"/>
              <w:sz w:val="22"/>
              <w:szCs w:val="22"/>
            </w:rPr>
          </w:rPrChange>
        </w:rPr>
        <w:pPrChange w:id="176"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177" w:author="michaelaanas23@gmail.com" w:date="2026-09-25T21:04:00Z" w16du:dateUtc="2026-09-25T13:04:00Z">
            <w:rPr>
              <w:rFonts w:ascii="Times New Roman" w:hAnsi="Times New Roman" w:cs="Times New Roman"/>
              <w:sz w:val="22"/>
              <w:szCs w:val="22"/>
            </w:rPr>
          </w:rPrChange>
        </w:rPr>
        <w:t> </w:t>
      </w:r>
      <w:del w:id="178" w:author="michaelaanas23@gmail.com" w:date="2026-09-25T21:05:00Z" w16du:dateUtc="2026-09-25T13:05:00Z">
        <w:r w:rsidRPr="00734374" w:rsidDel="00734374">
          <w:rPr>
            <w:rFonts w:ascii="Times New Roman" w:hAnsi="Times New Roman" w:cs="Times New Roman"/>
            <w:sz w:val="20"/>
            <w:szCs w:val="20"/>
            <w:rPrChange w:id="179" w:author="michaelaanas23@gmail.com" w:date="2026-09-25T21:04:00Z" w16du:dateUtc="2026-09-25T13:04:00Z">
              <w:rPr>
                <w:rFonts w:ascii="Times New Roman" w:hAnsi="Times New Roman" w:cs="Times New Roman"/>
                <w:sz w:val="22"/>
                <w:szCs w:val="22"/>
              </w:rPr>
            </w:rPrChange>
          </w:rPr>
          <w:delText> </w:delText>
        </w:r>
      </w:del>
      <w:r w:rsidRPr="00734374">
        <w:rPr>
          <w:rFonts w:ascii="Times New Roman" w:hAnsi="Times New Roman" w:cs="Times New Roman"/>
          <w:sz w:val="20"/>
          <w:szCs w:val="20"/>
          <w:rPrChange w:id="180" w:author="michaelaanas23@gmail.com" w:date="2026-09-25T21:04:00Z" w16du:dateUtc="2026-09-25T13:04:00Z">
            <w:rPr>
              <w:rFonts w:ascii="Times New Roman" w:hAnsi="Times New Roman" w:cs="Times New Roman"/>
              <w:sz w:val="22"/>
              <w:szCs w:val="22"/>
            </w:rPr>
          </w:rPrChange>
        </w:rPr>
        <w:t>The most immediate operational hurdle at High Island V is the total reliance on manual methods for recording daily transactions. This practice consumes an enormous amount of staff time and creates a recurring cycle of errors that affect both walk-in retail sales and delivery operations. This "analog" approach is characteristic of many growing SMEs (Small and Medium Enterprises) that have outpaced their original management methods but have yet to adopt automated solutions. At each branch, sales are currently recorded in handwritten logbooks</w:t>
      </w:r>
      <w:sdt>
        <w:sdtPr>
          <w:rPr>
            <w:rFonts w:ascii="Times New Roman" w:hAnsi="Times New Roman" w:cs="Times New Roman"/>
            <w:sz w:val="20"/>
            <w:szCs w:val="20"/>
          </w:rPr>
          <w:id w:val="-166637391"/>
          <w:citation/>
        </w:sdtPr>
        <w:sdtContent>
          <w:r w:rsidR="000D0850" w:rsidRPr="00734374">
            <w:rPr>
              <w:rFonts w:ascii="Times New Roman" w:hAnsi="Times New Roman" w:cs="Times New Roman"/>
              <w:sz w:val="20"/>
              <w:szCs w:val="20"/>
              <w:rPrChange w:id="181" w:author="michaelaanas23@gmail.com" w:date="2026-09-25T21:04:00Z" w16du:dateUtc="2026-09-25T13:04:00Z">
                <w:rPr>
                  <w:rFonts w:ascii="Times New Roman" w:hAnsi="Times New Roman" w:cs="Times New Roman"/>
                  <w:sz w:val="22"/>
                  <w:szCs w:val="22"/>
                </w:rPr>
              </w:rPrChange>
            </w:rPr>
            <w:fldChar w:fldCharType="begin"/>
          </w:r>
          <w:r w:rsidR="003B1EE1" w:rsidRPr="00734374">
            <w:rPr>
              <w:rFonts w:ascii="Times New Roman" w:hAnsi="Times New Roman" w:cs="Times New Roman"/>
              <w:sz w:val="20"/>
              <w:szCs w:val="20"/>
              <w:rPrChange w:id="182" w:author="michaelaanas23@gmail.com" w:date="2026-09-25T21:04:00Z" w16du:dateUtc="2026-09-25T13:04:00Z">
                <w:rPr>
                  <w:rFonts w:ascii="Times New Roman" w:hAnsi="Times New Roman" w:cs="Times New Roman"/>
                  <w:sz w:val="22"/>
                  <w:szCs w:val="22"/>
                </w:rPr>
              </w:rPrChange>
            </w:rPr>
            <w:instrText xml:space="preserve">CITATION JrF06 \l 1033 </w:instrText>
          </w:r>
          <w:r w:rsidR="000D0850" w:rsidRPr="00734374">
            <w:rPr>
              <w:rFonts w:ascii="Times New Roman" w:hAnsi="Times New Roman" w:cs="Times New Roman"/>
              <w:sz w:val="20"/>
              <w:szCs w:val="20"/>
              <w:rPrChange w:id="183" w:author="michaelaanas23@gmail.com" w:date="2026-09-25T21:04:00Z" w16du:dateUtc="2026-09-25T13:04:00Z">
                <w:rPr>
                  <w:rFonts w:ascii="Times New Roman" w:hAnsi="Times New Roman" w:cs="Times New Roman"/>
                  <w:sz w:val="22"/>
                  <w:szCs w:val="22"/>
                </w:rPr>
              </w:rPrChange>
            </w:rPr>
            <w:fldChar w:fldCharType="separate"/>
          </w:r>
          <w:r w:rsidR="003B1EE1" w:rsidRPr="00734374">
            <w:rPr>
              <w:rFonts w:ascii="Times New Roman" w:hAnsi="Times New Roman" w:cs="Times New Roman"/>
              <w:noProof/>
              <w:sz w:val="20"/>
              <w:szCs w:val="20"/>
              <w:rPrChange w:id="184" w:author="michaelaanas23@gmail.com" w:date="2026-09-25T21:04:00Z" w16du:dateUtc="2026-09-25T13:04:00Z">
                <w:rPr>
                  <w:rFonts w:ascii="Times New Roman" w:hAnsi="Times New Roman" w:cs="Times New Roman"/>
                  <w:noProof/>
                  <w:sz w:val="22"/>
                  <w:szCs w:val="22"/>
                </w:rPr>
              </w:rPrChange>
            </w:rPr>
            <w:t xml:space="preserve"> [3]</w:t>
          </w:r>
          <w:r w:rsidR="000D0850" w:rsidRPr="00734374">
            <w:rPr>
              <w:rFonts w:ascii="Times New Roman" w:hAnsi="Times New Roman" w:cs="Times New Roman"/>
              <w:sz w:val="20"/>
              <w:szCs w:val="20"/>
              <w:rPrChange w:id="185" w:author="michaelaanas23@gmail.com" w:date="2026-09-25T21:04:00Z" w16du:dateUtc="2026-09-25T13:04:00Z">
                <w:rPr>
                  <w:rFonts w:ascii="Times New Roman" w:hAnsi="Times New Roman" w:cs="Times New Roman"/>
                  <w:sz w:val="22"/>
                  <w:szCs w:val="22"/>
                </w:rPr>
              </w:rPrChange>
            </w:rPr>
            <w:fldChar w:fldCharType="end"/>
          </w:r>
        </w:sdtContent>
      </w:sdt>
      <w:r w:rsidRPr="00734374">
        <w:rPr>
          <w:rFonts w:ascii="Times New Roman" w:hAnsi="Times New Roman" w:cs="Times New Roman"/>
          <w:sz w:val="20"/>
          <w:szCs w:val="20"/>
          <w:rPrChange w:id="186" w:author="michaelaanas23@gmail.com" w:date="2026-09-25T21:04:00Z" w16du:dateUtc="2026-09-25T13:04:00Z">
            <w:rPr>
              <w:rFonts w:ascii="Times New Roman" w:hAnsi="Times New Roman" w:cs="Times New Roman"/>
              <w:sz w:val="22"/>
              <w:szCs w:val="22"/>
            </w:rPr>
          </w:rPrChange>
        </w:rPr>
        <w:t>.</w:t>
      </w:r>
    </w:p>
    <w:p w14:paraId="538EF144" w14:textId="45DC093C" w:rsidR="000966A1" w:rsidRPr="00734374" w:rsidRDefault="000966A1">
      <w:pPr>
        <w:spacing w:line="276" w:lineRule="auto"/>
        <w:jc w:val="both"/>
        <w:rPr>
          <w:rFonts w:ascii="Times New Roman" w:hAnsi="Times New Roman" w:cs="Times New Roman"/>
          <w:sz w:val="20"/>
          <w:szCs w:val="20"/>
          <w:rPrChange w:id="187" w:author="michaelaanas23@gmail.com" w:date="2026-09-25T21:04:00Z" w16du:dateUtc="2026-09-25T13:04:00Z">
            <w:rPr>
              <w:rFonts w:ascii="Times New Roman" w:hAnsi="Times New Roman" w:cs="Times New Roman"/>
              <w:sz w:val="22"/>
              <w:szCs w:val="22"/>
            </w:rPr>
          </w:rPrChange>
        </w:rPr>
        <w:pPrChange w:id="188" w:author="michaelaanas23@gmail.com" w:date="2026-09-25T21:55:00Z" w16du:dateUtc="2026-09-25T13:55:00Z">
          <w:pPr>
            <w:spacing w:line="360" w:lineRule="auto"/>
            <w:ind w:firstLine="357"/>
            <w:jc w:val="both"/>
          </w:pPr>
        </w:pPrChange>
      </w:pPr>
      <w:del w:id="189" w:author="michaelaanas23@gmail.com" w:date="2026-09-25T21:05:00Z" w16du:dateUtc="2026-09-25T13:05:00Z">
        <w:r w:rsidRPr="00734374" w:rsidDel="00734374">
          <w:rPr>
            <w:rFonts w:ascii="Times New Roman" w:hAnsi="Times New Roman" w:cs="Times New Roman"/>
            <w:sz w:val="20"/>
            <w:szCs w:val="20"/>
            <w:rPrChange w:id="190" w:author="michaelaanas23@gmail.com" w:date="2026-09-25T21:04:00Z" w16du:dateUtc="2026-09-25T13:04:00Z">
              <w:rPr>
                <w:rFonts w:ascii="Times New Roman" w:hAnsi="Times New Roman" w:cs="Times New Roman"/>
                <w:sz w:val="22"/>
                <w:szCs w:val="22"/>
              </w:rPr>
            </w:rPrChange>
          </w:rPr>
          <w:lastRenderedPageBreak/>
          <w:delText>  </w:delText>
        </w:r>
      </w:del>
      <w:r w:rsidRPr="00734374">
        <w:rPr>
          <w:rFonts w:ascii="Times New Roman" w:hAnsi="Times New Roman" w:cs="Times New Roman"/>
          <w:sz w:val="20"/>
          <w:szCs w:val="20"/>
          <w:rPrChange w:id="191" w:author="michaelaanas23@gmail.com" w:date="2026-09-25T21:04:00Z" w16du:dateUtc="2026-09-25T13:04:00Z">
            <w:rPr>
              <w:rFonts w:ascii="Times New Roman" w:hAnsi="Times New Roman" w:cs="Times New Roman"/>
              <w:sz w:val="22"/>
              <w:szCs w:val="22"/>
            </w:rPr>
          </w:rPrChange>
        </w:rPr>
        <w:t>The researchers observed that during peak hours—typically during the morning rush and early evening when families return home—staff members are forced to multitask between filling containers, managing delivery riders, and handling cash. In this high-pressure environment, math errors in price calculation or total summation become inevitable. For instance, a staff member may miscalculate the price difference between a standard purified refill and a premium alkaline refill, or fail to account for a bulk discount accurately. These "micro-errors" lead to consistent, small-scale financial leakages that, when aggregated across multiple branches over a month, accumulate into significant financial losses. </w:t>
      </w:r>
    </w:p>
    <w:p w14:paraId="03A7AC13" w14:textId="75CF6E63" w:rsidR="000966A1" w:rsidRPr="00734374" w:rsidRDefault="000966A1">
      <w:pPr>
        <w:spacing w:line="276" w:lineRule="auto"/>
        <w:jc w:val="both"/>
        <w:rPr>
          <w:rFonts w:ascii="Times New Roman" w:hAnsi="Times New Roman" w:cs="Times New Roman"/>
          <w:sz w:val="20"/>
          <w:szCs w:val="20"/>
          <w:rPrChange w:id="192" w:author="michaelaanas23@gmail.com" w:date="2026-09-25T21:04:00Z" w16du:dateUtc="2026-09-25T13:04:00Z">
            <w:rPr>
              <w:rFonts w:ascii="Times New Roman" w:hAnsi="Times New Roman" w:cs="Times New Roman"/>
              <w:sz w:val="22"/>
              <w:szCs w:val="22"/>
            </w:rPr>
          </w:rPrChange>
        </w:rPr>
        <w:pPrChange w:id="193" w:author="michaelaanas23@gmail.com" w:date="2026-09-25T21:55:00Z" w16du:dateUtc="2026-09-25T13:55:00Z">
          <w:pPr>
            <w:spacing w:line="360" w:lineRule="auto"/>
            <w:ind w:firstLine="357"/>
            <w:jc w:val="both"/>
          </w:pPr>
        </w:pPrChange>
      </w:pPr>
      <w:del w:id="194" w:author="michaelaanas23@gmail.com" w:date="2026-09-25T21:05:00Z" w16du:dateUtc="2026-09-25T13:05:00Z">
        <w:r w:rsidRPr="00734374" w:rsidDel="00734374">
          <w:rPr>
            <w:rFonts w:ascii="Times New Roman" w:hAnsi="Times New Roman" w:cs="Times New Roman"/>
            <w:sz w:val="20"/>
            <w:szCs w:val="20"/>
            <w:rPrChange w:id="195" w:author="michaelaanas23@gmail.com" w:date="2026-09-25T21:04:00Z" w16du:dateUtc="2026-09-25T13:04:00Z">
              <w:rPr>
                <w:rFonts w:ascii="Times New Roman" w:hAnsi="Times New Roman" w:cs="Times New Roman"/>
                <w:sz w:val="22"/>
                <w:szCs w:val="22"/>
              </w:rPr>
            </w:rPrChange>
          </w:rPr>
          <w:delText> </w:delText>
        </w:r>
      </w:del>
      <w:r w:rsidRPr="00734374">
        <w:rPr>
          <w:rFonts w:ascii="Times New Roman" w:hAnsi="Times New Roman" w:cs="Times New Roman"/>
          <w:sz w:val="20"/>
          <w:szCs w:val="20"/>
          <w:rPrChange w:id="196" w:author="michaelaanas23@gmail.com" w:date="2026-09-25T21:04:00Z" w16du:dateUtc="2026-09-25T13:04:00Z">
            <w:rPr>
              <w:rFonts w:ascii="Times New Roman" w:hAnsi="Times New Roman" w:cs="Times New Roman"/>
              <w:sz w:val="22"/>
              <w:szCs w:val="22"/>
            </w:rPr>
          </w:rPrChange>
        </w:rPr>
        <w:t>Furthermore, the physical environment of a water refilling station is fundamentally hostile to paper records. The constant presence of water, high humidity, and wet hands means that logbooks are frequently subject to splashes or spills. Illegible handwriting caused by rushed entries or ink smudging can make end-of-day reconciliation impossible. In the worst-case scenario, a single accident or a misplaced notebook could erase weeks of financial history in an instant, leaving the business with no way to verify its accounts or track its growth.</w:t>
      </w:r>
    </w:p>
    <w:p w14:paraId="390EDB39" w14:textId="49222DC2" w:rsidR="000966A1" w:rsidRPr="00734374" w:rsidRDefault="000966A1">
      <w:pPr>
        <w:spacing w:line="276" w:lineRule="auto"/>
        <w:jc w:val="both"/>
        <w:rPr>
          <w:rFonts w:ascii="Times New Roman" w:hAnsi="Times New Roman" w:cs="Times New Roman"/>
          <w:sz w:val="20"/>
          <w:szCs w:val="20"/>
          <w:rPrChange w:id="197" w:author="michaelaanas23@gmail.com" w:date="2026-09-25T21:04:00Z" w16du:dateUtc="2026-09-25T13:04:00Z">
            <w:rPr>
              <w:rFonts w:ascii="Times New Roman" w:hAnsi="Times New Roman" w:cs="Times New Roman"/>
              <w:sz w:val="22"/>
              <w:szCs w:val="22"/>
            </w:rPr>
          </w:rPrChange>
        </w:rPr>
        <w:pPrChange w:id="198"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199" w:author="michaelaanas23@gmail.com" w:date="2026-09-25T21:04:00Z" w16du:dateUtc="2026-09-25T13:04:00Z">
            <w:rPr>
              <w:rFonts w:ascii="Times New Roman" w:hAnsi="Times New Roman" w:cs="Times New Roman"/>
              <w:sz w:val="22"/>
              <w:szCs w:val="22"/>
            </w:rPr>
          </w:rPrChange>
        </w:rPr>
        <w:t xml:space="preserve">To definitively resolve these operational vulnerabilities, H2Ops (A Responsive Cloud-Based Operations Management System) replaces fragile paper ledgers with a streamlined digital Point-of-Sale (POS) and sales management module. By implementing automated backend calculation logic within an intuitive </w:t>
      </w:r>
      <w:r w:rsidR="009855AD" w:rsidRPr="00734374">
        <w:rPr>
          <w:rFonts w:ascii="Times New Roman" w:hAnsi="Times New Roman" w:cs="Times New Roman"/>
          <w:sz w:val="20"/>
          <w:szCs w:val="20"/>
          <w:rPrChange w:id="200" w:author="michaelaanas23@gmail.com" w:date="2026-09-25T21:04:00Z" w16du:dateUtc="2026-09-25T13:04:00Z">
            <w:rPr>
              <w:rFonts w:ascii="Times New Roman" w:hAnsi="Times New Roman" w:cs="Times New Roman"/>
              <w:sz w:val="22"/>
              <w:szCs w:val="22"/>
            </w:rPr>
          </w:rPrChange>
        </w:rPr>
        <w:t>c</w:t>
      </w:r>
      <w:r w:rsidRPr="00734374">
        <w:rPr>
          <w:rFonts w:ascii="Times New Roman" w:hAnsi="Times New Roman" w:cs="Times New Roman"/>
          <w:sz w:val="20"/>
          <w:szCs w:val="20"/>
          <w:rPrChange w:id="201" w:author="michaelaanas23@gmail.com" w:date="2026-09-25T21:04:00Z" w16du:dateUtc="2026-09-25T13:04:00Z">
            <w:rPr>
              <w:rFonts w:ascii="Times New Roman" w:hAnsi="Times New Roman" w:cs="Times New Roman"/>
              <w:sz w:val="22"/>
              <w:szCs w:val="22"/>
            </w:rPr>
          </w:rPrChange>
        </w:rPr>
        <w:t xml:space="preserve"> H2Ops automatically computes subtotals, itemized pricing (such as differentiating purified refills, alkaline refills, and container caps), and payment totals in real time—effectively eradicating human arithmetic mistakes and micro-financial leakages during high-pressure peak hours. </w:t>
      </w:r>
    </w:p>
    <w:p w14:paraId="2092185C" w14:textId="7743F7B4" w:rsidR="009855AD" w:rsidRPr="00734374" w:rsidRDefault="000966A1">
      <w:pPr>
        <w:spacing w:line="276" w:lineRule="auto"/>
        <w:jc w:val="both"/>
        <w:rPr>
          <w:rFonts w:ascii="Times New Roman" w:hAnsi="Times New Roman" w:cs="Times New Roman"/>
          <w:sz w:val="20"/>
          <w:szCs w:val="20"/>
          <w:rPrChange w:id="202" w:author="michaelaanas23@gmail.com" w:date="2026-09-25T21:04:00Z" w16du:dateUtc="2026-09-25T13:04:00Z">
            <w:rPr>
              <w:rFonts w:ascii="Times New Roman" w:hAnsi="Times New Roman" w:cs="Times New Roman"/>
              <w:sz w:val="22"/>
              <w:szCs w:val="22"/>
            </w:rPr>
          </w:rPrChange>
        </w:rPr>
        <w:pPrChange w:id="203"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204" w:author="michaelaanas23@gmail.com" w:date="2026-09-25T21:04:00Z" w16du:dateUtc="2026-09-25T13:04:00Z">
            <w:rPr>
              <w:rFonts w:ascii="Times New Roman" w:hAnsi="Times New Roman" w:cs="Times New Roman"/>
              <w:sz w:val="22"/>
              <w:szCs w:val="22"/>
            </w:rPr>
          </w:rPrChange>
        </w:rPr>
        <w:t>Furthermore, by persisting all transaction records within a secure, cloud-hosted relational database, H2Ops completely insulates vital business records from physical water spills, ink smudges, or lost logbooks while automatically attributing every sale to the authenticated cashier (</w:t>
      </w:r>
      <w:proofErr w:type="spellStart"/>
      <w:r w:rsidRPr="00734374">
        <w:rPr>
          <w:rFonts w:ascii="Times New Roman" w:hAnsi="Times New Roman" w:cs="Times New Roman"/>
          <w:sz w:val="20"/>
          <w:szCs w:val="20"/>
          <w:rPrChange w:id="205" w:author="michaelaanas23@gmail.com" w:date="2026-09-25T21:04:00Z" w16du:dateUtc="2026-09-25T13:04:00Z">
            <w:rPr>
              <w:rFonts w:ascii="Times New Roman" w:hAnsi="Times New Roman" w:cs="Times New Roman"/>
              <w:sz w:val="22"/>
              <w:szCs w:val="22"/>
            </w:rPr>
          </w:rPrChange>
        </w:rPr>
        <w:t>user_id</w:t>
      </w:r>
      <w:proofErr w:type="spellEnd"/>
      <w:r w:rsidRPr="00734374">
        <w:rPr>
          <w:rFonts w:ascii="Times New Roman" w:hAnsi="Times New Roman" w:cs="Times New Roman"/>
          <w:sz w:val="20"/>
          <w:szCs w:val="20"/>
          <w:rPrChange w:id="206" w:author="michaelaanas23@gmail.com" w:date="2026-09-25T21:04:00Z" w16du:dateUtc="2026-09-25T13:04:00Z">
            <w:rPr>
              <w:rFonts w:ascii="Times New Roman" w:hAnsi="Times New Roman" w:cs="Times New Roman"/>
              <w:sz w:val="22"/>
              <w:szCs w:val="22"/>
            </w:rPr>
          </w:rPrChange>
        </w:rPr>
        <w:t>). This guarantees instantaneous, error-free end-of-day sales reconciliation and ensures that historical transaction data remains securely preserved and easily accessible across all branches.</w:t>
      </w:r>
    </w:p>
    <w:p w14:paraId="06D60A18" w14:textId="77777777" w:rsidR="000966A1" w:rsidRPr="00734374" w:rsidRDefault="000966A1">
      <w:pPr>
        <w:spacing w:line="276" w:lineRule="auto"/>
        <w:jc w:val="both"/>
        <w:rPr>
          <w:rFonts w:ascii="Times New Roman" w:hAnsi="Times New Roman" w:cs="Times New Roman"/>
          <w:sz w:val="20"/>
          <w:szCs w:val="20"/>
          <w:rPrChange w:id="207" w:author="michaelaanas23@gmail.com" w:date="2026-09-25T21:04:00Z" w16du:dateUtc="2026-09-25T13:04:00Z">
            <w:rPr>
              <w:rFonts w:ascii="Times New Roman" w:hAnsi="Times New Roman" w:cs="Times New Roman"/>
            </w:rPr>
          </w:rPrChange>
        </w:rPr>
        <w:pPrChange w:id="208"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209" w:author="michaelaanas23@gmail.com" w:date="2026-09-25T21:04:00Z" w16du:dateUtc="2026-09-25T13:04:00Z">
            <w:rPr>
              <w:rFonts w:ascii="Times New Roman" w:hAnsi="Times New Roman" w:cs="Times New Roman"/>
              <w:b/>
              <w:bCs/>
            </w:rPr>
          </w:rPrChange>
        </w:rPr>
        <w:t>Specific Problem 2: Decentralized Data and the Geographic Management Gap</w:t>
      </w:r>
    </w:p>
    <w:p w14:paraId="33CEF050" w14:textId="1ADFDB27" w:rsidR="000966A1" w:rsidRPr="00734374" w:rsidRDefault="000966A1">
      <w:pPr>
        <w:spacing w:line="276" w:lineRule="auto"/>
        <w:jc w:val="both"/>
        <w:rPr>
          <w:rFonts w:ascii="Times New Roman" w:hAnsi="Times New Roman" w:cs="Times New Roman"/>
          <w:sz w:val="20"/>
          <w:szCs w:val="20"/>
          <w:rPrChange w:id="210" w:author="michaelaanas23@gmail.com" w:date="2026-09-25T21:04:00Z" w16du:dateUtc="2026-09-25T13:04:00Z">
            <w:rPr>
              <w:rFonts w:ascii="Times New Roman" w:hAnsi="Times New Roman" w:cs="Times New Roman"/>
              <w:sz w:val="22"/>
              <w:szCs w:val="22"/>
            </w:rPr>
          </w:rPrChange>
        </w:rPr>
        <w:pPrChange w:id="211"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212" w:author="michaelaanas23@gmail.com" w:date="2026-09-25T21:04:00Z" w16du:dateUtc="2026-09-25T13:04:00Z">
            <w:rPr>
              <w:rFonts w:ascii="Times New Roman" w:hAnsi="Times New Roman" w:cs="Times New Roman"/>
              <w:sz w:val="22"/>
              <w:szCs w:val="22"/>
            </w:rPr>
          </w:rPrChange>
        </w:rPr>
        <w:t>High Island V’s successful expansion into both city and provincial branches has introduced a "data silo" problem. In the current operational model, each branch operates as an independent island, with its critical data trapped within the physical walls of that specific location. Because there is no centralized, online database, the management lacks a unified, "bird’s-eye view" of the company’s total performance.</w:t>
      </w:r>
    </w:p>
    <w:p w14:paraId="3C0F05DF" w14:textId="38BB34DB" w:rsidR="000966A1" w:rsidRPr="00734374" w:rsidRDefault="000966A1">
      <w:pPr>
        <w:spacing w:line="276" w:lineRule="auto"/>
        <w:jc w:val="both"/>
        <w:rPr>
          <w:rFonts w:ascii="Times New Roman" w:hAnsi="Times New Roman" w:cs="Times New Roman"/>
          <w:sz w:val="20"/>
          <w:szCs w:val="20"/>
          <w:rPrChange w:id="213" w:author="michaelaanas23@gmail.com" w:date="2026-09-25T21:04:00Z" w16du:dateUtc="2026-09-25T13:04:00Z">
            <w:rPr>
              <w:rFonts w:ascii="Times New Roman" w:hAnsi="Times New Roman" w:cs="Times New Roman"/>
              <w:sz w:val="22"/>
              <w:szCs w:val="22"/>
            </w:rPr>
          </w:rPrChange>
        </w:rPr>
        <w:pPrChange w:id="214"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215" w:author="michaelaanas23@gmail.com" w:date="2026-09-25T21:04:00Z" w16du:dateUtc="2026-09-25T13:04:00Z">
            <w:rPr>
              <w:rFonts w:ascii="Times New Roman" w:hAnsi="Times New Roman" w:cs="Times New Roman"/>
              <w:sz w:val="22"/>
              <w:szCs w:val="22"/>
            </w:rPr>
          </w:rPrChange>
        </w:rPr>
        <w:t>This decentralization creates a significant "Information Lag." In a competitive market, time is a critical resource. However, if an owner needs to know which branch is currently the most profitable or which location is experiencing a decline in sales, they cannot simply log into a dashboard. Instead, they must wait for branch managers to manually transcribe their paper logs into text messages, photos, or basic spreadsheets. These are then sent via messaging apps and manually compiled at the main office.</w:t>
      </w:r>
    </w:p>
    <w:p w14:paraId="53E06EBC" w14:textId="00E793E6" w:rsidR="000966A1" w:rsidRPr="00734374" w:rsidRDefault="000966A1">
      <w:pPr>
        <w:spacing w:line="276" w:lineRule="auto"/>
        <w:jc w:val="both"/>
        <w:rPr>
          <w:rFonts w:ascii="Times New Roman" w:hAnsi="Times New Roman" w:cs="Times New Roman"/>
          <w:sz w:val="20"/>
          <w:szCs w:val="20"/>
          <w:rPrChange w:id="216" w:author="michaelaanas23@gmail.com" w:date="2026-09-25T21:04:00Z" w16du:dateUtc="2026-09-25T13:04:00Z">
            <w:rPr>
              <w:rFonts w:ascii="Times New Roman" w:hAnsi="Times New Roman" w:cs="Times New Roman"/>
              <w:sz w:val="22"/>
              <w:szCs w:val="22"/>
            </w:rPr>
          </w:rPrChange>
        </w:rPr>
        <w:pPrChange w:id="217"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218" w:author="michaelaanas23@gmail.com" w:date="2026-09-25T21:04:00Z" w16du:dateUtc="2026-09-25T13:04:00Z">
            <w:rPr>
              <w:rFonts w:ascii="Times New Roman" w:hAnsi="Times New Roman" w:cs="Times New Roman"/>
              <w:sz w:val="22"/>
              <w:szCs w:val="22"/>
            </w:rPr>
          </w:rPrChange>
        </w:rPr>
        <w:t>This process is not only slow but also introduces opportunities for data to be altered, lost in transit, or misrepresented during the transcription process. The inability to synchronize data across geographic locations prevents the company from operating as a single, cohesive unit. This geographic gap makes it difficult for the owners to implement uniform pricing strategies or allocate resources to the branches that need them most, effectively stalling the company’s ability to scale.</w:t>
      </w:r>
    </w:p>
    <w:p w14:paraId="3BEA8777" w14:textId="2FDEA66E" w:rsidR="009855AD" w:rsidRPr="00734374" w:rsidRDefault="000966A1">
      <w:pPr>
        <w:spacing w:line="276" w:lineRule="auto"/>
        <w:jc w:val="both"/>
        <w:rPr>
          <w:rFonts w:ascii="Times New Roman" w:hAnsi="Times New Roman" w:cs="Times New Roman"/>
          <w:sz w:val="20"/>
          <w:szCs w:val="20"/>
          <w:rPrChange w:id="219" w:author="michaelaanas23@gmail.com" w:date="2026-09-25T21:04:00Z" w16du:dateUtc="2026-09-25T13:04:00Z">
            <w:rPr>
              <w:rFonts w:ascii="Times New Roman" w:hAnsi="Times New Roman" w:cs="Times New Roman"/>
              <w:sz w:val="22"/>
              <w:szCs w:val="22"/>
            </w:rPr>
          </w:rPrChange>
        </w:rPr>
        <w:pPrChange w:id="220"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221" w:author="michaelaanas23@gmail.com" w:date="2026-09-25T21:04:00Z" w16du:dateUtc="2026-09-25T13:04:00Z">
            <w:rPr>
              <w:rFonts w:ascii="Times New Roman" w:hAnsi="Times New Roman" w:cs="Times New Roman"/>
              <w:sz w:val="22"/>
              <w:szCs w:val="22"/>
            </w:rPr>
          </w:rPrChange>
        </w:rPr>
        <w:t xml:space="preserve">To bridge this geographic management gap and dismantle isolated data silos, H2Ops establishes a centralized, multi-tenant cloud database architecture (PostgreSQL via </w:t>
      </w:r>
      <w:proofErr w:type="spellStart"/>
      <w:r w:rsidRPr="00734374">
        <w:rPr>
          <w:rFonts w:ascii="Times New Roman" w:hAnsi="Times New Roman" w:cs="Times New Roman"/>
          <w:sz w:val="20"/>
          <w:szCs w:val="20"/>
          <w:rPrChange w:id="222" w:author="michaelaanas23@gmail.com" w:date="2026-09-25T21:04:00Z" w16du:dateUtc="2026-09-25T13:04:00Z">
            <w:rPr>
              <w:rFonts w:ascii="Times New Roman" w:hAnsi="Times New Roman" w:cs="Times New Roman"/>
              <w:sz w:val="22"/>
              <w:szCs w:val="22"/>
            </w:rPr>
          </w:rPrChange>
        </w:rPr>
        <w:t>SQLAlchemy</w:t>
      </w:r>
      <w:proofErr w:type="spellEnd"/>
      <w:r w:rsidRPr="00734374">
        <w:rPr>
          <w:rFonts w:ascii="Times New Roman" w:hAnsi="Times New Roman" w:cs="Times New Roman"/>
          <w:sz w:val="20"/>
          <w:szCs w:val="20"/>
          <w:rPrChange w:id="223" w:author="michaelaanas23@gmail.com" w:date="2026-09-25T21:04:00Z" w16du:dateUtc="2026-09-25T13:04:00Z">
            <w:rPr>
              <w:rFonts w:ascii="Times New Roman" w:hAnsi="Times New Roman" w:cs="Times New Roman"/>
              <w:sz w:val="22"/>
              <w:szCs w:val="22"/>
            </w:rPr>
          </w:rPrChange>
        </w:rPr>
        <w:t xml:space="preserve">) that securely unifies all city and provincial branches under a single operational platform. By partitioning localized data through </w:t>
      </w:r>
      <w:proofErr w:type="spellStart"/>
      <w:r w:rsidRPr="00734374">
        <w:rPr>
          <w:rFonts w:ascii="Times New Roman" w:hAnsi="Times New Roman" w:cs="Times New Roman"/>
          <w:sz w:val="20"/>
          <w:szCs w:val="20"/>
          <w:rPrChange w:id="224" w:author="michaelaanas23@gmail.com" w:date="2026-09-25T21:04:00Z" w16du:dateUtc="2026-09-25T13:04:00Z">
            <w:rPr>
              <w:rFonts w:ascii="Times New Roman" w:hAnsi="Times New Roman" w:cs="Times New Roman"/>
              <w:sz w:val="22"/>
              <w:szCs w:val="22"/>
            </w:rPr>
          </w:rPrChange>
        </w:rPr>
        <w:t>branch_id</w:t>
      </w:r>
      <w:proofErr w:type="spellEnd"/>
      <w:r w:rsidRPr="00734374">
        <w:rPr>
          <w:rFonts w:ascii="Times New Roman" w:hAnsi="Times New Roman" w:cs="Times New Roman"/>
          <w:sz w:val="20"/>
          <w:szCs w:val="20"/>
          <w:rPrChange w:id="225" w:author="michaelaanas23@gmail.com" w:date="2026-09-25T21:04:00Z" w16du:dateUtc="2026-09-25T13:04:00Z">
            <w:rPr>
              <w:rFonts w:ascii="Times New Roman" w:hAnsi="Times New Roman" w:cs="Times New Roman"/>
              <w:sz w:val="22"/>
              <w:szCs w:val="22"/>
            </w:rPr>
          </w:rPrChange>
        </w:rPr>
        <w:t xml:space="preserve"> relational entities while providing a real-time global administrative dashboard, H2Ops completely eliminates the "Information Lag" associated with manual messaging and basic spreadsheet aggregation. Business owners and administrators can log into the system from any web-enabled device to immediately access an omnipresent, "bird’s-eye view" of enterprise revenue, compare </w:t>
      </w:r>
      <w:r w:rsidRPr="00734374">
        <w:rPr>
          <w:rFonts w:ascii="Times New Roman" w:hAnsi="Times New Roman" w:cs="Times New Roman"/>
          <w:sz w:val="20"/>
          <w:szCs w:val="20"/>
          <w:rPrChange w:id="226" w:author="michaelaanas23@gmail.com" w:date="2026-09-25T21:04:00Z" w16du:dateUtc="2026-09-25T13:04:00Z">
            <w:rPr>
              <w:rFonts w:ascii="Times New Roman" w:hAnsi="Times New Roman" w:cs="Times New Roman"/>
              <w:sz w:val="22"/>
              <w:szCs w:val="22"/>
            </w:rPr>
          </w:rPrChange>
        </w:rPr>
        <w:lastRenderedPageBreak/>
        <w:t>branch profitability, and monitor real-time sales metrics without waiting for end-of-day reports. Enforced by Role-Based Access Control (RBAC) middleware—which restricts local branch staff to their assigned location while granting administrators global oversight—H2Ops guarantees absolute data integrity, prevents unauthorized record alteration in transit, and empowers management to make agile, data-driven decisions that foster seamless geographical expansion</w:t>
      </w:r>
      <w:sdt>
        <w:sdtPr>
          <w:rPr>
            <w:rFonts w:ascii="Times New Roman" w:hAnsi="Times New Roman" w:cs="Times New Roman"/>
            <w:sz w:val="20"/>
            <w:szCs w:val="20"/>
          </w:rPr>
          <w:id w:val="-1658142560"/>
          <w:citation/>
        </w:sdtPr>
        <w:sdtContent>
          <w:r w:rsidR="009855AD" w:rsidRPr="00734374">
            <w:rPr>
              <w:rFonts w:ascii="Times New Roman" w:hAnsi="Times New Roman" w:cs="Times New Roman"/>
              <w:sz w:val="20"/>
              <w:szCs w:val="20"/>
              <w:rPrChange w:id="227" w:author="michaelaanas23@gmail.com" w:date="2026-09-25T21:04:00Z" w16du:dateUtc="2026-09-25T13:04:00Z">
                <w:rPr>
                  <w:rFonts w:ascii="Times New Roman" w:hAnsi="Times New Roman" w:cs="Times New Roman"/>
                  <w:sz w:val="22"/>
                  <w:szCs w:val="22"/>
                </w:rPr>
              </w:rPrChange>
            </w:rPr>
            <w:fldChar w:fldCharType="begin"/>
          </w:r>
          <w:r w:rsidR="003B1EE1" w:rsidRPr="00734374">
            <w:rPr>
              <w:rFonts w:ascii="Times New Roman" w:hAnsi="Times New Roman" w:cs="Times New Roman"/>
              <w:sz w:val="20"/>
              <w:szCs w:val="20"/>
              <w:rPrChange w:id="228" w:author="michaelaanas23@gmail.com" w:date="2026-09-25T21:04:00Z" w16du:dateUtc="2026-09-25T13:04:00Z">
                <w:rPr>
                  <w:rFonts w:ascii="Times New Roman" w:hAnsi="Times New Roman" w:cs="Times New Roman"/>
                  <w:sz w:val="22"/>
                  <w:szCs w:val="22"/>
                </w:rPr>
              </w:rPrChange>
            </w:rPr>
            <w:instrText xml:space="preserve">CITATION Rav98 \l 1033 </w:instrText>
          </w:r>
          <w:r w:rsidR="009855AD" w:rsidRPr="00734374">
            <w:rPr>
              <w:rFonts w:ascii="Times New Roman" w:hAnsi="Times New Roman" w:cs="Times New Roman"/>
              <w:sz w:val="20"/>
              <w:szCs w:val="20"/>
              <w:rPrChange w:id="229" w:author="michaelaanas23@gmail.com" w:date="2026-09-25T21:04:00Z" w16du:dateUtc="2026-09-25T13:04:00Z">
                <w:rPr>
                  <w:rFonts w:ascii="Times New Roman" w:hAnsi="Times New Roman" w:cs="Times New Roman"/>
                  <w:sz w:val="22"/>
                  <w:szCs w:val="22"/>
                </w:rPr>
              </w:rPrChange>
            </w:rPr>
            <w:fldChar w:fldCharType="separate"/>
          </w:r>
          <w:r w:rsidR="003B1EE1" w:rsidRPr="00734374">
            <w:rPr>
              <w:rFonts w:ascii="Times New Roman" w:hAnsi="Times New Roman" w:cs="Times New Roman"/>
              <w:noProof/>
              <w:sz w:val="20"/>
              <w:szCs w:val="20"/>
              <w:rPrChange w:id="230" w:author="michaelaanas23@gmail.com" w:date="2026-09-25T21:04:00Z" w16du:dateUtc="2026-09-25T13:04:00Z">
                <w:rPr>
                  <w:rFonts w:ascii="Times New Roman" w:hAnsi="Times New Roman" w:cs="Times New Roman"/>
                  <w:noProof/>
                  <w:sz w:val="22"/>
                  <w:szCs w:val="22"/>
                </w:rPr>
              </w:rPrChange>
            </w:rPr>
            <w:t xml:space="preserve"> [4]</w:t>
          </w:r>
          <w:r w:rsidR="009855AD" w:rsidRPr="00734374">
            <w:rPr>
              <w:rFonts w:ascii="Times New Roman" w:hAnsi="Times New Roman" w:cs="Times New Roman"/>
              <w:sz w:val="20"/>
              <w:szCs w:val="20"/>
              <w:rPrChange w:id="231" w:author="michaelaanas23@gmail.com" w:date="2026-09-25T21:04:00Z" w16du:dateUtc="2026-09-25T13:04:00Z">
                <w:rPr>
                  <w:rFonts w:ascii="Times New Roman" w:hAnsi="Times New Roman" w:cs="Times New Roman"/>
                  <w:sz w:val="22"/>
                  <w:szCs w:val="22"/>
                </w:rPr>
              </w:rPrChange>
            </w:rPr>
            <w:fldChar w:fldCharType="end"/>
          </w:r>
        </w:sdtContent>
      </w:sdt>
      <w:r w:rsidRPr="00734374">
        <w:rPr>
          <w:rFonts w:ascii="Times New Roman" w:hAnsi="Times New Roman" w:cs="Times New Roman"/>
          <w:sz w:val="20"/>
          <w:szCs w:val="20"/>
          <w:rPrChange w:id="232" w:author="michaelaanas23@gmail.com" w:date="2026-09-25T21:04:00Z" w16du:dateUtc="2026-09-25T13:04:00Z">
            <w:rPr>
              <w:rFonts w:ascii="Times New Roman" w:hAnsi="Times New Roman" w:cs="Times New Roman"/>
              <w:sz w:val="22"/>
              <w:szCs w:val="22"/>
            </w:rPr>
          </w:rPrChange>
        </w:rPr>
        <w:t>.</w:t>
      </w:r>
    </w:p>
    <w:p w14:paraId="762449D8" w14:textId="7E6D0F3C" w:rsidR="000966A1" w:rsidRPr="00734374" w:rsidRDefault="000966A1">
      <w:pPr>
        <w:spacing w:line="276" w:lineRule="auto"/>
        <w:jc w:val="both"/>
        <w:rPr>
          <w:rFonts w:ascii="Times New Roman" w:hAnsi="Times New Roman" w:cs="Times New Roman"/>
          <w:sz w:val="20"/>
          <w:szCs w:val="20"/>
          <w:rPrChange w:id="233" w:author="michaelaanas23@gmail.com" w:date="2026-09-25T21:04:00Z" w16du:dateUtc="2026-09-25T13:04:00Z">
            <w:rPr>
              <w:rFonts w:ascii="Times New Roman" w:hAnsi="Times New Roman" w:cs="Times New Roman"/>
              <w:sz w:val="22"/>
              <w:szCs w:val="22"/>
            </w:rPr>
          </w:rPrChange>
        </w:rPr>
        <w:pPrChange w:id="234"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235" w:author="michaelaanas23@gmail.com" w:date="2026-09-25T21:04:00Z" w16du:dateUtc="2026-09-25T13:04:00Z">
            <w:rPr>
              <w:rFonts w:ascii="Times New Roman" w:hAnsi="Times New Roman" w:cs="Times New Roman"/>
              <w:b/>
              <w:bCs/>
              <w:sz w:val="22"/>
              <w:szCs w:val="22"/>
            </w:rPr>
          </w:rPrChange>
        </w:rPr>
        <w:t>Specific Problem 3: Inventory Integrity and the Complexity of Container Tracking</w:t>
      </w:r>
    </w:p>
    <w:p w14:paraId="38CD1CAF" w14:textId="7C6F21FC" w:rsidR="000966A1" w:rsidRPr="00734374" w:rsidRDefault="000966A1">
      <w:pPr>
        <w:spacing w:line="276" w:lineRule="auto"/>
        <w:jc w:val="both"/>
        <w:rPr>
          <w:rFonts w:ascii="Times New Roman" w:hAnsi="Times New Roman" w:cs="Times New Roman"/>
          <w:sz w:val="20"/>
          <w:szCs w:val="20"/>
          <w:rPrChange w:id="236" w:author="michaelaanas23@gmail.com" w:date="2026-09-25T21:04:00Z" w16du:dateUtc="2026-09-25T13:04:00Z">
            <w:rPr>
              <w:rFonts w:ascii="Times New Roman" w:hAnsi="Times New Roman" w:cs="Times New Roman"/>
              <w:sz w:val="22"/>
              <w:szCs w:val="22"/>
            </w:rPr>
          </w:rPrChange>
        </w:rPr>
        <w:pPrChange w:id="237"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238" w:author="michaelaanas23@gmail.com" w:date="2026-09-25T21:04:00Z" w16du:dateUtc="2026-09-25T13:04:00Z">
            <w:rPr>
              <w:rFonts w:ascii="Times New Roman" w:hAnsi="Times New Roman" w:cs="Times New Roman"/>
              <w:sz w:val="22"/>
              <w:szCs w:val="22"/>
            </w:rPr>
          </w:rPrChange>
        </w:rPr>
        <w:t>In a water refilling business, the water is the product, but the primary circulating asset is the container—the heavy-duty, blue 5-gallon containers. High Island V faces a constant struggle with "Inventory Shrinkage," which refers to the loss of containers, seals, and caps that cannot be accounted for at the end of a business day.</w:t>
      </w:r>
    </w:p>
    <w:p w14:paraId="2C0EE2C4" w14:textId="24C61B73" w:rsidR="000966A1" w:rsidRPr="00734374" w:rsidRDefault="000966A1">
      <w:pPr>
        <w:spacing w:line="276" w:lineRule="auto"/>
        <w:jc w:val="both"/>
        <w:rPr>
          <w:rFonts w:ascii="Times New Roman" w:hAnsi="Times New Roman" w:cs="Times New Roman"/>
          <w:sz w:val="20"/>
          <w:szCs w:val="20"/>
          <w:rPrChange w:id="239" w:author="michaelaanas23@gmail.com" w:date="2026-09-25T21:04:00Z" w16du:dateUtc="2026-09-25T13:04:00Z">
            <w:rPr>
              <w:rFonts w:ascii="Times New Roman" w:hAnsi="Times New Roman" w:cs="Times New Roman"/>
              <w:sz w:val="22"/>
              <w:szCs w:val="22"/>
            </w:rPr>
          </w:rPrChange>
        </w:rPr>
        <w:pPrChange w:id="240"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241" w:author="michaelaanas23@gmail.com" w:date="2026-09-25T21:04:00Z" w16du:dateUtc="2026-09-25T13:04:00Z">
            <w:rPr>
              <w:rFonts w:ascii="Times New Roman" w:hAnsi="Times New Roman" w:cs="Times New Roman"/>
              <w:sz w:val="22"/>
              <w:szCs w:val="22"/>
            </w:rPr>
          </w:rPrChange>
        </w:rPr>
        <w:t>The current manual system fails to maintain a "real-time" link between a completed sale and its corresponding inventory deduction. A major logistical challenge occurs during delivery operations. When a delivery rider takes twenty full containers to a residential area and returns with eighteen empties, the manual reconciliation of those missing containers is often neglected during busy shifts. Over time, the company loses track of hundreds of containers spread across its customer base. </w:t>
      </w:r>
    </w:p>
    <w:p w14:paraId="6BBBB456" w14:textId="7772F05C" w:rsidR="000966A1" w:rsidRPr="00734374" w:rsidRDefault="000966A1">
      <w:pPr>
        <w:spacing w:line="276" w:lineRule="auto"/>
        <w:jc w:val="both"/>
        <w:rPr>
          <w:rFonts w:ascii="Times New Roman" w:hAnsi="Times New Roman" w:cs="Times New Roman"/>
          <w:sz w:val="20"/>
          <w:szCs w:val="20"/>
          <w:rPrChange w:id="242" w:author="michaelaanas23@gmail.com" w:date="2026-09-25T21:04:00Z" w16du:dateUtc="2026-09-25T13:04:00Z">
            <w:rPr>
              <w:rFonts w:ascii="Times New Roman" w:hAnsi="Times New Roman" w:cs="Times New Roman"/>
              <w:sz w:val="22"/>
              <w:szCs w:val="22"/>
            </w:rPr>
          </w:rPrChange>
        </w:rPr>
        <w:pPrChange w:id="243"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244" w:author="michaelaanas23@gmail.com" w:date="2026-09-25T21:04:00Z" w16du:dateUtc="2026-09-25T13:04:00Z">
            <w:rPr>
              <w:rFonts w:ascii="Times New Roman" w:hAnsi="Times New Roman" w:cs="Times New Roman"/>
              <w:sz w:val="22"/>
              <w:szCs w:val="22"/>
            </w:rPr>
          </w:rPrChange>
        </w:rPr>
        <w:t>Without an automated system that monitors every cap, seal, and gallon used, the business frequently suffers from "emergency stockouts." Management often realizes they are out of essential supplies—like alkaline filters or tamper-evident seals—only when the shelf is already empty. This forces them to either turn away customers, resulting in lost revenue and damaged reputation, or pay premium prices for last-minute, local supplies, which slashes their profit margins.</w:t>
      </w:r>
    </w:p>
    <w:p w14:paraId="1B0236E3" w14:textId="77777777" w:rsidR="000966A1" w:rsidRPr="00734374" w:rsidRDefault="000966A1">
      <w:pPr>
        <w:spacing w:line="276" w:lineRule="auto"/>
        <w:jc w:val="both"/>
        <w:rPr>
          <w:rFonts w:ascii="Times New Roman" w:hAnsi="Times New Roman" w:cs="Times New Roman"/>
          <w:sz w:val="20"/>
          <w:szCs w:val="20"/>
          <w:rPrChange w:id="245" w:author="michaelaanas23@gmail.com" w:date="2026-09-25T21:04:00Z" w16du:dateUtc="2026-09-25T13:04:00Z">
            <w:rPr>
              <w:rFonts w:ascii="Times New Roman" w:hAnsi="Times New Roman" w:cs="Times New Roman"/>
              <w:sz w:val="22"/>
              <w:szCs w:val="22"/>
            </w:rPr>
          </w:rPrChange>
        </w:rPr>
        <w:pPrChange w:id="246"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247" w:author="michaelaanas23@gmail.com" w:date="2026-09-25T21:04:00Z" w16du:dateUtc="2026-09-25T13:04:00Z">
            <w:rPr>
              <w:rFonts w:ascii="Times New Roman" w:hAnsi="Times New Roman" w:cs="Times New Roman"/>
              <w:b/>
              <w:bCs/>
              <w:sz w:val="22"/>
              <w:szCs w:val="22"/>
            </w:rPr>
          </w:rPrChange>
        </w:rPr>
        <w:t>Specific Problem 4: Absence of Data Visualization and Decision Support</w:t>
      </w:r>
    </w:p>
    <w:p w14:paraId="0EA8254A" w14:textId="0F7BF5E2" w:rsidR="000966A1" w:rsidRPr="00734374" w:rsidRDefault="000966A1">
      <w:pPr>
        <w:spacing w:line="276" w:lineRule="auto"/>
        <w:jc w:val="both"/>
        <w:rPr>
          <w:rFonts w:ascii="Times New Roman" w:hAnsi="Times New Roman" w:cs="Times New Roman"/>
          <w:sz w:val="20"/>
          <w:szCs w:val="20"/>
          <w:rPrChange w:id="248" w:author="michaelaanas23@gmail.com" w:date="2026-09-25T21:04:00Z" w16du:dateUtc="2026-09-25T13:04:00Z">
            <w:rPr>
              <w:rFonts w:ascii="Times New Roman" w:hAnsi="Times New Roman" w:cs="Times New Roman"/>
              <w:sz w:val="22"/>
              <w:szCs w:val="22"/>
            </w:rPr>
          </w:rPrChange>
        </w:rPr>
        <w:pPrChange w:id="249"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250" w:author="michaelaanas23@gmail.com" w:date="2026-09-25T21:04:00Z" w16du:dateUtc="2026-09-25T13:04:00Z">
            <w:rPr>
              <w:rFonts w:ascii="Times New Roman" w:hAnsi="Times New Roman" w:cs="Times New Roman"/>
              <w:sz w:val="22"/>
              <w:szCs w:val="22"/>
            </w:rPr>
          </w:rPrChange>
        </w:rPr>
        <w:t>The raw data currently collected in High Island V’s logbooks is "flat." It consists of long, chronological lists of numbers and names that provide no immediate insight into business trends or health. Management currently lacks the analytical tools required to turn these thousands of entries into "actionable intelligence." In the current state, owners and managers must spend hours, if not days, manually calculating totals to see if the business is improving.</w:t>
      </w:r>
    </w:p>
    <w:p w14:paraId="6AD06F4C" w14:textId="61DCBA13" w:rsidR="009855AD" w:rsidRPr="00734374" w:rsidRDefault="000966A1">
      <w:pPr>
        <w:spacing w:line="276" w:lineRule="auto"/>
        <w:jc w:val="both"/>
        <w:rPr>
          <w:rFonts w:ascii="Times New Roman" w:hAnsi="Times New Roman" w:cs="Times New Roman"/>
          <w:sz w:val="20"/>
          <w:szCs w:val="20"/>
          <w:rPrChange w:id="251" w:author="michaelaanas23@gmail.com" w:date="2026-09-25T21:04:00Z" w16du:dateUtc="2026-09-25T13:04:00Z">
            <w:rPr>
              <w:rFonts w:ascii="Times New Roman" w:hAnsi="Times New Roman" w:cs="Times New Roman"/>
              <w:sz w:val="22"/>
              <w:szCs w:val="22"/>
            </w:rPr>
          </w:rPrChange>
        </w:rPr>
        <w:pPrChange w:id="252"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253" w:author="michaelaanas23@gmail.com" w:date="2026-09-25T21:04:00Z" w16du:dateUtc="2026-09-25T13:04:00Z">
            <w:rPr>
              <w:rFonts w:ascii="Times New Roman" w:hAnsi="Times New Roman" w:cs="Times New Roman"/>
              <w:sz w:val="22"/>
              <w:szCs w:val="22"/>
            </w:rPr>
          </w:rPrChange>
        </w:rPr>
        <w:t>Without automated reporting and data visualization—such as bar charts showing monthly growth or pie charts showing product distribution—the owners cannot easily identify patterns. For example, they may not notice that alkaline water sales are booming in the city branch but failing in the provincial branch until it is too late to adjust their marketing. This lack of visual decision support means that management must rely on "intuition" or "gut feelings" rather than hard evidence. In an increasingly professionalized industry, relying on guesswork puts High Island V at a strategic disadvantage. Larger franchises use sophisticated Point of Sale (POS) analytics to optimize their operations; without similar tools, High Island V struggles to compete on the same level of efficiency.</w:t>
      </w:r>
    </w:p>
    <w:p w14:paraId="69CD700F" w14:textId="77777777" w:rsidR="000966A1" w:rsidRPr="00734374" w:rsidRDefault="000966A1">
      <w:pPr>
        <w:spacing w:line="276" w:lineRule="auto"/>
        <w:jc w:val="both"/>
        <w:rPr>
          <w:rFonts w:ascii="Times New Roman" w:hAnsi="Times New Roman" w:cs="Times New Roman"/>
          <w:sz w:val="20"/>
          <w:szCs w:val="20"/>
          <w:rPrChange w:id="254" w:author="michaelaanas23@gmail.com" w:date="2026-09-25T21:04:00Z" w16du:dateUtc="2026-09-25T13:04:00Z">
            <w:rPr>
              <w:rFonts w:ascii="Times New Roman" w:hAnsi="Times New Roman" w:cs="Times New Roman"/>
              <w:sz w:val="22"/>
              <w:szCs w:val="22"/>
            </w:rPr>
          </w:rPrChange>
        </w:rPr>
        <w:pPrChange w:id="255"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256" w:author="michaelaanas23@gmail.com" w:date="2026-09-25T21:04:00Z" w16du:dateUtc="2026-09-25T13:04:00Z">
            <w:rPr>
              <w:rFonts w:ascii="Times New Roman" w:hAnsi="Times New Roman" w:cs="Times New Roman"/>
              <w:b/>
              <w:bCs/>
              <w:sz w:val="22"/>
              <w:szCs w:val="22"/>
            </w:rPr>
          </w:rPrChange>
        </w:rPr>
        <w:t>Specific Problem 5: Lack of Predictive Analytics for Sales Forecasting</w:t>
      </w:r>
    </w:p>
    <w:p w14:paraId="7E0A0DBD" w14:textId="6EEAEA20" w:rsidR="000966A1" w:rsidRPr="00734374" w:rsidRDefault="000966A1">
      <w:pPr>
        <w:spacing w:line="276" w:lineRule="auto"/>
        <w:ind w:firstLine="357"/>
        <w:jc w:val="both"/>
        <w:rPr>
          <w:rFonts w:ascii="Times New Roman" w:hAnsi="Times New Roman" w:cs="Times New Roman"/>
          <w:sz w:val="20"/>
          <w:szCs w:val="20"/>
          <w:rPrChange w:id="257" w:author="michaelaanas23@gmail.com" w:date="2026-09-25T21:04:00Z" w16du:dateUtc="2026-09-25T13:04:00Z">
            <w:rPr>
              <w:rFonts w:ascii="Times New Roman" w:hAnsi="Times New Roman" w:cs="Times New Roman"/>
              <w:sz w:val="22"/>
              <w:szCs w:val="22"/>
            </w:rPr>
          </w:rPrChange>
        </w:rPr>
        <w:pPrChange w:id="258"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259" w:author="michaelaanas23@gmail.com" w:date="2026-09-25T21:04:00Z" w16du:dateUtc="2026-09-25T13:04:00Z">
            <w:rPr>
              <w:rFonts w:ascii="Times New Roman" w:hAnsi="Times New Roman" w:cs="Times New Roman"/>
              <w:sz w:val="22"/>
              <w:szCs w:val="22"/>
            </w:rPr>
          </w:rPrChange>
        </w:rPr>
        <w:t>A critical deficiency in High Island V's current operation is its inability to anticipate future demand. The business is currently "reactive" and purely historical; it knows what it sold yesterday, but it has no systematic, mathematical way to predict what it will sell next week. This makes the scheduling of staff and the ordering of supplies a guessing game.</w:t>
      </w:r>
    </w:p>
    <w:p w14:paraId="2D560C01" w14:textId="7EBD1593" w:rsidR="000966A1" w:rsidRPr="00734374" w:rsidRDefault="000966A1">
      <w:pPr>
        <w:spacing w:line="276" w:lineRule="auto"/>
        <w:jc w:val="both"/>
        <w:rPr>
          <w:rFonts w:ascii="Times New Roman" w:hAnsi="Times New Roman" w:cs="Times New Roman"/>
          <w:sz w:val="20"/>
          <w:szCs w:val="20"/>
          <w:rPrChange w:id="260" w:author="michaelaanas23@gmail.com" w:date="2026-09-25T21:04:00Z" w16du:dateUtc="2026-09-25T13:04:00Z">
            <w:rPr>
              <w:rFonts w:ascii="Times New Roman" w:hAnsi="Times New Roman" w:cs="Times New Roman"/>
              <w:sz w:val="22"/>
              <w:szCs w:val="22"/>
            </w:rPr>
          </w:rPrChange>
        </w:rPr>
        <w:pPrChange w:id="261" w:author="michaelaanas23@gmail.com" w:date="2026-09-25T21:55:00Z" w16du:dateUtc="2026-09-25T13:55:00Z">
          <w:pPr>
            <w:spacing w:line="360" w:lineRule="auto"/>
            <w:ind w:firstLine="357"/>
            <w:jc w:val="both"/>
          </w:pPr>
        </w:pPrChange>
      </w:pPr>
      <w:del w:id="262" w:author="michaelaanas23@gmail.com" w:date="2026-09-25T21:04:00Z" w16du:dateUtc="2026-09-25T13:04:00Z">
        <w:r w:rsidRPr="00734374" w:rsidDel="00734374">
          <w:rPr>
            <w:rFonts w:ascii="Times New Roman" w:hAnsi="Times New Roman" w:cs="Times New Roman"/>
            <w:sz w:val="20"/>
            <w:szCs w:val="20"/>
            <w:rPrChange w:id="263" w:author="michaelaanas23@gmail.com" w:date="2026-09-25T21:04:00Z" w16du:dateUtc="2026-09-25T13:04:00Z">
              <w:rPr>
                <w:rFonts w:ascii="Times New Roman" w:hAnsi="Times New Roman" w:cs="Times New Roman"/>
                <w:sz w:val="22"/>
                <w:szCs w:val="22"/>
              </w:rPr>
            </w:rPrChange>
          </w:rPr>
          <w:delText> </w:delText>
        </w:r>
      </w:del>
      <w:r w:rsidRPr="00734374">
        <w:rPr>
          <w:rFonts w:ascii="Times New Roman" w:hAnsi="Times New Roman" w:cs="Times New Roman"/>
          <w:sz w:val="20"/>
          <w:szCs w:val="20"/>
          <w:rPrChange w:id="264" w:author="michaelaanas23@gmail.com" w:date="2026-09-25T21:04:00Z" w16du:dateUtc="2026-09-25T13:04:00Z">
            <w:rPr>
              <w:rFonts w:ascii="Times New Roman" w:hAnsi="Times New Roman" w:cs="Times New Roman"/>
              <w:sz w:val="22"/>
              <w:szCs w:val="22"/>
            </w:rPr>
          </w:rPrChange>
        </w:rPr>
        <w:t>This study identifies a major need for a mathematical approach to forecasting. Without a model like Simple Linear Regression to analyze the last 30 days of sales data, the business cannot accurately predict the upcoming 7 days of demand</w:t>
      </w:r>
      <w:sdt>
        <w:sdtPr>
          <w:rPr>
            <w:rFonts w:ascii="Times New Roman" w:hAnsi="Times New Roman" w:cs="Times New Roman"/>
            <w:sz w:val="20"/>
            <w:szCs w:val="20"/>
          </w:rPr>
          <w:id w:val="-861511467"/>
          <w:citation/>
        </w:sdtPr>
        <w:sdtContent>
          <w:r w:rsidR="00F52DA7" w:rsidRPr="00734374">
            <w:rPr>
              <w:rFonts w:ascii="Times New Roman" w:hAnsi="Times New Roman" w:cs="Times New Roman"/>
              <w:sz w:val="20"/>
              <w:szCs w:val="20"/>
              <w:rPrChange w:id="265" w:author="michaelaanas23@gmail.com" w:date="2026-09-25T21:04:00Z" w16du:dateUtc="2026-09-25T13:04:00Z">
                <w:rPr>
                  <w:rFonts w:ascii="Times New Roman" w:hAnsi="Times New Roman" w:cs="Times New Roman"/>
                  <w:sz w:val="22"/>
                  <w:szCs w:val="22"/>
                </w:rPr>
              </w:rPrChange>
            </w:rPr>
            <w:fldChar w:fldCharType="begin"/>
          </w:r>
          <w:r w:rsidR="003B1EE1" w:rsidRPr="00734374">
            <w:rPr>
              <w:rFonts w:ascii="Times New Roman" w:hAnsi="Times New Roman" w:cs="Times New Roman"/>
              <w:sz w:val="20"/>
              <w:szCs w:val="20"/>
              <w:rPrChange w:id="266" w:author="michaelaanas23@gmail.com" w:date="2026-09-25T21:04:00Z" w16du:dateUtc="2026-09-25T13:04:00Z">
                <w:rPr>
                  <w:rFonts w:ascii="Times New Roman" w:hAnsi="Times New Roman" w:cs="Times New Roman"/>
                  <w:sz w:val="22"/>
                  <w:szCs w:val="22"/>
                </w:rPr>
              </w:rPrChange>
            </w:rPr>
            <w:instrText xml:space="preserve">CITATION Kei04 \l 1033 </w:instrText>
          </w:r>
          <w:r w:rsidR="00F52DA7" w:rsidRPr="00734374">
            <w:rPr>
              <w:rFonts w:ascii="Times New Roman" w:hAnsi="Times New Roman" w:cs="Times New Roman"/>
              <w:sz w:val="20"/>
              <w:szCs w:val="20"/>
              <w:rPrChange w:id="267" w:author="michaelaanas23@gmail.com" w:date="2026-09-25T21:04:00Z" w16du:dateUtc="2026-09-25T13:04:00Z">
                <w:rPr>
                  <w:rFonts w:ascii="Times New Roman" w:hAnsi="Times New Roman" w:cs="Times New Roman"/>
                  <w:sz w:val="22"/>
                  <w:szCs w:val="22"/>
                </w:rPr>
              </w:rPrChange>
            </w:rPr>
            <w:fldChar w:fldCharType="separate"/>
          </w:r>
          <w:r w:rsidR="003B1EE1" w:rsidRPr="00734374">
            <w:rPr>
              <w:rFonts w:ascii="Times New Roman" w:hAnsi="Times New Roman" w:cs="Times New Roman"/>
              <w:noProof/>
              <w:sz w:val="20"/>
              <w:szCs w:val="20"/>
              <w:rPrChange w:id="268" w:author="michaelaanas23@gmail.com" w:date="2026-09-25T21:04:00Z" w16du:dateUtc="2026-09-25T13:04:00Z">
                <w:rPr>
                  <w:rFonts w:ascii="Times New Roman" w:hAnsi="Times New Roman" w:cs="Times New Roman"/>
                  <w:noProof/>
                  <w:sz w:val="22"/>
                  <w:szCs w:val="22"/>
                </w:rPr>
              </w:rPrChange>
            </w:rPr>
            <w:t xml:space="preserve"> [5]</w:t>
          </w:r>
          <w:r w:rsidR="00F52DA7" w:rsidRPr="00734374">
            <w:rPr>
              <w:rFonts w:ascii="Times New Roman" w:hAnsi="Times New Roman" w:cs="Times New Roman"/>
              <w:sz w:val="20"/>
              <w:szCs w:val="20"/>
              <w:rPrChange w:id="269" w:author="michaelaanas23@gmail.com" w:date="2026-09-25T21:04:00Z" w16du:dateUtc="2026-09-25T13:04:00Z">
                <w:rPr>
                  <w:rFonts w:ascii="Times New Roman" w:hAnsi="Times New Roman" w:cs="Times New Roman"/>
                  <w:sz w:val="22"/>
                  <w:szCs w:val="22"/>
                </w:rPr>
              </w:rPrChange>
            </w:rPr>
            <w:fldChar w:fldCharType="end"/>
          </w:r>
        </w:sdtContent>
      </w:sdt>
      <w:r w:rsidRPr="00734374">
        <w:rPr>
          <w:rFonts w:ascii="Times New Roman" w:hAnsi="Times New Roman" w:cs="Times New Roman"/>
          <w:sz w:val="20"/>
          <w:szCs w:val="20"/>
          <w:rPrChange w:id="270" w:author="michaelaanas23@gmail.com" w:date="2026-09-25T21:04:00Z" w16du:dateUtc="2026-09-25T13:04:00Z">
            <w:rPr>
              <w:rFonts w:ascii="Times New Roman" w:hAnsi="Times New Roman" w:cs="Times New Roman"/>
              <w:sz w:val="22"/>
              <w:szCs w:val="22"/>
            </w:rPr>
          </w:rPrChange>
        </w:rPr>
        <w:t>. This leads to two costly extremes. First, "Over-preparing," where too many staff members are scheduled and too much water is processed, leading to wasted labor and electricity. Second, "Under-preparing," where the station is overwhelmed by unexpected demand, leading to long wait times, exhausted staff, and lost revenue. The absence of a predictive module prevents High Island V from optimizing its resource allocation and maintaining a consistent service level.</w:t>
      </w:r>
    </w:p>
    <w:p w14:paraId="59173EC1" w14:textId="77777777" w:rsidR="000966A1" w:rsidRPr="00734374" w:rsidRDefault="000966A1">
      <w:pPr>
        <w:spacing w:line="276" w:lineRule="auto"/>
        <w:jc w:val="both"/>
        <w:rPr>
          <w:rFonts w:ascii="Times New Roman" w:hAnsi="Times New Roman" w:cs="Times New Roman"/>
          <w:sz w:val="20"/>
          <w:szCs w:val="20"/>
          <w:rPrChange w:id="271" w:author="michaelaanas23@gmail.com" w:date="2026-09-25T21:04:00Z" w16du:dateUtc="2026-09-25T13:04:00Z">
            <w:rPr>
              <w:rFonts w:ascii="Times New Roman" w:hAnsi="Times New Roman" w:cs="Times New Roman"/>
              <w:sz w:val="22"/>
              <w:szCs w:val="22"/>
            </w:rPr>
          </w:rPrChange>
        </w:rPr>
        <w:pPrChange w:id="272"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273" w:author="michaelaanas23@gmail.com" w:date="2026-09-25T21:04:00Z" w16du:dateUtc="2026-09-25T13:04:00Z">
            <w:rPr>
              <w:rFonts w:ascii="Times New Roman" w:hAnsi="Times New Roman" w:cs="Times New Roman"/>
              <w:b/>
              <w:bCs/>
              <w:sz w:val="22"/>
              <w:szCs w:val="22"/>
            </w:rPr>
          </w:rPrChange>
        </w:rPr>
        <w:lastRenderedPageBreak/>
        <w:t>Specific Problem 6: Security Vulnerabilities and Lack of Accountability</w:t>
      </w:r>
    </w:p>
    <w:p w14:paraId="0CF1C6AD" w14:textId="45DE0092" w:rsidR="000966A1" w:rsidRPr="00734374" w:rsidRDefault="000966A1">
      <w:pPr>
        <w:spacing w:line="276" w:lineRule="auto"/>
        <w:ind w:firstLine="357"/>
        <w:jc w:val="both"/>
        <w:rPr>
          <w:rFonts w:ascii="Times New Roman" w:hAnsi="Times New Roman" w:cs="Times New Roman"/>
          <w:sz w:val="20"/>
          <w:szCs w:val="20"/>
          <w:rPrChange w:id="274" w:author="michaelaanas23@gmail.com" w:date="2026-09-25T21:04:00Z" w16du:dateUtc="2026-09-25T13:04:00Z">
            <w:rPr>
              <w:rFonts w:ascii="Times New Roman" w:hAnsi="Times New Roman" w:cs="Times New Roman"/>
              <w:sz w:val="22"/>
              <w:szCs w:val="22"/>
            </w:rPr>
          </w:rPrChange>
        </w:rPr>
        <w:pPrChange w:id="275" w:author="michaelaanas23@gmail.com" w:date="2026-09-25T21:55:00Z" w16du:dateUtc="2026-09-25T13:55:00Z">
          <w:pPr>
            <w:spacing w:line="360" w:lineRule="auto"/>
            <w:ind w:firstLine="357"/>
            <w:jc w:val="both"/>
          </w:pPr>
        </w:pPrChange>
      </w:pPr>
      <w:del w:id="276" w:author="michaelaanas23@gmail.com" w:date="2026-09-25T21:04:00Z" w16du:dateUtc="2026-09-25T13:04:00Z">
        <w:r w:rsidRPr="00734374" w:rsidDel="00734374">
          <w:rPr>
            <w:rFonts w:ascii="Times New Roman" w:hAnsi="Times New Roman" w:cs="Times New Roman"/>
            <w:sz w:val="20"/>
            <w:szCs w:val="20"/>
            <w:rPrChange w:id="277" w:author="michaelaanas23@gmail.com" w:date="2026-09-25T21:04:00Z" w16du:dateUtc="2026-09-25T13:04:00Z">
              <w:rPr>
                <w:rFonts w:ascii="Times New Roman" w:hAnsi="Times New Roman" w:cs="Times New Roman"/>
                <w:sz w:val="22"/>
                <w:szCs w:val="22"/>
              </w:rPr>
            </w:rPrChange>
          </w:rPr>
          <w:delText> </w:delText>
        </w:r>
      </w:del>
      <w:r w:rsidRPr="00734374">
        <w:rPr>
          <w:rFonts w:ascii="Times New Roman" w:hAnsi="Times New Roman" w:cs="Times New Roman"/>
          <w:sz w:val="20"/>
          <w:szCs w:val="20"/>
          <w:rPrChange w:id="278" w:author="michaelaanas23@gmail.com" w:date="2026-09-25T21:04:00Z" w16du:dateUtc="2026-09-25T13:04:00Z">
            <w:rPr>
              <w:rFonts w:ascii="Times New Roman" w:hAnsi="Times New Roman" w:cs="Times New Roman"/>
              <w:sz w:val="22"/>
              <w:szCs w:val="22"/>
            </w:rPr>
          </w:rPrChange>
        </w:rPr>
        <w:t>Finally, the current manual system poses significant security and accountability risks. Physical logbooks offer zero data security. Anyone with physical access to the counter—whether an employee, a delivery rider, or an inquisitive customer—can potentially view the company’s total earnings, customer contact lists, and sensitive expense records.</w:t>
      </w:r>
    </w:p>
    <w:p w14:paraId="1614E123" w14:textId="58549561" w:rsidR="000966A1" w:rsidRPr="00734374" w:rsidRDefault="000966A1">
      <w:pPr>
        <w:spacing w:line="276" w:lineRule="auto"/>
        <w:jc w:val="both"/>
        <w:rPr>
          <w:rFonts w:ascii="Times New Roman" w:hAnsi="Times New Roman" w:cs="Times New Roman"/>
          <w:sz w:val="20"/>
          <w:szCs w:val="20"/>
          <w:rPrChange w:id="279" w:author="michaelaanas23@gmail.com" w:date="2026-09-25T21:04:00Z" w16du:dateUtc="2026-09-25T13:04:00Z">
            <w:rPr>
              <w:rFonts w:ascii="Times New Roman" w:hAnsi="Times New Roman" w:cs="Times New Roman"/>
              <w:sz w:val="22"/>
              <w:szCs w:val="22"/>
            </w:rPr>
          </w:rPrChange>
        </w:rPr>
        <w:pPrChange w:id="280" w:author="michaelaanas23@gmail.com" w:date="2026-09-25T21:55:00Z" w16du:dateUtc="2026-09-25T13:55:00Z">
          <w:pPr>
            <w:spacing w:line="360" w:lineRule="auto"/>
            <w:ind w:firstLine="357"/>
            <w:jc w:val="both"/>
          </w:pPr>
        </w:pPrChange>
      </w:pPr>
      <w:del w:id="281" w:author="michaelaanas23@gmail.com" w:date="2026-09-25T21:04:00Z" w16du:dateUtc="2026-09-25T13:04:00Z">
        <w:r w:rsidRPr="00734374" w:rsidDel="00734374">
          <w:rPr>
            <w:rFonts w:ascii="Times New Roman" w:hAnsi="Times New Roman" w:cs="Times New Roman"/>
            <w:sz w:val="20"/>
            <w:szCs w:val="20"/>
            <w:rPrChange w:id="282" w:author="michaelaanas23@gmail.com" w:date="2026-09-25T21:04:00Z" w16du:dateUtc="2026-09-25T13:04:00Z">
              <w:rPr>
                <w:rFonts w:ascii="Times New Roman" w:hAnsi="Times New Roman" w:cs="Times New Roman"/>
                <w:sz w:val="22"/>
                <w:szCs w:val="22"/>
              </w:rPr>
            </w:rPrChange>
          </w:rPr>
          <w:delText> </w:delText>
        </w:r>
      </w:del>
      <w:r w:rsidRPr="00734374">
        <w:rPr>
          <w:rFonts w:ascii="Times New Roman" w:hAnsi="Times New Roman" w:cs="Times New Roman"/>
          <w:sz w:val="20"/>
          <w:szCs w:val="20"/>
          <w:rPrChange w:id="283" w:author="michaelaanas23@gmail.com" w:date="2026-09-25T21:04:00Z" w16du:dateUtc="2026-09-25T13:04:00Z">
            <w:rPr>
              <w:rFonts w:ascii="Times New Roman" w:hAnsi="Times New Roman" w:cs="Times New Roman"/>
              <w:sz w:val="22"/>
              <w:szCs w:val="22"/>
            </w:rPr>
          </w:rPrChange>
        </w:rPr>
        <w:t>Furthermore, there is no "Audit Trail" in a paper-based system. If a record is erased, crossed out, or a total is changed, there is no way for the owner to verify who made the change, when it was made, or if it was done for a legitimate reason. This lack of a secure, Role-Based Access Control (RBAC) system—where front-desk staff only see the sales screen while managers see the financial reports—creates an environment of low accountability.</w:t>
      </w:r>
    </w:p>
    <w:p w14:paraId="3A0DCAEA" w14:textId="77777777" w:rsidR="000966A1" w:rsidRPr="00734374" w:rsidDel="0026620A" w:rsidRDefault="000966A1">
      <w:pPr>
        <w:spacing w:line="276" w:lineRule="auto"/>
        <w:jc w:val="both"/>
        <w:rPr>
          <w:del w:id="284" w:author="michaelaanas23@gmail.com" w:date="2026-09-25T22:03:00Z" w16du:dateUtc="2026-09-25T14:03:00Z"/>
          <w:rFonts w:ascii="Times New Roman" w:hAnsi="Times New Roman" w:cs="Times New Roman"/>
          <w:sz w:val="20"/>
          <w:szCs w:val="20"/>
          <w:rPrChange w:id="285" w:author="michaelaanas23@gmail.com" w:date="2026-09-25T21:04:00Z" w16du:dateUtc="2026-09-25T13:04:00Z">
            <w:rPr>
              <w:del w:id="286" w:author="michaelaanas23@gmail.com" w:date="2026-09-25T22:03:00Z" w16du:dateUtc="2026-09-25T14:03:00Z"/>
              <w:rFonts w:ascii="Times New Roman" w:hAnsi="Times New Roman" w:cs="Times New Roman"/>
              <w:sz w:val="22"/>
              <w:szCs w:val="22"/>
            </w:rPr>
          </w:rPrChange>
        </w:rPr>
        <w:pPrChange w:id="287" w:author="michaelaanas23@gmail.com" w:date="2026-09-25T21:55:00Z" w16du:dateUtc="2026-09-25T13:55:00Z">
          <w:pPr>
            <w:spacing w:line="360" w:lineRule="auto"/>
            <w:ind w:firstLine="357"/>
            <w:jc w:val="both"/>
          </w:pPr>
        </w:pPrChange>
      </w:pPr>
      <w:del w:id="288" w:author="michaelaanas23@gmail.com" w:date="2026-09-25T21:04:00Z" w16du:dateUtc="2026-09-25T13:04:00Z">
        <w:r w:rsidRPr="00734374" w:rsidDel="00734374">
          <w:rPr>
            <w:rFonts w:ascii="Times New Roman" w:hAnsi="Times New Roman" w:cs="Times New Roman"/>
            <w:sz w:val="20"/>
            <w:szCs w:val="20"/>
            <w:rPrChange w:id="289" w:author="michaelaanas23@gmail.com" w:date="2026-09-25T21:04:00Z" w16du:dateUtc="2026-09-25T13:04:00Z">
              <w:rPr>
                <w:rFonts w:ascii="Times New Roman" w:hAnsi="Times New Roman" w:cs="Times New Roman"/>
                <w:sz w:val="22"/>
                <w:szCs w:val="22"/>
              </w:rPr>
            </w:rPrChange>
          </w:rPr>
          <w:delText> </w:delText>
        </w:r>
      </w:del>
      <w:r w:rsidRPr="00734374">
        <w:rPr>
          <w:rFonts w:ascii="Times New Roman" w:hAnsi="Times New Roman" w:cs="Times New Roman"/>
          <w:sz w:val="20"/>
          <w:szCs w:val="20"/>
          <w:rPrChange w:id="290" w:author="michaelaanas23@gmail.com" w:date="2026-09-25T21:04:00Z" w16du:dateUtc="2026-09-25T13:04:00Z">
            <w:rPr>
              <w:rFonts w:ascii="Times New Roman" w:hAnsi="Times New Roman" w:cs="Times New Roman"/>
              <w:sz w:val="22"/>
              <w:szCs w:val="22"/>
            </w:rPr>
          </w:rPrChange>
        </w:rPr>
        <w:t>As the business grows, it also faces the challenge of protecting its digital future. The current manual setup lacks modern security features like One-Time Passwords (OTP) or encrypted user roles. This leaves the company's sensitive financial data vulnerable to tampering, unauthorized viewing, or internal theft, all of which could be mitigated by a robust, cloud-based management system with built-in security protocols.</w:t>
      </w:r>
    </w:p>
    <w:p w14:paraId="2C14C6C5" w14:textId="77777777" w:rsidR="000966A1" w:rsidRPr="006E4779" w:rsidRDefault="000966A1">
      <w:pPr>
        <w:spacing w:line="276" w:lineRule="auto"/>
        <w:jc w:val="both"/>
        <w:rPr>
          <w:rFonts w:ascii="Times New Roman" w:hAnsi="Times New Roman" w:cs="Times New Roman"/>
        </w:rPr>
        <w:pPrChange w:id="291" w:author="michaelaanas23@gmail.com" w:date="2026-09-25T21:55:00Z" w16du:dateUtc="2026-09-25T13:55:00Z">
          <w:pPr>
            <w:spacing w:line="360" w:lineRule="auto"/>
            <w:jc w:val="both"/>
          </w:pPr>
        </w:pPrChange>
      </w:pPr>
    </w:p>
    <w:p w14:paraId="295F53A7" w14:textId="1F76BCD0" w:rsidR="006E4779" w:rsidRPr="0026620A" w:rsidRDefault="00763EDC" w:rsidP="0026620A">
      <w:pPr>
        <w:pStyle w:val="Heading2"/>
        <w:spacing w:line="360" w:lineRule="auto"/>
        <w:jc w:val="both"/>
        <w:rPr>
          <w:rFonts w:ascii="Times New Roman" w:hAnsi="Times New Roman" w:cs="Times New Roman"/>
          <w:b/>
          <w:bCs/>
          <w:color w:val="000000" w:themeColor="text1"/>
          <w:sz w:val="26"/>
          <w:szCs w:val="26"/>
          <w:rPrChange w:id="292" w:author="michaelaanas23@gmail.com" w:date="2026-09-25T22:03:00Z" w16du:dateUtc="2026-09-25T14:03:00Z">
            <w:rPr>
              <w:color w:val="000000" w:themeColor="text1"/>
            </w:rPr>
          </w:rPrChange>
        </w:rPr>
      </w:pPr>
      <w:r w:rsidRPr="0026620A">
        <w:rPr>
          <w:rFonts w:ascii="Times New Roman" w:hAnsi="Times New Roman" w:cs="Times New Roman"/>
          <w:b/>
          <w:bCs/>
          <w:color w:val="000000" w:themeColor="text1"/>
          <w:sz w:val="26"/>
          <w:szCs w:val="26"/>
          <w:rPrChange w:id="293" w:author="michaelaanas23@gmail.com" w:date="2026-09-25T22:03:00Z" w16du:dateUtc="2026-09-25T14:03:00Z">
            <w:rPr>
              <w:color w:val="000000" w:themeColor="text1"/>
            </w:rPr>
          </w:rPrChange>
        </w:rPr>
        <w:t xml:space="preserve">1.3 </w:t>
      </w:r>
      <w:r w:rsidR="00424098" w:rsidRPr="0026620A">
        <w:rPr>
          <w:rFonts w:ascii="Times New Roman" w:hAnsi="Times New Roman" w:cs="Times New Roman"/>
          <w:b/>
          <w:bCs/>
          <w:color w:val="000000" w:themeColor="text1"/>
          <w:sz w:val="26"/>
          <w:szCs w:val="26"/>
          <w:rPrChange w:id="294" w:author="michaelaanas23@gmail.com" w:date="2026-09-25T22:03:00Z" w16du:dateUtc="2026-09-25T14:03:00Z">
            <w:rPr>
              <w:color w:val="000000" w:themeColor="text1"/>
            </w:rPr>
          </w:rPrChange>
        </w:rPr>
        <w:t>Objectives of the Study</w:t>
      </w:r>
    </w:p>
    <w:p w14:paraId="567E4A97" w14:textId="0039109B" w:rsidR="00424098" w:rsidRPr="00734374" w:rsidRDefault="00424098">
      <w:pPr>
        <w:spacing w:line="276" w:lineRule="auto"/>
        <w:jc w:val="both"/>
        <w:rPr>
          <w:rFonts w:ascii="Times New Roman" w:hAnsi="Times New Roman" w:cs="Times New Roman"/>
          <w:b/>
          <w:bCs/>
          <w:sz w:val="20"/>
          <w:szCs w:val="20"/>
          <w:rPrChange w:id="295" w:author="michaelaanas23@gmail.com" w:date="2026-09-25T21:06:00Z" w16du:dateUtc="2026-09-25T13:06:00Z">
            <w:rPr>
              <w:rFonts w:ascii="Times New Roman" w:hAnsi="Times New Roman" w:cs="Times New Roman"/>
              <w:b/>
              <w:bCs/>
              <w:sz w:val="22"/>
              <w:szCs w:val="22"/>
            </w:rPr>
          </w:rPrChange>
        </w:rPr>
        <w:pPrChange w:id="296"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297" w:author="michaelaanas23@gmail.com" w:date="2026-09-25T21:06:00Z" w16du:dateUtc="2026-09-25T13:06:00Z">
            <w:rPr>
              <w:rFonts w:ascii="Times New Roman" w:hAnsi="Times New Roman" w:cs="Times New Roman"/>
              <w:b/>
              <w:bCs/>
              <w:sz w:val="22"/>
              <w:szCs w:val="22"/>
            </w:rPr>
          </w:rPrChange>
        </w:rPr>
        <w:t>1.3.1 General Objective</w:t>
      </w:r>
    </w:p>
    <w:p w14:paraId="75877CAC" w14:textId="14DDC9FD" w:rsidR="00424098" w:rsidRPr="00734374" w:rsidRDefault="00424098">
      <w:pPr>
        <w:spacing w:line="276" w:lineRule="auto"/>
        <w:ind w:firstLine="357"/>
        <w:jc w:val="both"/>
        <w:rPr>
          <w:rFonts w:ascii="Times New Roman" w:hAnsi="Times New Roman" w:cs="Times New Roman"/>
          <w:sz w:val="20"/>
          <w:szCs w:val="20"/>
          <w:rPrChange w:id="298" w:author="michaelaanas23@gmail.com" w:date="2026-09-25T21:06:00Z" w16du:dateUtc="2026-09-25T13:06:00Z">
            <w:rPr>
              <w:rFonts w:ascii="Times New Roman" w:hAnsi="Times New Roman" w:cs="Times New Roman"/>
              <w:sz w:val="22"/>
              <w:szCs w:val="22"/>
            </w:rPr>
          </w:rPrChange>
        </w:rPr>
        <w:pPrChange w:id="299"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300" w:author="michaelaanas23@gmail.com" w:date="2026-09-25T21:06:00Z" w16du:dateUtc="2026-09-25T13:06:00Z">
            <w:rPr>
              <w:rFonts w:ascii="Times New Roman" w:hAnsi="Times New Roman" w:cs="Times New Roman"/>
              <w:sz w:val="22"/>
              <w:szCs w:val="22"/>
            </w:rPr>
          </w:rPrChange>
        </w:rPr>
        <w:t>The main objective of this study is to develop and evaluate H2Ops: A Responsive Cloud-Based Operations Management System with Automated Sales Analytics and Predictive Forecasting, a comprehensive operations management platform that will fundamentally improve operational decision-making at High Island V by providing efficient, accurate, and timely monitoring of sales, inventory, multi-branch performance, and overall operational productivity through sophisticated data visualization, automated report generation, intelligent stock alert mechanisms, and machine-driven sales forecasting using Simple Linear Regression. This objective encompasses both the rigorous technical development of a fully functional, robust software system and the empirical, evidence-based evaluation of its practical effectiveness, usability, and transformative impact within a real-world multi-branch water refilling business environment.</w:t>
      </w:r>
    </w:p>
    <w:p w14:paraId="7B608857" w14:textId="77777777" w:rsidR="00424098" w:rsidRPr="00734374" w:rsidRDefault="00424098">
      <w:pPr>
        <w:spacing w:line="276" w:lineRule="auto"/>
        <w:ind w:firstLine="357"/>
        <w:jc w:val="both"/>
        <w:rPr>
          <w:rFonts w:ascii="Times New Roman" w:hAnsi="Times New Roman" w:cs="Times New Roman"/>
          <w:sz w:val="20"/>
          <w:szCs w:val="20"/>
          <w:rPrChange w:id="301" w:author="michaelaanas23@gmail.com" w:date="2026-09-25T21:06:00Z" w16du:dateUtc="2026-09-25T13:06:00Z">
            <w:rPr>
              <w:rFonts w:ascii="Times New Roman" w:hAnsi="Times New Roman" w:cs="Times New Roman"/>
              <w:sz w:val="22"/>
              <w:szCs w:val="22"/>
            </w:rPr>
          </w:rPrChange>
        </w:rPr>
        <w:pPrChange w:id="302"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303" w:author="michaelaanas23@gmail.com" w:date="2026-09-25T21:06:00Z" w16du:dateUtc="2026-09-25T13:06:00Z">
            <w:rPr>
              <w:rFonts w:ascii="Times New Roman" w:hAnsi="Times New Roman" w:cs="Times New Roman"/>
              <w:sz w:val="22"/>
              <w:szCs w:val="22"/>
            </w:rPr>
          </w:rPrChange>
        </w:rPr>
        <w:t>The achievement of this general objective necessitates a comprehensive, multi-dimensional approach that systematically addresses several interconnected dimensions of system development, deployment, and assessment. The technical dimension involves designing and building a software system that reliably captures, processes, stores, secures, and presents operational data with high fidelity, minimal latency, and robust error handling across multiple geographically dispersed branches. This includes architecting scalable cloud-based database schemas using MySQL, implementing responsive user interfaces through Flask and Bootstrap, ensuring data integrity through atomic transaction management, and establishing secure access controls through Role-Based Access Control (RBAC) and Email-based One-Time Password (OTP) authentication that protect sensitive business information from unauthorized access, data tampering, or accidental loss. The technical dimension further requires the system to handle real-time synchronization between city and provincial branches, ensuring that every sale, refill, and delivery transaction is reflected in the central database within seconds of occurrence, regardless of the originating location.</w:t>
      </w:r>
    </w:p>
    <w:p w14:paraId="63B96A6A" w14:textId="08107B8D" w:rsidR="00424098" w:rsidRPr="00734374" w:rsidRDefault="00424098">
      <w:pPr>
        <w:spacing w:line="276" w:lineRule="auto"/>
        <w:ind w:firstLine="357"/>
        <w:jc w:val="both"/>
        <w:rPr>
          <w:rFonts w:ascii="Times New Roman" w:hAnsi="Times New Roman" w:cs="Times New Roman"/>
          <w:sz w:val="20"/>
          <w:szCs w:val="20"/>
          <w:rPrChange w:id="304" w:author="michaelaanas23@gmail.com" w:date="2026-09-25T21:06:00Z" w16du:dateUtc="2026-09-25T13:06:00Z">
            <w:rPr>
              <w:rFonts w:ascii="Times New Roman" w:hAnsi="Times New Roman" w:cs="Times New Roman"/>
              <w:sz w:val="22"/>
              <w:szCs w:val="22"/>
            </w:rPr>
          </w:rPrChange>
        </w:rPr>
        <w:pPrChange w:id="305"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306" w:author="michaelaanas23@gmail.com" w:date="2026-09-25T21:06:00Z" w16du:dateUtc="2026-09-25T13:06:00Z">
            <w:rPr>
              <w:rFonts w:ascii="Times New Roman" w:hAnsi="Times New Roman" w:cs="Times New Roman"/>
              <w:sz w:val="22"/>
              <w:szCs w:val="22"/>
            </w:rPr>
          </w:rPrChange>
        </w:rPr>
        <w:t xml:space="preserve">The operational dimension involves ensuring that the system effectively supports, enhances, and seamlessly integrates with High Island V's daily business processes, workflow patterns, and operational rhythms. This requires a deep understanding of how the water refilling business functions during peak demand periods (such as summer months and holidays) versus off-peak periods, how inventory flows from raw water sources through purification, filtration, and final container distribution, how sales transactions are processed across walk-in customers and home/office delivery channels, how reusable gallon containers circulate between the station and customers, and how management currently makes decisions with limited and often delayed information. The system must not merely digitize existing manual processes but optimize and streamline them, eliminating bottlenecks at the point of sale, reducing the cognitive </w:t>
      </w:r>
      <w:r w:rsidRPr="00734374">
        <w:rPr>
          <w:rFonts w:ascii="Times New Roman" w:hAnsi="Times New Roman" w:cs="Times New Roman"/>
          <w:sz w:val="20"/>
          <w:szCs w:val="20"/>
          <w:rPrChange w:id="307" w:author="michaelaanas23@gmail.com" w:date="2026-09-25T21:06:00Z" w16du:dateUtc="2026-09-25T13:06:00Z">
            <w:rPr>
              <w:rFonts w:ascii="Times New Roman" w:hAnsi="Times New Roman" w:cs="Times New Roman"/>
              <w:sz w:val="22"/>
              <w:szCs w:val="22"/>
            </w:rPr>
          </w:rPrChange>
        </w:rPr>
        <w:lastRenderedPageBreak/>
        <w:t>load on staff during high-pressure service hours, and enabling operational practices that were previously impractical or impossible with paper-based records, such as instantly comparing the performance of all branches at the touch of a button.</w:t>
      </w:r>
    </w:p>
    <w:p w14:paraId="003CD781" w14:textId="6C71C0A3" w:rsidR="00424098" w:rsidRPr="00734374" w:rsidRDefault="00424098">
      <w:pPr>
        <w:spacing w:line="276" w:lineRule="auto"/>
        <w:ind w:firstLine="357"/>
        <w:jc w:val="both"/>
        <w:rPr>
          <w:rFonts w:ascii="Times New Roman" w:hAnsi="Times New Roman" w:cs="Times New Roman"/>
          <w:sz w:val="20"/>
          <w:szCs w:val="20"/>
          <w:rPrChange w:id="308" w:author="michaelaanas23@gmail.com" w:date="2026-09-25T21:06:00Z" w16du:dateUtc="2026-09-25T13:06:00Z">
            <w:rPr>
              <w:rFonts w:ascii="Times New Roman" w:hAnsi="Times New Roman" w:cs="Times New Roman"/>
              <w:sz w:val="22"/>
              <w:szCs w:val="22"/>
            </w:rPr>
          </w:rPrChange>
        </w:rPr>
        <w:pPrChange w:id="309"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310" w:author="michaelaanas23@gmail.com" w:date="2026-09-25T21:06:00Z" w16du:dateUtc="2026-09-25T13:06:00Z">
            <w:rPr>
              <w:rFonts w:ascii="Times New Roman" w:hAnsi="Times New Roman" w:cs="Times New Roman"/>
              <w:sz w:val="22"/>
              <w:szCs w:val="22"/>
            </w:rPr>
          </w:rPrChange>
        </w:rPr>
        <w:t xml:space="preserve">The human dimension involves facilitating smooth user adoption, minimizing resistance to technological change, and ensuring that the system is accessible, intuitive, and genuinely valuable to its intended users, including the owners (Super Admins), branch managers, front-desk staff, and delivery riders. This dimension recognizes that technology adoption in small and medium enterprises (SMEs) often fails not because of technical deficiencies, but because of poor alignment with user needs, inadequate training, or disruption of established work practices. </w:t>
      </w:r>
    </w:p>
    <w:p w14:paraId="33BC74D2" w14:textId="40BB73E9" w:rsidR="00424098" w:rsidRPr="00734374" w:rsidRDefault="00424098">
      <w:pPr>
        <w:spacing w:line="276" w:lineRule="auto"/>
        <w:ind w:firstLine="357"/>
        <w:jc w:val="both"/>
        <w:rPr>
          <w:rFonts w:ascii="Times New Roman" w:hAnsi="Times New Roman" w:cs="Times New Roman"/>
          <w:sz w:val="20"/>
          <w:szCs w:val="20"/>
          <w:rPrChange w:id="311" w:author="michaelaanas23@gmail.com" w:date="2026-09-25T21:06:00Z" w16du:dateUtc="2026-09-25T13:06:00Z">
            <w:rPr>
              <w:rFonts w:ascii="Times New Roman" w:hAnsi="Times New Roman" w:cs="Times New Roman"/>
              <w:sz w:val="22"/>
              <w:szCs w:val="22"/>
            </w:rPr>
          </w:rPrChange>
        </w:rPr>
        <w:pPrChange w:id="312"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313" w:author="michaelaanas23@gmail.com" w:date="2026-09-25T21:06:00Z" w16du:dateUtc="2026-09-25T13:06:00Z">
            <w:rPr>
              <w:rFonts w:ascii="Times New Roman" w:hAnsi="Times New Roman" w:cs="Times New Roman"/>
              <w:sz w:val="22"/>
              <w:szCs w:val="22"/>
            </w:rPr>
          </w:rPrChange>
        </w:rPr>
        <w:t>The study, therefore, emphasizes participatory design approaches by involving High Island V staff during the development cycle, iterative user feedback during testing phases, and comprehensive training support to ensure that even employees with minimal computer literacy can confidently operate the system. The system interface is intentionally designed to be simple enough that a new employee can be trained to use it within a single shift, while still providing the depth required by management.</w:t>
      </w:r>
    </w:p>
    <w:p w14:paraId="5A37CA11" w14:textId="2E0636C1" w:rsidR="00424098" w:rsidRPr="00734374" w:rsidRDefault="00424098">
      <w:pPr>
        <w:spacing w:line="276" w:lineRule="auto"/>
        <w:ind w:firstLine="357"/>
        <w:jc w:val="both"/>
        <w:rPr>
          <w:rFonts w:ascii="Times New Roman" w:hAnsi="Times New Roman" w:cs="Times New Roman"/>
          <w:sz w:val="20"/>
          <w:szCs w:val="20"/>
          <w:rPrChange w:id="314" w:author="michaelaanas23@gmail.com" w:date="2026-09-25T21:06:00Z" w16du:dateUtc="2026-09-25T13:06:00Z">
            <w:rPr>
              <w:rFonts w:ascii="Times New Roman" w:hAnsi="Times New Roman" w:cs="Times New Roman"/>
              <w:sz w:val="22"/>
              <w:szCs w:val="22"/>
            </w:rPr>
          </w:rPrChange>
        </w:rPr>
        <w:pPrChange w:id="315"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316" w:author="michaelaanas23@gmail.com" w:date="2026-09-25T21:06:00Z" w16du:dateUtc="2026-09-25T13:06:00Z">
            <w:rPr>
              <w:rFonts w:ascii="Times New Roman" w:hAnsi="Times New Roman" w:cs="Times New Roman"/>
              <w:sz w:val="22"/>
              <w:szCs w:val="22"/>
            </w:rPr>
          </w:rPrChange>
        </w:rPr>
        <w:t xml:space="preserve">The evaluative dimension involves systematically assessing the system's performance against clearly defined criteria encompassing functional correctness, usability, reliability, performance under concurrent multi-branch load, security against unauthorized access, accuracy of the predictive forecasting model, and overall business impact—and documenting the results with methodological rigor for the benefit of both the immediate stakeholders at High Island V and the broader research community interested in information systems adoption within Philippine SMEs, particularly within the water refilling industry. </w:t>
      </w:r>
    </w:p>
    <w:p w14:paraId="748DF510" w14:textId="2C6269DE" w:rsidR="00424098" w:rsidRPr="00734374" w:rsidRDefault="00424098">
      <w:pPr>
        <w:spacing w:line="276" w:lineRule="auto"/>
        <w:ind w:firstLine="357"/>
        <w:jc w:val="both"/>
        <w:rPr>
          <w:rFonts w:ascii="Times New Roman" w:hAnsi="Times New Roman" w:cs="Times New Roman"/>
          <w:sz w:val="20"/>
          <w:szCs w:val="20"/>
          <w:rPrChange w:id="317" w:author="michaelaanas23@gmail.com" w:date="2026-09-25T21:06:00Z" w16du:dateUtc="2026-09-25T13:06:00Z">
            <w:rPr>
              <w:rFonts w:ascii="Times New Roman" w:hAnsi="Times New Roman" w:cs="Times New Roman"/>
              <w:sz w:val="22"/>
              <w:szCs w:val="22"/>
            </w:rPr>
          </w:rPrChange>
        </w:rPr>
        <w:pPrChange w:id="318"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319" w:author="michaelaanas23@gmail.com" w:date="2026-09-25T21:06:00Z" w16du:dateUtc="2026-09-25T13:06:00Z">
            <w:rPr>
              <w:rFonts w:ascii="Times New Roman" w:hAnsi="Times New Roman" w:cs="Times New Roman"/>
              <w:sz w:val="22"/>
              <w:szCs w:val="22"/>
            </w:rPr>
          </w:rPrChange>
        </w:rPr>
        <w:t xml:space="preserve">The evaluation will utilize established software quality standards, including the ISO/IEC 25010 framework, to ensure that the assessment is objective, replicable, and academically valid. By transitioning High Island V from its current reliance on manual, paper-based, and informal record-keeping methods to a centralized, technology-driven, cloud-hosted, data-centric platform, this study aims to address the persistent operational gaps that have historically limited management's capacity to oversee daily activities with accuracy, completeness, and efficiency. </w:t>
      </w:r>
    </w:p>
    <w:p w14:paraId="52D290C9" w14:textId="03A31309" w:rsidR="00424098" w:rsidRPr="00734374" w:rsidRDefault="00424098">
      <w:pPr>
        <w:spacing w:line="276" w:lineRule="auto"/>
        <w:ind w:firstLine="357"/>
        <w:jc w:val="both"/>
        <w:rPr>
          <w:rFonts w:ascii="Times New Roman" w:hAnsi="Times New Roman" w:cs="Times New Roman"/>
          <w:sz w:val="20"/>
          <w:szCs w:val="20"/>
          <w:rPrChange w:id="320" w:author="michaelaanas23@gmail.com" w:date="2026-09-25T21:06:00Z" w16du:dateUtc="2026-09-25T13:06:00Z">
            <w:rPr>
              <w:rFonts w:ascii="Times New Roman" w:hAnsi="Times New Roman" w:cs="Times New Roman"/>
              <w:sz w:val="22"/>
              <w:szCs w:val="22"/>
            </w:rPr>
          </w:rPrChange>
        </w:rPr>
        <w:pPrChange w:id="321"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322" w:author="michaelaanas23@gmail.com" w:date="2026-09-25T21:06:00Z" w16du:dateUtc="2026-09-25T13:06:00Z">
            <w:rPr>
              <w:rFonts w:ascii="Times New Roman" w:hAnsi="Times New Roman" w:cs="Times New Roman"/>
              <w:sz w:val="22"/>
              <w:szCs w:val="22"/>
            </w:rPr>
          </w:rPrChange>
        </w:rPr>
        <w:t>These gaps include the inability to track real-time inventory levels of water containers, caps, seals, and filtration components; the difficulty of identifying sales trends and consumer demand patterns across different branches; the labor-intensive nature of manual report compilation that consumes hours of management time each week; the high risk of human error in handwritten data recording and arithmetic calculations; the absence of organized historical data needed for comparative analysis and demand forecasting; and the lack of a secure audit trail capable of identifying who performed which transaction at which branch and at what specific time.</w:t>
      </w:r>
    </w:p>
    <w:p w14:paraId="298E3E7F" w14:textId="255BDBE0" w:rsidR="00424098" w:rsidRPr="00734374" w:rsidRDefault="00424098">
      <w:pPr>
        <w:spacing w:line="276" w:lineRule="auto"/>
        <w:ind w:firstLine="357"/>
        <w:jc w:val="both"/>
        <w:rPr>
          <w:rFonts w:ascii="Times New Roman" w:hAnsi="Times New Roman" w:cs="Times New Roman"/>
          <w:sz w:val="20"/>
          <w:szCs w:val="20"/>
          <w:rPrChange w:id="323" w:author="michaelaanas23@gmail.com" w:date="2026-09-25T21:06:00Z" w16du:dateUtc="2026-09-25T13:06:00Z">
            <w:rPr>
              <w:rFonts w:ascii="Times New Roman" w:hAnsi="Times New Roman" w:cs="Times New Roman"/>
              <w:sz w:val="22"/>
              <w:szCs w:val="22"/>
            </w:rPr>
          </w:rPrChange>
        </w:rPr>
        <w:pPrChange w:id="324"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325" w:author="michaelaanas23@gmail.com" w:date="2026-09-25T21:06:00Z" w16du:dateUtc="2026-09-25T13:06:00Z">
            <w:rPr>
              <w:rFonts w:ascii="Times New Roman" w:hAnsi="Times New Roman" w:cs="Times New Roman"/>
              <w:sz w:val="22"/>
              <w:szCs w:val="22"/>
            </w:rPr>
          </w:rPrChange>
        </w:rPr>
        <w:t xml:space="preserve">This transition represents not merely a superficial change in tools or a simple automation of existing manual practices, but a fundamental transformation in how High Island V conceptualizes, collects, manages, analyzes, and acts upon its operational information. The shift from fragmented, paper-based, decentralized records scattered across multiple branch notebooks, handwritten receipts, and the informal memory of staff to a unified, digital, cloud-hosted centralized system enables entirely new possibilities for data integration across all functional domains, real-time access from multiple locations and devices, advanced analytical insight through aggregation and visualization, and evidence-based decision-making that was previously unavailable to the company due to information constraints. Owners will be able to monitor sales while traveling, branch managers will receive instant alerts when stock falls below critical thresholds, and the staff will be able to process transactions faster and with greater accuracy than was ever possible with pen and paper. Furthermore, the introduction of Simple Linear Regression as a predictive forecasting tool represents a significant leap forward in operational planning. </w:t>
      </w:r>
    </w:p>
    <w:p w14:paraId="17963403" w14:textId="3BF0B90C" w:rsidR="00424098" w:rsidRPr="00734374" w:rsidRDefault="00424098">
      <w:pPr>
        <w:spacing w:line="276" w:lineRule="auto"/>
        <w:ind w:firstLine="357"/>
        <w:jc w:val="both"/>
        <w:rPr>
          <w:rFonts w:ascii="Times New Roman" w:hAnsi="Times New Roman" w:cs="Times New Roman"/>
          <w:sz w:val="20"/>
          <w:szCs w:val="20"/>
          <w:rPrChange w:id="326" w:author="michaelaanas23@gmail.com" w:date="2026-09-25T21:06:00Z" w16du:dateUtc="2026-09-25T13:06:00Z">
            <w:rPr>
              <w:rFonts w:ascii="Times New Roman" w:hAnsi="Times New Roman" w:cs="Times New Roman"/>
              <w:sz w:val="22"/>
              <w:szCs w:val="22"/>
            </w:rPr>
          </w:rPrChange>
        </w:rPr>
        <w:pPrChange w:id="327"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328" w:author="michaelaanas23@gmail.com" w:date="2026-09-25T21:06:00Z" w16du:dateUtc="2026-09-25T13:06:00Z">
            <w:rPr>
              <w:rFonts w:ascii="Times New Roman" w:hAnsi="Times New Roman" w:cs="Times New Roman"/>
              <w:sz w:val="22"/>
              <w:szCs w:val="22"/>
            </w:rPr>
          </w:rPrChange>
        </w:rPr>
        <w:t xml:space="preserve">Unlike traditional descriptive systems that only report on past events, the predictive component of H2Ops will analyze a rolling window of the last 30 days of sales data to generate a statistically grounded 7-day demand forecast. This forecasting capability will allow High Island V to optimize its production schedules, manage its inventory of </w:t>
      </w:r>
      <w:r w:rsidRPr="00734374">
        <w:rPr>
          <w:rFonts w:ascii="Times New Roman" w:hAnsi="Times New Roman" w:cs="Times New Roman"/>
          <w:sz w:val="20"/>
          <w:szCs w:val="20"/>
          <w:rPrChange w:id="329" w:author="michaelaanas23@gmail.com" w:date="2026-09-25T21:06:00Z" w16du:dateUtc="2026-09-25T13:06:00Z">
            <w:rPr>
              <w:rFonts w:ascii="Times New Roman" w:hAnsi="Times New Roman" w:cs="Times New Roman"/>
              <w:sz w:val="22"/>
              <w:szCs w:val="22"/>
            </w:rPr>
          </w:rPrChange>
        </w:rPr>
        <w:lastRenderedPageBreak/>
        <w:t>consumables (such as caps and seals) more precisely, and allocate staff and delivery resources in alignment with anticipated demand rather than relying on guesswork or institutional intuition. This level of predictive sophistication, traditionally reserved for large corporations with dedicated data science teams, will be made accessible to a local SME through the H2Ops platform.</w:t>
      </w:r>
    </w:p>
    <w:p w14:paraId="2B6AC3D3" w14:textId="1D1915E0" w:rsidR="00424098" w:rsidRPr="00734374" w:rsidRDefault="00424098">
      <w:pPr>
        <w:spacing w:line="276" w:lineRule="auto"/>
        <w:ind w:firstLine="357"/>
        <w:jc w:val="both"/>
        <w:rPr>
          <w:rFonts w:ascii="Times New Roman" w:hAnsi="Times New Roman" w:cs="Times New Roman"/>
          <w:sz w:val="20"/>
          <w:szCs w:val="20"/>
          <w:rPrChange w:id="330" w:author="michaelaanas23@gmail.com" w:date="2026-09-25T21:06:00Z" w16du:dateUtc="2026-09-25T13:06:00Z">
            <w:rPr>
              <w:rFonts w:ascii="Times New Roman" w:hAnsi="Times New Roman" w:cs="Times New Roman"/>
              <w:sz w:val="22"/>
              <w:szCs w:val="22"/>
            </w:rPr>
          </w:rPrChange>
        </w:rPr>
        <w:pPrChange w:id="331"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332" w:author="michaelaanas23@gmail.com" w:date="2026-09-25T21:06:00Z" w16du:dateUtc="2026-09-25T13:06:00Z">
            <w:rPr>
              <w:rFonts w:ascii="Times New Roman" w:hAnsi="Times New Roman" w:cs="Times New Roman"/>
              <w:sz w:val="22"/>
              <w:szCs w:val="22"/>
            </w:rPr>
          </w:rPrChange>
        </w:rPr>
        <w:t xml:space="preserve">The successful development, deployment, and sustained operation of H2Ops is expected to serve as a practical, sustainable, and replicable solution to the long-standing operational challenges of High Island V, while simultaneously contributing to the broader academic and professional understanding of how small water refilling enterprises in the Philippines can strategically benefit from the adoption of cloud-based operations management systems, business intelligence tools, and predictive analytics. The study thus deliberately positions itself at the intersection of practical problem-solving and rigorous academic knowledge generation, seeking to produce both immediate, tangible operational benefits for High Island V and lasting, generalizable contributions to the literature on information systems implementation, technology </w:t>
      </w:r>
      <w:proofErr w:type="spellStart"/>
      <w:r w:rsidRPr="00734374">
        <w:rPr>
          <w:rFonts w:ascii="Times New Roman" w:hAnsi="Times New Roman" w:cs="Times New Roman"/>
          <w:sz w:val="20"/>
          <w:szCs w:val="20"/>
          <w:rPrChange w:id="333" w:author="michaelaanas23@gmail.com" w:date="2026-09-25T21:06:00Z" w16du:dateUtc="2026-09-25T13:06:00Z">
            <w:rPr>
              <w:rFonts w:ascii="Times New Roman" w:hAnsi="Times New Roman" w:cs="Times New Roman"/>
              <w:sz w:val="22"/>
              <w:szCs w:val="22"/>
            </w:rPr>
          </w:rPrChange>
        </w:rPr>
        <w:t>doption</w:t>
      </w:r>
      <w:proofErr w:type="spellEnd"/>
      <w:r w:rsidRPr="00734374">
        <w:rPr>
          <w:rFonts w:ascii="Times New Roman" w:hAnsi="Times New Roman" w:cs="Times New Roman"/>
          <w:sz w:val="20"/>
          <w:szCs w:val="20"/>
          <w:rPrChange w:id="334" w:author="michaelaanas23@gmail.com" w:date="2026-09-25T21:06:00Z" w16du:dateUtc="2026-09-25T13:06:00Z">
            <w:rPr>
              <w:rFonts w:ascii="Times New Roman" w:hAnsi="Times New Roman" w:cs="Times New Roman"/>
              <w:sz w:val="22"/>
              <w:szCs w:val="22"/>
            </w:rPr>
          </w:rPrChange>
        </w:rPr>
        <w:t>, and digital transformation in small business contexts within developing economies, where resource constraints, limited technical expertise, and organizational capacity limitations present unique challenges that demand thoughtfully designed, contextually appropriate technological solutions.</w:t>
      </w:r>
    </w:p>
    <w:p w14:paraId="2ACA5218" w14:textId="33859DC2" w:rsidR="002B2466" w:rsidRPr="00734374" w:rsidRDefault="00424098">
      <w:pPr>
        <w:spacing w:line="276" w:lineRule="auto"/>
        <w:ind w:firstLine="357"/>
        <w:jc w:val="both"/>
        <w:rPr>
          <w:rFonts w:ascii="Times New Roman" w:hAnsi="Times New Roman" w:cs="Times New Roman"/>
          <w:sz w:val="20"/>
          <w:szCs w:val="20"/>
          <w:rPrChange w:id="335" w:author="michaelaanas23@gmail.com" w:date="2026-09-25T21:06:00Z" w16du:dateUtc="2026-09-25T13:06:00Z">
            <w:rPr>
              <w:rFonts w:ascii="Times New Roman" w:hAnsi="Times New Roman" w:cs="Times New Roman"/>
              <w:sz w:val="22"/>
              <w:szCs w:val="22"/>
            </w:rPr>
          </w:rPrChange>
        </w:rPr>
        <w:pPrChange w:id="336"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337" w:author="michaelaanas23@gmail.com" w:date="2026-09-25T21:06:00Z" w16du:dateUtc="2026-09-25T13:06:00Z">
            <w:rPr>
              <w:rFonts w:ascii="Times New Roman" w:hAnsi="Times New Roman" w:cs="Times New Roman"/>
              <w:sz w:val="22"/>
              <w:szCs w:val="22"/>
            </w:rPr>
          </w:rPrChange>
        </w:rPr>
        <w:t>Ultimately, this general objective is anchored on the conviction that even a small, locally owned water refilling business such as High Island V deserves access to the same caliber of digital tools, data-driven insights, and operational intelligence that large multinational corporations enjoy. Through H2Ops, this study aims to demonstrate that with careful design, appropriate technology selection, and a deep understanding of the operational realities faced by the business, it is possible to deliver a transformative management platform that not only solves immediate problems but also lays the foundation for the future expansion, modernization, and sustained competitive advantage of High Island V in an increasingly digital marketplace.</w:t>
      </w:r>
    </w:p>
    <w:p w14:paraId="147CED4C" w14:textId="77777777" w:rsidR="002B2466" w:rsidRPr="00734374" w:rsidRDefault="002B2466">
      <w:pPr>
        <w:spacing w:line="276" w:lineRule="auto"/>
        <w:jc w:val="both"/>
        <w:rPr>
          <w:rFonts w:ascii="Times New Roman" w:hAnsi="Times New Roman" w:cs="Times New Roman"/>
          <w:sz w:val="20"/>
          <w:szCs w:val="20"/>
          <w:rPrChange w:id="338" w:author="michaelaanas23@gmail.com" w:date="2026-09-25T21:06:00Z" w16du:dateUtc="2026-09-25T13:06:00Z">
            <w:rPr>
              <w:rFonts w:ascii="Times New Roman" w:hAnsi="Times New Roman" w:cs="Times New Roman"/>
              <w:sz w:val="22"/>
              <w:szCs w:val="22"/>
            </w:rPr>
          </w:rPrChange>
        </w:rPr>
        <w:pPrChange w:id="339"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340" w:author="michaelaanas23@gmail.com" w:date="2026-09-25T21:06:00Z" w16du:dateUtc="2026-09-25T13:06:00Z">
            <w:rPr>
              <w:rFonts w:ascii="Times New Roman" w:hAnsi="Times New Roman" w:cs="Times New Roman"/>
              <w:b/>
              <w:bCs/>
              <w:sz w:val="22"/>
              <w:szCs w:val="22"/>
            </w:rPr>
          </w:rPrChange>
        </w:rPr>
        <w:t> Specific Objective</w:t>
      </w:r>
    </w:p>
    <w:p w14:paraId="64284B27" w14:textId="3E6C3AFD" w:rsidR="002B2466" w:rsidRPr="00734374" w:rsidRDefault="002B2466">
      <w:pPr>
        <w:spacing w:line="276" w:lineRule="auto"/>
        <w:ind w:firstLine="357"/>
        <w:jc w:val="both"/>
        <w:rPr>
          <w:rFonts w:ascii="Times New Roman" w:hAnsi="Times New Roman" w:cs="Times New Roman"/>
          <w:sz w:val="20"/>
          <w:szCs w:val="20"/>
          <w:rPrChange w:id="341" w:author="michaelaanas23@gmail.com" w:date="2026-09-25T21:06:00Z" w16du:dateUtc="2026-09-25T13:06:00Z">
            <w:rPr>
              <w:rFonts w:ascii="Times New Roman" w:hAnsi="Times New Roman" w:cs="Times New Roman"/>
              <w:sz w:val="22"/>
              <w:szCs w:val="22"/>
            </w:rPr>
          </w:rPrChange>
        </w:rPr>
        <w:pPrChange w:id="342"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343" w:author="michaelaanas23@gmail.com" w:date="2026-09-25T21:06:00Z" w16du:dateUtc="2026-09-25T13:06:00Z">
            <w:rPr>
              <w:rFonts w:ascii="Times New Roman" w:hAnsi="Times New Roman" w:cs="Times New Roman"/>
              <w:sz w:val="22"/>
              <w:szCs w:val="22"/>
            </w:rPr>
          </w:rPrChange>
        </w:rPr>
        <w:t>To facilitate the successful realization of the general objective, the following specific objectives have been formulated to serve as the technical and operational roadmap for the development of H2Ops:</w:t>
      </w:r>
    </w:p>
    <w:p w14:paraId="50B59EB7" w14:textId="77777777" w:rsidR="002B2466" w:rsidRPr="00734374" w:rsidRDefault="002B2466">
      <w:pPr>
        <w:spacing w:line="276" w:lineRule="auto"/>
        <w:jc w:val="both"/>
        <w:rPr>
          <w:rFonts w:ascii="Times New Roman" w:hAnsi="Times New Roman" w:cs="Times New Roman"/>
          <w:sz w:val="20"/>
          <w:szCs w:val="20"/>
          <w:rPrChange w:id="344" w:author="michaelaanas23@gmail.com" w:date="2026-09-25T21:06:00Z" w16du:dateUtc="2026-09-25T13:06:00Z">
            <w:rPr>
              <w:rFonts w:ascii="Times New Roman" w:hAnsi="Times New Roman" w:cs="Times New Roman"/>
              <w:sz w:val="22"/>
              <w:szCs w:val="22"/>
            </w:rPr>
          </w:rPrChange>
        </w:rPr>
        <w:pPrChange w:id="345"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346" w:author="michaelaanas23@gmail.com" w:date="2026-09-25T21:06:00Z" w16du:dateUtc="2026-09-25T13:06:00Z">
            <w:rPr>
              <w:rFonts w:ascii="Times New Roman" w:hAnsi="Times New Roman" w:cs="Times New Roman"/>
              <w:b/>
              <w:bCs/>
              <w:sz w:val="22"/>
              <w:szCs w:val="22"/>
            </w:rPr>
          </w:rPrChange>
        </w:rPr>
        <w:t>Specific Objective 1: Design and Implementation of a Centralized, Cloud-Synchronized Database Architecture</w:t>
      </w:r>
    </w:p>
    <w:p w14:paraId="4CE14EFB" w14:textId="58DEA84B" w:rsidR="002B2466" w:rsidRPr="00734374" w:rsidRDefault="002B2466">
      <w:pPr>
        <w:spacing w:line="276" w:lineRule="auto"/>
        <w:ind w:firstLine="357"/>
        <w:jc w:val="both"/>
        <w:rPr>
          <w:rFonts w:ascii="Times New Roman" w:hAnsi="Times New Roman" w:cs="Times New Roman"/>
          <w:sz w:val="20"/>
          <w:szCs w:val="20"/>
          <w:rPrChange w:id="347" w:author="michaelaanas23@gmail.com" w:date="2026-09-25T21:06:00Z" w16du:dateUtc="2026-09-25T13:06:00Z">
            <w:rPr>
              <w:rFonts w:ascii="Times New Roman" w:hAnsi="Times New Roman" w:cs="Times New Roman"/>
              <w:sz w:val="22"/>
              <w:szCs w:val="22"/>
            </w:rPr>
          </w:rPrChange>
        </w:rPr>
        <w:pPrChange w:id="348"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349" w:author="michaelaanas23@gmail.com" w:date="2026-09-25T21:06:00Z" w16du:dateUtc="2026-09-25T13:06:00Z">
            <w:rPr>
              <w:rFonts w:ascii="Times New Roman" w:hAnsi="Times New Roman" w:cs="Times New Roman"/>
              <w:sz w:val="22"/>
              <w:szCs w:val="22"/>
            </w:rPr>
          </w:rPrChange>
        </w:rPr>
        <w:t>The first specific objective is to architect and deploy a robust, centralized relational database management system (RDBMS) using MySQL, hosted on a secure cloud-based server environment. This objective addresses the fundamental problem of "Data Silos" currently experienced by High Island V’s geographically dispersed branches. The technical implementation involves designing a normalized database schema capable of handling high-frequency transaction data from multiple concurrent sources (city and provincial branches) while ensuring ACID (Atomicity, Consistency, Isolation, Durability) properties.</w:t>
      </w:r>
    </w:p>
    <w:p w14:paraId="61A2B8AA" w14:textId="0DB87460" w:rsidR="002B2466" w:rsidRPr="00734374" w:rsidRDefault="002B2466">
      <w:pPr>
        <w:spacing w:line="276" w:lineRule="auto"/>
        <w:ind w:firstLine="357"/>
        <w:jc w:val="both"/>
        <w:rPr>
          <w:rFonts w:ascii="Times New Roman" w:hAnsi="Times New Roman" w:cs="Times New Roman"/>
          <w:sz w:val="20"/>
          <w:szCs w:val="20"/>
          <w:rPrChange w:id="350" w:author="michaelaanas23@gmail.com" w:date="2026-09-25T21:06:00Z" w16du:dateUtc="2026-09-25T13:06:00Z">
            <w:rPr>
              <w:rFonts w:ascii="Times New Roman" w:hAnsi="Times New Roman" w:cs="Times New Roman"/>
              <w:sz w:val="22"/>
              <w:szCs w:val="22"/>
            </w:rPr>
          </w:rPrChange>
        </w:rPr>
        <w:pPrChange w:id="351"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352" w:author="michaelaanas23@gmail.com" w:date="2026-09-25T21:06:00Z" w16du:dateUtc="2026-09-25T13:06:00Z">
            <w:rPr>
              <w:rFonts w:ascii="Times New Roman" w:hAnsi="Times New Roman" w:cs="Times New Roman"/>
              <w:sz w:val="22"/>
              <w:szCs w:val="22"/>
            </w:rPr>
          </w:rPrChange>
        </w:rPr>
        <w:t>The realization of this objective requires the development of a synchronization logic that allows each branch to update a unified master ledger in real-time. By transitioning from localized, paper-based records to a cloud-hosted MySQL environment, the system will eliminate the "Information Lag" that currently hinders management. This centralized architecture is the foundational layer upon which all other system modules—such as sales and inventory—will be built. It ensures that the owners of High Island V possess a "single source of truth," where a sale recorded in a provincial branch is immediately visible and accounted for in the company’s total financial health. This objective also encompasses the design of data backup and recovery protocols to ensure that the business’s historical data is protected against physical disasters or hardware failures that would otherwise destroy traditional paper logbooks.</w:t>
      </w:r>
    </w:p>
    <w:p w14:paraId="08AF83EA" w14:textId="77777777" w:rsidR="002B2466" w:rsidRPr="00734374" w:rsidRDefault="002B2466">
      <w:pPr>
        <w:spacing w:line="276" w:lineRule="auto"/>
        <w:jc w:val="both"/>
        <w:rPr>
          <w:rFonts w:ascii="Times New Roman" w:hAnsi="Times New Roman" w:cs="Times New Roman"/>
          <w:sz w:val="20"/>
          <w:szCs w:val="20"/>
          <w:rPrChange w:id="353" w:author="michaelaanas23@gmail.com" w:date="2026-09-25T21:06:00Z" w16du:dateUtc="2026-09-25T13:06:00Z">
            <w:rPr>
              <w:rFonts w:ascii="Times New Roman" w:hAnsi="Times New Roman" w:cs="Times New Roman"/>
              <w:sz w:val="22"/>
              <w:szCs w:val="22"/>
            </w:rPr>
          </w:rPrChange>
        </w:rPr>
        <w:pPrChange w:id="354" w:author="michaelaanas23@gmail.com" w:date="2026-09-25T21:55:00Z" w16du:dateUtc="2026-09-25T13:55:00Z">
          <w:pPr>
            <w:spacing w:line="360" w:lineRule="auto"/>
            <w:jc w:val="both"/>
          </w:pPr>
        </w:pPrChange>
      </w:pPr>
    </w:p>
    <w:p w14:paraId="3A934E37" w14:textId="77777777" w:rsidR="002B2466" w:rsidRPr="00734374" w:rsidRDefault="002B2466">
      <w:pPr>
        <w:spacing w:line="276" w:lineRule="auto"/>
        <w:jc w:val="both"/>
        <w:rPr>
          <w:rFonts w:ascii="Times New Roman" w:hAnsi="Times New Roman" w:cs="Times New Roman"/>
          <w:sz w:val="20"/>
          <w:szCs w:val="20"/>
          <w:rPrChange w:id="355" w:author="michaelaanas23@gmail.com" w:date="2026-09-25T21:06:00Z" w16du:dateUtc="2026-09-25T13:06:00Z">
            <w:rPr>
              <w:rFonts w:ascii="Times New Roman" w:hAnsi="Times New Roman" w:cs="Times New Roman"/>
              <w:sz w:val="22"/>
              <w:szCs w:val="22"/>
            </w:rPr>
          </w:rPrChange>
        </w:rPr>
        <w:pPrChange w:id="356"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357" w:author="michaelaanas23@gmail.com" w:date="2026-09-25T21:06:00Z" w16du:dateUtc="2026-09-25T13:06:00Z">
            <w:rPr>
              <w:rFonts w:ascii="Times New Roman" w:hAnsi="Times New Roman" w:cs="Times New Roman"/>
              <w:b/>
              <w:bCs/>
              <w:sz w:val="22"/>
              <w:szCs w:val="22"/>
            </w:rPr>
          </w:rPrChange>
        </w:rPr>
        <w:t>Specific Objective 2: Development of an Automated Point of Sale (POS) and Transaction Processing Module</w:t>
      </w:r>
    </w:p>
    <w:p w14:paraId="03F05B45" w14:textId="78554EF4" w:rsidR="002B2466" w:rsidRPr="00734374" w:rsidRDefault="002B2466">
      <w:pPr>
        <w:spacing w:line="276" w:lineRule="auto"/>
        <w:ind w:firstLine="357"/>
        <w:jc w:val="both"/>
        <w:rPr>
          <w:rFonts w:ascii="Times New Roman" w:hAnsi="Times New Roman" w:cs="Times New Roman"/>
          <w:sz w:val="20"/>
          <w:szCs w:val="20"/>
          <w:rPrChange w:id="358" w:author="michaelaanas23@gmail.com" w:date="2026-09-25T21:06:00Z" w16du:dateUtc="2026-09-25T13:06:00Z">
            <w:rPr>
              <w:rFonts w:ascii="Times New Roman" w:hAnsi="Times New Roman" w:cs="Times New Roman"/>
              <w:sz w:val="22"/>
              <w:szCs w:val="22"/>
            </w:rPr>
          </w:rPrChange>
        </w:rPr>
        <w:pPrChange w:id="359"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360" w:author="michaelaanas23@gmail.com" w:date="2026-09-25T21:06:00Z" w16du:dateUtc="2026-09-25T13:06:00Z">
            <w:rPr>
              <w:rFonts w:ascii="Times New Roman" w:hAnsi="Times New Roman" w:cs="Times New Roman"/>
              <w:sz w:val="22"/>
              <w:szCs w:val="22"/>
            </w:rPr>
          </w:rPrChange>
        </w:rPr>
        <w:t xml:space="preserve">The second specific objective is to engineer a user-friendly, responsive Point of Sale (POS) module using the Flask framework and Python. This module is specifically designed to overhaul the manual transaction process, which </w:t>
      </w:r>
      <w:r w:rsidRPr="00734374">
        <w:rPr>
          <w:rFonts w:ascii="Times New Roman" w:hAnsi="Times New Roman" w:cs="Times New Roman"/>
          <w:sz w:val="20"/>
          <w:szCs w:val="20"/>
          <w:rPrChange w:id="361" w:author="michaelaanas23@gmail.com" w:date="2026-09-25T21:06:00Z" w16du:dateUtc="2026-09-25T13:06:00Z">
            <w:rPr>
              <w:rFonts w:ascii="Times New Roman" w:hAnsi="Times New Roman" w:cs="Times New Roman"/>
              <w:sz w:val="22"/>
              <w:szCs w:val="22"/>
            </w:rPr>
          </w:rPrChange>
        </w:rPr>
        <w:lastRenderedPageBreak/>
        <w:t>is currently the primary source of financial leakage and human error at High Island V. The technical focus of this objective is on creating a streamlined "Front-End" interface that is optimized for speed and accuracy, even during high-pressure peak hours.</w:t>
      </w:r>
    </w:p>
    <w:p w14:paraId="6A8C7FDE" w14:textId="5F3C5B44" w:rsidR="0046241D" w:rsidRPr="00734374" w:rsidRDefault="002B2466">
      <w:pPr>
        <w:spacing w:line="276" w:lineRule="auto"/>
        <w:ind w:firstLine="357"/>
        <w:jc w:val="both"/>
        <w:rPr>
          <w:rFonts w:ascii="Times New Roman" w:hAnsi="Times New Roman" w:cs="Times New Roman"/>
          <w:sz w:val="20"/>
          <w:szCs w:val="20"/>
          <w:rPrChange w:id="362" w:author="michaelaanas23@gmail.com" w:date="2026-09-25T21:06:00Z" w16du:dateUtc="2026-09-25T13:06:00Z">
            <w:rPr>
              <w:rFonts w:ascii="Times New Roman" w:hAnsi="Times New Roman" w:cs="Times New Roman"/>
              <w:sz w:val="22"/>
              <w:szCs w:val="22"/>
            </w:rPr>
          </w:rPrChange>
        </w:rPr>
        <w:pPrChange w:id="363"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364" w:author="michaelaanas23@gmail.com" w:date="2026-09-25T21:06:00Z" w16du:dateUtc="2026-09-25T13:06:00Z">
            <w:rPr>
              <w:rFonts w:ascii="Times New Roman" w:hAnsi="Times New Roman" w:cs="Times New Roman"/>
              <w:sz w:val="22"/>
              <w:szCs w:val="22"/>
            </w:rPr>
          </w:rPrChange>
        </w:rPr>
        <w:t>This POS module will feature a standardized product catalog for both purified and alkaline water, with built-in logic to handle various transaction types, including walk-in retail, home/office delivery, and bulk container cleaning services. By automating the calculation of totals, taxes, and customer discounts, the system will eliminate the need for manual math, thereby preventing the "micro-losses" associated with arithmetic mistakes. Furthermore, the module will include a digital receipt generation feature, which provides customers with professional, accurate billing while simultaneously creating a permanent digital record of the sale. The "Responsiveness" of this objective ensures that staff can process transactions using any device—be it a desktop computer at the main counter or a mobile tablet for delivery tracking—thereby increasing the overall throughput and service quality of the station.</w:t>
      </w:r>
    </w:p>
    <w:p w14:paraId="12FA3AC3" w14:textId="77777777" w:rsidR="002B2466" w:rsidRPr="00734374" w:rsidRDefault="002B2466">
      <w:pPr>
        <w:spacing w:line="276" w:lineRule="auto"/>
        <w:jc w:val="both"/>
        <w:rPr>
          <w:rFonts w:ascii="Times New Roman" w:hAnsi="Times New Roman" w:cs="Times New Roman"/>
          <w:sz w:val="20"/>
          <w:szCs w:val="20"/>
          <w:rPrChange w:id="365" w:author="michaelaanas23@gmail.com" w:date="2026-09-25T21:06:00Z" w16du:dateUtc="2026-09-25T13:06:00Z">
            <w:rPr>
              <w:rFonts w:ascii="Times New Roman" w:hAnsi="Times New Roman" w:cs="Times New Roman"/>
              <w:sz w:val="22"/>
              <w:szCs w:val="22"/>
            </w:rPr>
          </w:rPrChange>
        </w:rPr>
        <w:pPrChange w:id="366"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367" w:author="michaelaanas23@gmail.com" w:date="2026-09-25T21:06:00Z" w16du:dateUtc="2026-09-25T13:06:00Z">
            <w:rPr>
              <w:rFonts w:ascii="Times New Roman" w:hAnsi="Times New Roman" w:cs="Times New Roman"/>
              <w:b/>
              <w:bCs/>
              <w:sz w:val="22"/>
              <w:szCs w:val="22"/>
            </w:rPr>
          </w:rPrChange>
        </w:rPr>
        <w:t>Specific Objective 3: Engineering a Real-Time Inventory Tracking and Asset Management System</w:t>
      </w:r>
    </w:p>
    <w:p w14:paraId="5DDAAA59" w14:textId="32A337AC" w:rsidR="002B2466" w:rsidRPr="00734374" w:rsidRDefault="002B2466">
      <w:pPr>
        <w:spacing w:line="276" w:lineRule="auto"/>
        <w:ind w:firstLine="357"/>
        <w:jc w:val="both"/>
        <w:rPr>
          <w:rFonts w:ascii="Times New Roman" w:hAnsi="Times New Roman" w:cs="Times New Roman"/>
          <w:sz w:val="20"/>
          <w:szCs w:val="20"/>
          <w:rPrChange w:id="368" w:author="michaelaanas23@gmail.com" w:date="2026-09-25T21:06:00Z" w16du:dateUtc="2026-09-25T13:06:00Z">
            <w:rPr>
              <w:rFonts w:ascii="Times New Roman" w:hAnsi="Times New Roman" w:cs="Times New Roman"/>
              <w:sz w:val="22"/>
              <w:szCs w:val="22"/>
            </w:rPr>
          </w:rPrChange>
        </w:rPr>
        <w:pPrChange w:id="369"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370" w:author="michaelaanas23@gmail.com" w:date="2026-09-25T21:06:00Z" w16du:dateUtc="2026-09-25T13:06:00Z">
            <w:rPr>
              <w:rFonts w:ascii="Times New Roman" w:hAnsi="Times New Roman" w:cs="Times New Roman"/>
              <w:sz w:val="22"/>
              <w:szCs w:val="22"/>
            </w:rPr>
          </w:rPrChange>
        </w:rPr>
        <w:t>The third specific objective is to develop a dynamic, real-time inventory management and asset tracking module that bridges the gap between sales and stock consumption. In the water refilling industry, the loss of reusable gallon containers and the depletion of consumable supplies (caps, seals, and minerals) represent a major operational risk. This objective aims to automate the "Inventory Reconciliation" process by linking every sale directly to the stock levels in the database. Technically, this objective involves implementing database triggers and stored procedures that automatically deduct the appropriate volume of water and quantity of supplies whenever a transaction is finalized in the POS module. For example, if a customer purchases five refills, the system will instantly decrement the "Water Volume," "Caps," and "Seals" counts in the inventory table. Beyond simple tracking, this objective includes the development of an "Intelligent Alert System" that notifies managers when stock levels reach a pre-defined "Reorder Point." This proactive feature is designed to prevent "Emergency Stockouts," ensuring that High Island V never has to turn away a customer due to a lack of supplies. Additionally, the system will include a "Container Tracking" sub-module to monitor the movement of blue gallons between the station and delivery customers, significantly reducing "Inventory Shrinkage" and protecting the company’s capital investments.</w:t>
      </w:r>
    </w:p>
    <w:p w14:paraId="51E77A1B" w14:textId="57E8D743" w:rsidR="002B2466" w:rsidRPr="00734374" w:rsidRDefault="002B2466">
      <w:pPr>
        <w:spacing w:line="276" w:lineRule="auto"/>
        <w:jc w:val="both"/>
        <w:rPr>
          <w:rFonts w:ascii="Times New Roman" w:hAnsi="Times New Roman" w:cs="Times New Roman"/>
          <w:sz w:val="20"/>
          <w:szCs w:val="20"/>
          <w:rPrChange w:id="371" w:author="michaelaanas23@gmail.com" w:date="2026-09-25T21:06:00Z" w16du:dateUtc="2026-09-25T13:06:00Z">
            <w:rPr>
              <w:rFonts w:ascii="Times New Roman" w:hAnsi="Times New Roman" w:cs="Times New Roman"/>
              <w:sz w:val="22"/>
              <w:szCs w:val="22"/>
            </w:rPr>
          </w:rPrChange>
        </w:rPr>
        <w:pPrChange w:id="372"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373" w:author="michaelaanas23@gmail.com" w:date="2026-09-25T21:06:00Z" w16du:dateUtc="2026-09-25T13:06:00Z">
            <w:rPr>
              <w:rFonts w:ascii="Times New Roman" w:hAnsi="Times New Roman" w:cs="Times New Roman"/>
              <w:b/>
              <w:bCs/>
              <w:sz w:val="22"/>
              <w:szCs w:val="22"/>
            </w:rPr>
          </w:rPrChange>
        </w:rPr>
        <w:t>Specific Objective 4: Implementation of an Analytics Dashboard for Visual Decision Support</w:t>
      </w:r>
    </w:p>
    <w:p w14:paraId="2D28C0B1" w14:textId="6C4D2D1D" w:rsidR="002B2466" w:rsidRPr="00734374" w:rsidRDefault="002B2466">
      <w:pPr>
        <w:spacing w:line="276" w:lineRule="auto"/>
        <w:ind w:firstLine="357"/>
        <w:jc w:val="both"/>
        <w:rPr>
          <w:rFonts w:ascii="Times New Roman" w:hAnsi="Times New Roman" w:cs="Times New Roman"/>
          <w:sz w:val="20"/>
          <w:szCs w:val="20"/>
          <w:rPrChange w:id="374" w:author="michaelaanas23@gmail.com" w:date="2026-09-25T21:06:00Z" w16du:dateUtc="2026-09-25T13:06:00Z">
            <w:rPr>
              <w:rFonts w:ascii="Times New Roman" w:hAnsi="Times New Roman" w:cs="Times New Roman"/>
              <w:sz w:val="22"/>
              <w:szCs w:val="22"/>
            </w:rPr>
          </w:rPrChange>
        </w:rPr>
        <w:pPrChange w:id="375"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376" w:author="michaelaanas23@gmail.com" w:date="2026-09-25T21:06:00Z" w16du:dateUtc="2026-09-25T13:06:00Z">
            <w:rPr>
              <w:rFonts w:ascii="Times New Roman" w:hAnsi="Times New Roman" w:cs="Times New Roman"/>
              <w:sz w:val="22"/>
              <w:szCs w:val="22"/>
            </w:rPr>
          </w:rPrChange>
        </w:rPr>
        <w:t>The fourth specific objective is to design and implement a web-based management dashboard that transforms raw transaction data into visual, actionable business intelligence using Bootstrap and Chart.js. Currently, High Island V’s data is "flat"—it exists as a series of numbers in a notebook that are difficult to interpret. This objective seeks to provide management with a powerful tool for data visualization. The technical development of the dashboard involves creating queries that aggregate data by day, week, month, and branch location. These aggregates will be presented through interactive line graphs (for revenue trends), bar charts (for branch performance comparisons), and pie charts (for product popularity). This visual approach allows the owners to identify "Peak Demand Hours" and "Underperforming Branches" at a single glance. By achieving this objective, the researchers aim to move High Island V away from "Intuitive Management" (guessing based on feelings) toward "Data-Driven Management" (deciding based on facts). The dashboard will be accessible remotely, allowing the owners to monitor the heartbeat of their business from any location with an internet connection, effectively bridging the geographic gap between the city and provincial operations.</w:t>
      </w:r>
    </w:p>
    <w:p w14:paraId="0F7517D3" w14:textId="77777777" w:rsidR="002B2466" w:rsidRPr="00734374" w:rsidRDefault="002B2466">
      <w:pPr>
        <w:spacing w:line="276" w:lineRule="auto"/>
        <w:jc w:val="both"/>
        <w:rPr>
          <w:rFonts w:ascii="Times New Roman" w:hAnsi="Times New Roman" w:cs="Times New Roman"/>
          <w:sz w:val="20"/>
          <w:szCs w:val="20"/>
          <w:rPrChange w:id="377" w:author="michaelaanas23@gmail.com" w:date="2026-09-25T21:06:00Z" w16du:dateUtc="2026-09-25T13:06:00Z">
            <w:rPr>
              <w:rFonts w:ascii="Times New Roman" w:hAnsi="Times New Roman" w:cs="Times New Roman"/>
              <w:sz w:val="22"/>
              <w:szCs w:val="22"/>
            </w:rPr>
          </w:rPrChange>
        </w:rPr>
        <w:pPrChange w:id="378"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379" w:author="michaelaanas23@gmail.com" w:date="2026-09-25T21:06:00Z" w16du:dateUtc="2026-09-25T13:06:00Z">
            <w:rPr>
              <w:rFonts w:ascii="Times New Roman" w:hAnsi="Times New Roman" w:cs="Times New Roman"/>
              <w:b/>
              <w:bCs/>
              <w:sz w:val="22"/>
              <w:szCs w:val="22"/>
            </w:rPr>
          </w:rPrChange>
        </w:rPr>
        <w:t>Specific Objective 5: Integration of Predictive Sales Forecasting using Simple Linear Regression</w:t>
      </w:r>
    </w:p>
    <w:p w14:paraId="4FD97346" w14:textId="410211D8" w:rsidR="002B2466" w:rsidRPr="00734374" w:rsidRDefault="002B2466">
      <w:pPr>
        <w:spacing w:line="276" w:lineRule="auto"/>
        <w:ind w:firstLine="907"/>
        <w:jc w:val="both"/>
        <w:rPr>
          <w:rFonts w:ascii="Times New Roman" w:hAnsi="Times New Roman" w:cs="Times New Roman"/>
          <w:sz w:val="20"/>
          <w:szCs w:val="20"/>
          <w:rPrChange w:id="380" w:author="michaelaanas23@gmail.com" w:date="2026-09-25T21:06:00Z" w16du:dateUtc="2026-09-25T13:06:00Z">
            <w:rPr>
              <w:rFonts w:ascii="Times New Roman" w:hAnsi="Times New Roman" w:cs="Times New Roman"/>
              <w:sz w:val="22"/>
              <w:szCs w:val="22"/>
            </w:rPr>
          </w:rPrChange>
        </w:rPr>
        <w:pPrChange w:id="381" w:author="michaelaanas23@gmail.com" w:date="2026-09-25T21:55:00Z" w16du:dateUtc="2026-09-25T13:55:00Z">
          <w:pPr>
            <w:spacing w:line="360" w:lineRule="auto"/>
            <w:ind w:firstLine="907"/>
            <w:jc w:val="both"/>
          </w:pPr>
        </w:pPrChange>
      </w:pPr>
      <w:r w:rsidRPr="00734374">
        <w:rPr>
          <w:rFonts w:ascii="Times New Roman" w:hAnsi="Times New Roman" w:cs="Times New Roman"/>
          <w:sz w:val="20"/>
          <w:szCs w:val="20"/>
          <w:rPrChange w:id="382" w:author="michaelaanas23@gmail.com" w:date="2026-09-25T21:06:00Z" w16du:dateUtc="2026-09-25T13:06:00Z">
            <w:rPr>
              <w:rFonts w:ascii="Times New Roman" w:hAnsi="Times New Roman" w:cs="Times New Roman"/>
              <w:sz w:val="22"/>
              <w:szCs w:val="22"/>
            </w:rPr>
          </w:rPrChange>
        </w:rPr>
        <w:t>The fifth specific objective is to incorporate a sophisticated "Predictive Engine" into the H2Ops system using the Simple Linear Regression algorithm. This objective represents the transition of High Island V from a purely historical business model to a proactive, forward-looking enterprise. The goal is to provide management with an accurate 7-day sales forecast to assist in resource planning and logistics.</w:t>
      </w:r>
    </w:p>
    <w:p w14:paraId="642835CB" w14:textId="77777777" w:rsidR="002B2466" w:rsidRPr="00734374" w:rsidRDefault="002B2466">
      <w:pPr>
        <w:spacing w:line="276" w:lineRule="auto"/>
        <w:ind w:firstLine="907"/>
        <w:jc w:val="both"/>
        <w:rPr>
          <w:rFonts w:ascii="Times New Roman" w:hAnsi="Times New Roman" w:cs="Times New Roman"/>
          <w:sz w:val="20"/>
          <w:szCs w:val="20"/>
          <w:rPrChange w:id="383" w:author="michaelaanas23@gmail.com" w:date="2026-09-25T21:06:00Z" w16du:dateUtc="2026-09-25T13:06:00Z">
            <w:rPr>
              <w:rFonts w:ascii="Times New Roman" w:hAnsi="Times New Roman" w:cs="Times New Roman"/>
              <w:sz w:val="22"/>
              <w:szCs w:val="22"/>
            </w:rPr>
          </w:rPrChange>
        </w:rPr>
        <w:pPrChange w:id="384" w:author="michaelaanas23@gmail.com" w:date="2026-09-25T21:55:00Z" w16du:dateUtc="2026-09-25T13:55:00Z">
          <w:pPr>
            <w:spacing w:line="360" w:lineRule="auto"/>
            <w:ind w:firstLine="907"/>
            <w:jc w:val="both"/>
          </w:pPr>
        </w:pPrChange>
      </w:pPr>
      <w:r w:rsidRPr="00734374">
        <w:rPr>
          <w:rFonts w:ascii="Times New Roman" w:hAnsi="Times New Roman" w:cs="Times New Roman"/>
          <w:sz w:val="20"/>
          <w:szCs w:val="20"/>
          <w:rPrChange w:id="385" w:author="michaelaanas23@gmail.com" w:date="2026-09-25T21:06:00Z" w16du:dateUtc="2026-09-25T13:06:00Z">
            <w:rPr>
              <w:rFonts w:ascii="Times New Roman" w:hAnsi="Times New Roman" w:cs="Times New Roman"/>
              <w:sz w:val="22"/>
              <w:szCs w:val="22"/>
            </w:rPr>
          </w:rPrChange>
        </w:rPr>
        <w:lastRenderedPageBreak/>
        <w:t>The technical implementation of this objective involves developing a Python script that pulls the last 30 days of historical sales data (the Independent Variable, </w:t>
      </w:r>
    </w:p>
    <w:p w14:paraId="75A4A621" w14:textId="77777777" w:rsidR="002B2466" w:rsidRPr="00734374" w:rsidRDefault="002B2466">
      <w:pPr>
        <w:spacing w:line="276" w:lineRule="auto"/>
        <w:ind w:firstLine="907"/>
        <w:jc w:val="both"/>
        <w:rPr>
          <w:rFonts w:ascii="Times New Roman" w:hAnsi="Times New Roman" w:cs="Times New Roman"/>
          <w:sz w:val="20"/>
          <w:szCs w:val="20"/>
          <w:rPrChange w:id="386" w:author="michaelaanas23@gmail.com" w:date="2026-09-25T21:06:00Z" w16du:dateUtc="2026-09-25T13:06:00Z">
            <w:rPr>
              <w:rFonts w:ascii="Times New Roman" w:hAnsi="Times New Roman" w:cs="Times New Roman"/>
              <w:sz w:val="22"/>
              <w:szCs w:val="22"/>
            </w:rPr>
          </w:rPrChange>
        </w:rPr>
        <w:pPrChange w:id="387" w:author="michaelaanas23@gmail.com" w:date="2026-09-25T21:55:00Z" w16du:dateUtc="2026-09-25T13:55:00Z">
          <w:pPr>
            <w:spacing w:line="360" w:lineRule="auto"/>
            <w:ind w:firstLine="907"/>
            <w:jc w:val="both"/>
          </w:pPr>
        </w:pPrChange>
      </w:pPr>
      <w:r w:rsidRPr="00734374">
        <w:rPr>
          <w:rFonts w:ascii="Times New Roman" w:hAnsi="Times New Roman" w:cs="Times New Roman"/>
          <w:sz w:val="20"/>
          <w:szCs w:val="20"/>
          <w:rPrChange w:id="388" w:author="michaelaanas23@gmail.com" w:date="2026-09-25T21:06:00Z" w16du:dateUtc="2026-09-25T13:06:00Z">
            <w:rPr>
              <w:rFonts w:ascii="Times New Roman" w:hAnsi="Times New Roman" w:cs="Times New Roman"/>
              <w:sz w:val="22"/>
              <w:szCs w:val="22"/>
            </w:rPr>
          </w:rPrChange>
        </w:rPr>
        <w:t>X</w:t>
      </w:r>
    </w:p>
    <w:p w14:paraId="488623B8" w14:textId="77777777" w:rsidR="002B2466" w:rsidRPr="00734374" w:rsidRDefault="002B2466">
      <w:pPr>
        <w:spacing w:line="276" w:lineRule="auto"/>
        <w:ind w:firstLine="907"/>
        <w:jc w:val="both"/>
        <w:rPr>
          <w:rFonts w:ascii="Times New Roman" w:hAnsi="Times New Roman" w:cs="Times New Roman"/>
          <w:sz w:val="20"/>
          <w:szCs w:val="20"/>
          <w:rPrChange w:id="389" w:author="michaelaanas23@gmail.com" w:date="2026-09-25T21:06:00Z" w16du:dateUtc="2026-09-25T13:06:00Z">
            <w:rPr>
              <w:rFonts w:ascii="Times New Roman" w:hAnsi="Times New Roman" w:cs="Times New Roman"/>
              <w:sz w:val="22"/>
              <w:szCs w:val="22"/>
            </w:rPr>
          </w:rPrChange>
        </w:rPr>
        <w:pPrChange w:id="390" w:author="michaelaanas23@gmail.com" w:date="2026-09-25T21:55:00Z" w16du:dateUtc="2026-09-25T13:55:00Z">
          <w:pPr>
            <w:spacing w:line="360" w:lineRule="auto"/>
            <w:ind w:firstLine="907"/>
            <w:jc w:val="both"/>
          </w:pPr>
        </w:pPrChange>
      </w:pPr>
      <w:r w:rsidRPr="00734374">
        <w:rPr>
          <w:rFonts w:ascii="Times New Roman" w:hAnsi="Times New Roman" w:cs="Times New Roman"/>
          <w:sz w:val="20"/>
          <w:szCs w:val="20"/>
          <w:rPrChange w:id="391" w:author="michaelaanas23@gmail.com" w:date="2026-09-25T21:06:00Z" w16du:dateUtc="2026-09-25T13:06:00Z">
            <w:rPr>
              <w:rFonts w:ascii="Times New Roman" w:hAnsi="Times New Roman" w:cs="Times New Roman"/>
              <w:sz w:val="22"/>
              <w:szCs w:val="22"/>
            </w:rPr>
          </w:rPrChange>
        </w:rPr>
        <w:t>X) and calculates the trend line to predict the upcoming week's sales volume (the Dependent Variable, </w:t>
      </w:r>
    </w:p>
    <w:p w14:paraId="5D151AB1" w14:textId="77777777" w:rsidR="002B2466" w:rsidRPr="00734374" w:rsidRDefault="002B2466">
      <w:pPr>
        <w:spacing w:line="276" w:lineRule="auto"/>
        <w:ind w:firstLine="907"/>
        <w:jc w:val="both"/>
        <w:rPr>
          <w:rFonts w:ascii="Times New Roman" w:hAnsi="Times New Roman" w:cs="Times New Roman"/>
          <w:sz w:val="20"/>
          <w:szCs w:val="20"/>
          <w:rPrChange w:id="392" w:author="michaelaanas23@gmail.com" w:date="2026-09-25T21:06:00Z" w16du:dateUtc="2026-09-25T13:06:00Z">
            <w:rPr>
              <w:rFonts w:ascii="Times New Roman" w:hAnsi="Times New Roman" w:cs="Times New Roman"/>
              <w:sz w:val="22"/>
              <w:szCs w:val="22"/>
            </w:rPr>
          </w:rPrChange>
        </w:rPr>
        <w:pPrChange w:id="393" w:author="michaelaanas23@gmail.com" w:date="2026-09-25T21:55:00Z" w16du:dateUtc="2026-09-25T13:55:00Z">
          <w:pPr>
            <w:spacing w:line="360" w:lineRule="auto"/>
            <w:ind w:firstLine="907"/>
            <w:jc w:val="both"/>
          </w:pPr>
        </w:pPrChange>
      </w:pPr>
      <w:r w:rsidRPr="00734374">
        <w:rPr>
          <w:rFonts w:ascii="Times New Roman" w:hAnsi="Times New Roman" w:cs="Times New Roman"/>
          <w:sz w:val="20"/>
          <w:szCs w:val="20"/>
          <w:rPrChange w:id="394" w:author="michaelaanas23@gmail.com" w:date="2026-09-25T21:06:00Z" w16du:dateUtc="2026-09-25T13:06:00Z">
            <w:rPr>
              <w:rFonts w:ascii="Times New Roman" w:hAnsi="Times New Roman" w:cs="Times New Roman"/>
              <w:sz w:val="22"/>
              <w:szCs w:val="22"/>
            </w:rPr>
          </w:rPrChange>
        </w:rPr>
        <w:t>Y</w:t>
      </w:r>
    </w:p>
    <w:p w14:paraId="0DADD1C5" w14:textId="77777777" w:rsidR="002B2466" w:rsidRPr="00734374" w:rsidRDefault="002B2466">
      <w:pPr>
        <w:spacing w:line="276" w:lineRule="auto"/>
        <w:ind w:firstLine="907"/>
        <w:jc w:val="both"/>
        <w:rPr>
          <w:rFonts w:ascii="Times New Roman" w:hAnsi="Times New Roman" w:cs="Times New Roman"/>
          <w:sz w:val="20"/>
          <w:szCs w:val="20"/>
          <w:rPrChange w:id="395" w:author="michaelaanas23@gmail.com" w:date="2026-09-25T21:06:00Z" w16du:dateUtc="2026-09-25T13:06:00Z">
            <w:rPr>
              <w:rFonts w:ascii="Times New Roman" w:hAnsi="Times New Roman" w:cs="Times New Roman"/>
              <w:sz w:val="22"/>
              <w:szCs w:val="22"/>
            </w:rPr>
          </w:rPrChange>
        </w:rPr>
        <w:pPrChange w:id="396" w:author="michaelaanas23@gmail.com" w:date="2026-09-25T21:55:00Z" w16du:dateUtc="2026-09-25T13:55:00Z">
          <w:pPr>
            <w:spacing w:line="360" w:lineRule="auto"/>
            <w:ind w:firstLine="907"/>
            <w:jc w:val="both"/>
          </w:pPr>
        </w:pPrChange>
      </w:pPr>
      <w:r w:rsidRPr="00734374">
        <w:rPr>
          <w:rFonts w:ascii="Times New Roman" w:hAnsi="Times New Roman" w:cs="Times New Roman"/>
          <w:sz w:val="20"/>
          <w:szCs w:val="20"/>
          <w:rPrChange w:id="397" w:author="michaelaanas23@gmail.com" w:date="2026-09-25T21:06:00Z" w16du:dateUtc="2026-09-25T13:06:00Z">
            <w:rPr>
              <w:rFonts w:ascii="Times New Roman" w:hAnsi="Times New Roman" w:cs="Times New Roman"/>
              <w:sz w:val="22"/>
              <w:szCs w:val="22"/>
            </w:rPr>
          </w:rPrChange>
        </w:rPr>
        <w:t>Y). The system will utilize the mathematical formula </w:t>
      </w:r>
    </w:p>
    <w:p w14:paraId="60552165" w14:textId="77777777" w:rsidR="002B2466" w:rsidRPr="00734374" w:rsidRDefault="002B2466">
      <w:pPr>
        <w:spacing w:line="276" w:lineRule="auto"/>
        <w:ind w:firstLine="907"/>
        <w:jc w:val="both"/>
        <w:rPr>
          <w:rFonts w:ascii="Times New Roman" w:hAnsi="Times New Roman" w:cs="Times New Roman"/>
          <w:sz w:val="20"/>
          <w:szCs w:val="20"/>
          <w:rPrChange w:id="398" w:author="michaelaanas23@gmail.com" w:date="2026-09-25T21:06:00Z" w16du:dateUtc="2026-09-25T13:06:00Z">
            <w:rPr>
              <w:rFonts w:ascii="Times New Roman" w:hAnsi="Times New Roman" w:cs="Times New Roman"/>
              <w:sz w:val="22"/>
              <w:szCs w:val="22"/>
            </w:rPr>
          </w:rPrChange>
        </w:rPr>
        <w:pPrChange w:id="399" w:author="michaelaanas23@gmail.com" w:date="2026-09-25T21:55:00Z" w16du:dateUtc="2026-09-25T13:55:00Z">
          <w:pPr>
            <w:spacing w:line="360" w:lineRule="auto"/>
            <w:ind w:firstLine="907"/>
            <w:jc w:val="both"/>
          </w:pPr>
        </w:pPrChange>
      </w:pPr>
      <w:r w:rsidRPr="00734374">
        <w:rPr>
          <w:rFonts w:ascii="Times New Roman" w:hAnsi="Times New Roman" w:cs="Times New Roman"/>
          <w:sz w:val="20"/>
          <w:szCs w:val="20"/>
          <w:rPrChange w:id="400" w:author="michaelaanas23@gmail.com" w:date="2026-09-25T21:06:00Z" w16du:dateUtc="2026-09-25T13:06:00Z">
            <w:rPr>
              <w:rFonts w:ascii="Times New Roman" w:hAnsi="Times New Roman" w:cs="Times New Roman"/>
              <w:sz w:val="22"/>
              <w:szCs w:val="22"/>
            </w:rPr>
          </w:rPrChange>
        </w:rPr>
        <w:t>Y</w:t>
      </w:r>
    </w:p>
    <w:p w14:paraId="3CEF0DB0" w14:textId="77777777" w:rsidR="002B2466" w:rsidRPr="00734374" w:rsidRDefault="002B2466">
      <w:pPr>
        <w:spacing w:line="276" w:lineRule="auto"/>
        <w:ind w:firstLine="907"/>
        <w:jc w:val="both"/>
        <w:rPr>
          <w:rFonts w:ascii="Times New Roman" w:hAnsi="Times New Roman" w:cs="Times New Roman"/>
          <w:sz w:val="20"/>
          <w:szCs w:val="20"/>
          <w:rPrChange w:id="401" w:author="michaelaanas23@gmail.com" w:date="2026-09-25T21:06:00Z" w16du:dateUtc="2026-09-25T13:06:00Z">
            <w:rPr>
              <w:rFonts w:ascii="Times New Roman" w:hAnsi="Times New Roman" w:cs="Times New Roman"/>
              <w:sz w:val="22"/>
              <w:szCs w:val="22"/>
            </w:rPr>
          </w:rPrChange>
        </w:rPr>
        <w:pPrChange w:id="402" w:author="michaelaanas23@gmail.com" w:date="2026-09-25T21:55:00Z" w16du:dateUtc="2026-09-25T13:55:00Z">
          <w:pPr>
            <w:spacing w:line="360" w:lineRule="auto"/>
            <w:ind w:firstLine="907"/>
            <w:jc w:val="both"/>
          </w:pPr>
        </w:pPrChange>
      </w:pPr>
      <w:r w:rsidRPr="00734374">
        <w:rPr>
          <w:rFonts w:ascii="Times New Roman" w:hAnsi="Times New Roman" w:cs="Times New Roman"/>
          <w:sz w:val="20"/>
          <w:szCs w:val="20"/>
          <w:rPrChange w:id="403" w:author="michaelaanas23@gmail.com" w:date="2026-09-25T21:06:00Z" w16du:dateUtc="2026-09-25T13:06:00Z">
            <w:rPr>
              <w:rFonts w:ascii="Times New Roman" w:hAnsi="Times New Roman" w:cs="Times New Roman"/>
              <w:sz w:val="22"/>
              <w:szCs w:val="22"/>
            </w:rPr>
          </w:rPrChange>
        </w:rPr>
        <w:t>=</w:t>
      </w:r>
    </w:p>
    <w:p w14:paraId="5025253E" w14:textId="14159751" w:rsidR="002B2466" w:rsidRPr="00734374" w:rsidRDefault="002B2466">
      <w:pPr>
        <w:spacing w:line="276" w:lineRule="auto"/>
        <w:ind w:firstLine="907"/>
        <w:jc w:val="both"/>
        <w:rPr>
          <w:rFonts w:ascii="Times New Roman" w:hAnsi="Times New Roman" w:cs="Times New Roman"/>
          <w:sz w:val="20"/>
          <w:szCs w:val="20"/>
          <w:rPrChange w:id="404" w:author="michaelaanas23@gmail.com" w:date="2026-09-25T21:06:00Z" w16du:dateUtc="2026-09-25T13:06:00Z">
            <w:rPr>
              <w:rFonts w:ascii="Times New Roman" w:hAnsi="Times New Roman" w:cs="Times New Roman"/>
              <w:sz w:val="22"/>
              <w:szCs w:val="22"/>
            </w:rPr>
          </w:rPrChange>
        </w:rPr>
        <w:pPrChange w:id="405" w:author="michaelaanas23@gmail.com" w:date="2026-09-25T21:55:00Z" w16du:dateUtc="2026-09-25T13:55:00Z">
          <w:pPr>
            <w:spacing w:line="360" w:lineRule="auto"/>
            <w:ind w:firstLine="907"/>
            <w:jc w:val="both"/>
          </w:pPr>
        </w:pPrChange>
      </w:pPr>
      <w:r w:rsidRPr="00734374">
        <w:rPr>
          <w:rFonts w:ascii="Times New Roman" w:hAnsi="Times New Roman" w:cs="Times New Roman"/>
          <w:sz w:val="20"/>
          <w:szCs w:val="20"/>
          <w:rPrChange w:id="406" w:author="michaelaanas23@gmail.com" w:date="2026-09-25T21:06:00Z" w16du:dateUtc="2026-09-25T13:06:00Z">
            <w:rPr>
              <w:rFonts w:ascii="Times New Roman" w:hAnsi="Times New Roman" w:cs="Times New Roman"/>
              <w:sz w:val="22"/>
              <w:szCs w:val="22"/>
            </w:rPr>
          </w:rPrChange>
        </w:rPr>
        <w:t>a</w:t>
      </w:r>
    </w:p>
    <w:p w14:paraId="3C12A1CD" w14:textId="77777777" w:rsidR="002B2466" w:rsidRPr="00734374" w:rsidRDefault="002B2466">
      <w:pPr>
        <w:spacing w:line="276" w:lineRule="auto"/>
        <w:ind w:firstLine="907"/>
        <w:jc w:val="both"/>
        <w:rPr>
          <w:rFonts w:ascii="Times New Roman" w:hAnsi="Times New Roman" w:cs="Times New Roman"/>
          <w:sz w:val="20"/>
          <w:szCs w:val="20"/>
          <w:rPrChange w:id="407" w:author="michaelaanas23@gmail.com" w:date="2026-09-25T21:06:00Z" w16du:dateUtc="2026-09-25T13:06:00Z">
            <w:rPr>
              <w:rFonts w:ascii="Times New Roman" w:hAnsi="Times New Roman" w:cs="Times New Roman"/>
              <w:sz w:val="22"/>
              <w:szCs w:val="22"/>
            </w:rPr>
          </w:rPrChange>
        </w:rPr>
        <w:pPrChange w:id="408" w:author="michaelaanas23@gmail.com" w:date="2026-09-25T21:55:00Z" w16du:dateUtc="2026-09-25T13:55:00Z">
          <w:pPr>
            <w:spacing w:line="360" w:lineRule="auto"/>
            <w:ind w:firstLine="907"/>
            <w:jc w:val="both"/>
          </w:pPr>
        </w:pPrChange>
      </w:pPr>
      <w:r w:rsidRPr="00734374">
        <w:rPr>
          <w:rFonts w:ascii="Times New Roman" w:hAnsi="Times New Roman" w:cs="Times New Roman"/>
          <w:sz w:val="20"/>
          <w:szCs w:val="20"/>
          <w:rPrChange w:id="409" w:author="michaelaanas23@gmail.com" w:date="2026-09-25T21:06:00Z" w16du:dateUtc="2026-09-25T13:06:00Z">
            <w:rPr>
              <w:rFonts w:ascii="Times New Roman" w:hAnsi="Times New Roman" w:cs="Times New Roman"/>
              <w:sz w:val="22"/>
              <w:szCs w:val="22"/>
            </w:rPr>
          </w:rPrChange>
        </w:rPr>
        <w:t>+</w:t>
      </w:r>
    </w:p>
    <w:p w14:paraId="31D60CFD" w14:textId="77777777" w:rsidR="002B2466" w:rsidRPr="00734374" w:rsidRDefault="002B2466">
      <w:pPr>
        <w:spacing w:line="276" w:lineRule="auto"/>
        <w:ind w:firstLine="907"/>
        <w:jc w:val="both"/>
        <w:rPr>
          <w:rFonts w:ascii="Times New Roman" w:hAnsi="Times New Roman" w:cs="Times New Roman"/>
          <w:sz w:val="20"/>
          <w:szCs w:val="20"/>
          <w:rPrChange w:id="410" w:author="michaelaanas23@gmail.com" w:date="2026-09-25T21:06:00Z" w16du:dateUtc="2026-09-25T13:06:00Z">
            <w:rPr>
              <w:rFonts w:ascii="Times New Roman" w:hAnsi="Times New Roman" w:cs="Times New Roman"/>
              <w:sz w:val="22"/>
              <w:szCs w:val="22"/>
            </w:rPr>
          </w:rPrChange>
        </w:rPr>
        <w:pPrChange w:id="411" w:author="michaelaanas23@gmail.com" w:date="2026-09-25T21:55:00Z" w16du:dateUtc="2026-09-25T13:55:00Z">
          <w:pPr>
            <w:spacing w:line="360" w:lineRule="auto"/>
            <w:ind w:firstLine="907"/>
            <w:jc w:val="both"/>
          </w:pPr>
        </w:pPrChange>
      </w:pPr>
      <w:r w:rsidRPr="00734374">
        <w:rPr>
          <w:rFonts w:ascii="Times New Roman" w:hAnsi="Times New Roman" w:cs="Times New Roman"/>
          <w:sz w:val="20"/>
          <w:szCs w:val="20"/>
          <w:rPrChange w:id="412" w:author="michaelaanas23@gmail.com" w:date="2026-09-25T21:06:00Z" w16du:dateUtc="2026-09-25T13:06:00Z">
            <w:rPr>
              <w:rFonts w:ascii="Times New Roman" w:hAnsi="Times New Roman" w:cs="Times New Roman"/>
              <w:sz w:val="22"/>
              <w:szCs w:val="22"/>
            </w:rPr>
          </w:rPrChange>
        </w:rPr>
        <w:t>b</w:t>
      </w:r>
    </w:p>
    <w:p w14:paraId="7BBD25BD" w14:textId="77777777" w:rsidR="002B2466" w:rsidRPr="00734374" w:rsidRDefault="002B2466">
      <w:pPr>
        <w:spacing w:line="276" w:lineRule="auto"/>
        <w:ind w:firstLine="907"/>
        <w:jc w:val="both"/>
        <w:rPr>
          <w:rFonts w:ascii="Times New Roman" w:hAnsi="Times New Roman" w:cs="Times New Roman"/>
          <w:sz w:val="20"/>
          <w:szCs w:val="20"/>
          <w:rPrChange w:id="413" w:author="michaelaanas23@gmail.com" w:date="2026-09-25T21:06:00Z" w16du:dateUtc="2026-09-25T13:06:00Z">
            <w:rPr>
              <w:rFonts w:ascii="Times New Roman" w:hAnsi="Times New Roman" w:cs="Times New Roman"/>
              <w:sz w:val="22"/>
              <w:szCs w:val="22"/>
            </w:rPr>
          </w:rPrChange>
        </w:rPr>
        <w:pPrChange w:id="414" w:author="michaelaanas23@gmail.com" w:date="2026-09-25T21:55:00Z" w16du:dateUtc="2026-09-25T13:55:00Z">
          <w:pPr>
            <w:spacing w:line="360" w:lineRule="auto"/>
            <w:ind w:firstLine="907"/>
            <w:jc w:val="both"/>
          </w:pPr>
        </w:pPrChange>
      </w:pPr>
      <w:r w:rsidRPr="00734374">
        <w:rPr>
          <w:rFonts w:ascii="Times New Roman" w:hAnsi="Times New Roman" w:cs="Times New Roman"/>
          <w:sz w:val="20"/>
          <w:szCs w:val="20"/>
          <w:rPrChange w:id="415" w:author="michaelaanas23@gmail.com" w:date="2026-09-25T21:06:00Z" w16du:dateUtc="2026-09-25T13:06:00Z">
            <w:rPr>
              <w:rFonts w:ascii="Times New Roman" w:hAnsi="Times New Roman" w:cs="Times New Roman"/>
              <w:sz w:val="22"/>
              <w:szCs w:val="22"/>
            </w:rPr>
          </w:rPrChange>
        </w:rPr>
        <w:t>X</w:t>
      </w:r>
    </w:p>
    <w:p w14:paraId="34CBAA50" w14:textId="1A353EBD" w:rsidR="002B2466" w:rsidRPr="00734374" w:rsidRDefault="002B2466">
      <w:pPr>
        <w:spacing w:line="276" w:lineRule="auto"/>
        <w:ind w:firstLine="907"/>
        <w:jc w:val="both"/>
        <w:rPr>
          <w:rFonts w:ascii="Times New Roman" w:hAnsi="Times New Roman" w:cs="Times New Roman"/>
          <w:sz w:val="20"/>
          <w:szCs w:val="20"/>
          <w:rPrChange w:id="416" w:author="michaelaanas23@gmail.com" w:date="2026-09-25T21:06:00Z" w16du:dateUtc="2026-09-25T13:06:00Z">
            <w:rPr>
              <w:rFonts w:ascii="Times New Roman" w:hAnsi="Times New Roman" w:cs="Times New Roman"/>
              <w:sz w:val="22"/>
              <w:szCs w:val="22"/>
            </w:rPr>
          </w:rPrChange>
        </w:rPr>
        <w:pPrChange w:id="417" w:author="michaelaanas23@gmail.com" w:date="2026-09-25T21:55:00Z" w16du:dateUtc="2026-09-25T13:55:00Z">
          <w:pPr>
            <w:spacing w:line="360" w:lineRule="auto"/>
            <w:ind w:firstLine="907"/>
            <w:jc w:val="both"/>
          </w:pPr>
        </w:pPrChange>
      </w:pPr>
      <w:r w:rsidRPr="00734374">
        <w:rPr>
          <w:rFonts w:ascii="Times New Roman" w:hAnsi="Times New Roman" w:cs="Times New Roman"/>
          <w:sz w:val="20"/>
          <w:szCs w:val="20"/>
          <w:rPrChange w:id="418" w:author="michaelaanas23@gmail.com" w:date="2026-09-25T21:06:00Z" w16du:dateUtc="2026-09-25T13:06:00Z">
            <w:rPr>
              <w:rFonts w:ascii="Times New Roman" w:hAnsi="Times New Roman" w:cs="Times New Roman"/>
              <w:sz w:val="22"/>
              <w:szCs w:val="22"/>
            </w:rPr>
          </w:rPrChange>
        </w:rPr>
        <w:t>Y=</w:t>
      </w:r>
      <w:proofErr w:type="spellStart"/>
      <w:r w:rsidRPr="00734374">
        <w:rPr>
          <w:rFonts w:ascii="Times New Roman" w:hAnsi="Times New Roman" w:cs="Times New Roman"/>
          <w:sz w:val="20"/>
          <w:szCs w:val="20"/>
          <w:rPrChange w:id="419" w:author="michaelaanas23@gmail.com" w:date="2026-09-25T21:06:00Z" w16du:dateUtc="2026-09-25T13:06:00Z">
            <w:rPr>
              <w:rFonts w:ascii="Times New Roman" w:hAnsi="Times New Roman" w:cs="Times New Roman"/>
              <w:sz w:val="22"/>
              <w:szCs w:val="22"/>
            </w:rPr>
          </w:rPrChange>
        </w:rPr>
        <w:t>a+bX</w:t>
      </w:r>
      <w:proofErr w:type="spellEnd"/>
      <w:r w:rsidRPr="00734374">
        <w:rPr>
          <w:rFonts w:ascii="Times New Roman" w:hAnsi="Times New Roman" w:cs="Times New Roman"/>
          <w:sz w:val="20"/>
          <w:szCs w:val="20"/>
          <w:rPrChange w:id="420" w:author="michaelaanas23@gmail.com" w:date="2026-09-25T21:06:00Z" w16du:dateUtc="2026-09-25T13:06:00Z">
            <w:rPr>
              <w:rFonts w:ascii="Times New Roman" w:hAnsi="Times New Roman" w:cs="Times New Roman"/>
              <w:sz w:val="22"/>
              <w:szCs w:val="22"/>
            </w:rPr>
          </w:rPrChange>
        </w:rPr>
        <w:t xml:space="preserve"> to generate these forecasts. By automating this complex calculation, the system will provide reports that suggest how many staff members should be scheduled and how many supplies should be ordered for the next seven days. This helps High Island V avoid the twin costs of "Over-stocking" (wasted capital and electricity) and "Under-stocking" (lost revenue and customer disappointment). The inclusion of this machine-driven forecasting tool provides a level of operational sophistication that is rarely seen in small-scale water refilling stations, giving High Island V a significant competitive edge.</w:t>
      </w:r>
    </w:p>
    <w:p w14:paraId="49D0E2AD" w14:textId="49760891" w:rsidR="002B2466" w:rsidRPr="00734374" w:rsidRDefault="002B2466">
      <w:pPr>
        <w:spacing w:line="276" w:lineRule="auto"/>
        <w:jc w:val="both"/>
        <w:rPr>
          <w:rFonts w:ascii="Times New Roman" w:hAnsi="Times New Roman" w:cs="Times New Roman"/>
          <w:sz w:val="20"/>
          <w:szCs w:val="20"/>
          <w:rPrChange w:id="421" w:author="michaelaanas23@gmail.com" w:date="2026-09-25T21:06:00Z" w16du:dateUtc="2026-09-25T13:06:00Z">
            <w:rPr>
              <w:rFonts w:ascii="Times New Roman" w:hAnsi="Times New Roman" w:cs="Times New Roman"/>
              <w:sz w:val="22"/>
              <w:szCs w:val="22"/>
            </w:rPr>
          </w:rPrChange>
        </w:rPr>
        <w:pPrChange w:id="422"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423" w:author="michaelaanas23@gmail.com" w:date="2026-09-25T21:06:00Z" w16du:dateUtc="2026-09-25T13:06:00Z">
            <w:rPr>
              <w:rFonts w:ascii="Times New Roman" w:hAnsi="Times New Roman" w:cs="Times New Roman"/>
              <w:b/>
              <w:bCs/>
              <w:sz w:val="22"/>
              <w:szCs w:val="22"/>
            </w:rPr>
          </w:rPrChange>
        </w:rPr>
        <w:t>Specific Objective 6: Establishing Robust Security Protocols and User Accountability Frameworks</w:t>
      </w:r>
    </w:p>
    <w:p w14:paraId="6D94DD16" w14:textId="55ED0618" w:rsidR="002B2466" w:rsidRPr="00734374" w:rsidRDefault="002B2466">
      <w:pPr>
        <w:spacing w:line="276" w:lineRule="auto"/>
        <w:ind w:firstLine="357"/>
        <w:jc w:val="both"/>
        <w:rPr>
          <w:rFonts w:ascii="Times New Roman" w:hAnsi="Times New Roman" w:cs="Times New Roman"/>
          <w:sz w:val="20"/>
          <w:szCs w:val="20"/>
          <w:rPrChange w:id="424" w:author="michaelaanas23@gmail.com" w:date="2026-09-25T21:06:00Z" w16du:dateUtc="2026-09-25T13:06:00Z">
            <w:rPr>
              <w:rFonts w:ascii="Times New Roman" w:hAnsi="Times New Roman" w:cs="Times New Roman"/>
              <w:sz w:val="22"/>
              <w:szCs w:val="22"/>
            </w:rPr>
          </w:rPrChange>
        </w:rPr>
        <w:pPrChange w:id="425"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426" w:author="michaelaanas23@gmail.com" w:date="2026-09-25T21:06:00Z" w16du:dateUtc="2026-09-25T13:06:00Z">
            <w:rPr>
              <w:rFonts w:ascii="Times New Roman" w:hAnsi="Times New Roman" w:cs="Times New Roman"/>
              <w:sz w:val="22"/>
              <w:szCs w:val="22"/>
            </w:rPr>
          </w:rPrChange>
        </w:rPr>
        <w:t>The sixth specific objective is to establish a comprehensive security framework that ensures data integrity, confidentiality, and accountability across the entire organization. In a manual system, anyone can read or alter a logbook; this objective seeks to secure the business’s digital assets through modern software security principles. The technical implementation will focus on Role-Based Access Control (RBAC), which creates a hierarchy of permissions within the system. "Front-Desk Staff" will be restricted to the sales entry screen, "Branch Managers" can access their specific branch reports, and the "Super Admin" (Owner) has full access to all branches, financial forecasting, and user management tools</w:t>
      </w:r>
      <w:sdt>
        <w:sdtPr>
          <w:rPr>
            <w:rFonts w:ascii="Times New Roman" w:hAnsi="Times New Roman" w:cs="Times New Roman"/>
            <w:sz w:val="20"/>
            <w:szCs w:val="20"/>
          </w:rPr>
          <w:id w:val="-1311713406"/>
          <w:citation/>
        </w:sdtPr>
        <w:sdtContent>
          <w:r w:rsidR="00163F4B" w:rsidRPr="00734374">
            <w:rPr>
              <w:rFonts w:ascii="Times New Roman" w:hAnsi="Times New Roman" w:cs="Times New Roman"/>
              <w:sz w:val="20"/>
              <w:szCs w:val="20"/>
              <w:rPrChange w:id="427" w:author="michaelaanas23@gmail.com" w:date="2026-09-25T21:06:00Z" w16du:dateUtc="2026-09-25T13:06:00Z">
                <w:rPr>
                  <w:rFonts w:ascii="Times New Roman" w:hAnsi="Times New Roman" w:cs="Times New Roman"/>
                  <w:sz w:val="22"/>
                  <w:szCs w:val="22"/>
                </w:rPr>
              </w:rPrChange>
            </w:rPr>
            <w:fldChar w:fldCharType="begin"/>
          </w:r>
          <w:r w:rsidR="003B1EE1" w:rsidRPr="00734374">
            <w:rPr>
              <w:rFonts w:ascii="Times New Roman" w:hAnsi="Times New Roman" w:cs="Times New Roman"/>
              <w:sz w:val="20"/>
              <w:szCs w:val="20"/>
              <w:rPrChange w:id="428" w:author="michaelaanas23@gmail.com" w:date="2026-09-25T21:06:00Z" w16du:dateUtc="2026-09-25T13:06:00Z">
                <w:rPr>
                  <w:rFonts w:ascii="Times New Roman" w:hAnsi="Times New Roman" w:cs="Times New Roman"/>
                  <w:sz w:val="22"/>
                  <w:szCs w:val="22"/>
                </w:rPr>
              </w:rPrChange>
            </w:rPr>
            <w:instrText xml:space="preserve">CITATION Rav98 \l 1033 </w:instrText>
          </w:r>
          <w:r w:rsidR="00163F4B" w:rsidRPr="00734374">
            <w:rPr>
              <w:rFonts w:ascii="Times New Roman" w:hAnsi="Times New Roman" w:cs="Times New Roman"/>
              <w:sz w:val="20"/>
              <w:szCs w:val="20"/>
              <w:rPrChange w:id="429" w:author="michaelaanas23@gmail.com" w:date="2026-09-25T21:06:00Z" w16du:dateUtc="2026-09-25T13:06:00Z">
                <w:rPr>
                  <w:rFonts w:ascii="Times New Roman" w:hAnsi="Times New Roman" w:cs="Times New Roman"/>
                  <w:sz w:val="22"/>
                  <w:szCs w:val="22"/>
                </w:rPr>
              </w:rPrChange>
            </w:rPr>
            <w:fldChar w:fldCharType="separate"/>
          </w:r>
          <w:r w:rsidR="003B1EE1" w:rsidRPr="00734374">
            <w:rPr>
              <w:rFonts w:ascii="Times New Roman" w:hAnsi="Times New Roman" w:cs="Times New Roman"/>
              <w:noProof/>
              <w:sz w:val="20"/>
              <w:szCs w:val="20"/>
              <w:rPrChange w:id="430" w:author="michaelaanas23@gmail.com" w:date="2026-09-25T21:06:00Z" w16du:dateUtc="2026-09-25T13:06:00Z">
                <w:rPr>
                  <w:rFonts w:ascii="Times New Roman" w:hAnsi="Times New Roman" w:cs="Times New Roman"/>
                  <w:noProof/>
                  <w:sz w:val="22"/>
                  <w:szCs w:val="22"/>
                </w:rPr>
              </w:rPrChange>
            </w:rPr>
            <w:t xml:space="preserve"> [4]</w:t>
          </w:r>
          <w:r w:rsidR="00163F4B" w:rsidRPr="00734374">
            <w:rPr>
              <w:rFonts w:ascii="Times New Roman" w:hAnsi="Times New Roman" w:cs="Times New Roman"/>
              <w:sz w:val="20"/>
              <w:szCs w:val="20"/>
              <w:rPrChange w:id="431" w:author="michaelaanas23@gmail.com" w:date="2026-09-25T21:06:00Z" w16du:dateUtc="2026-09-25T13:06:00Z">
                <w:rPr>
                  <w:rFonts w:ascii="Times New Roman" w:hAnsi="Times New Roman" w:cs="Times New Roman"/>
                  <w:sz w:val="22"/>
                  <w:szCs w:val="22"/>
                </w:rPr>
              </w:rPrChange>
            </w:rPr>
            <w:fldChar w:fldCharType="end"/>
          </w:r>
        </w:sdtContent>
      </w:sdt>
      <w:r w:rsidRPr="00734374">
        <w:rPr>
          <w:rFonts w:ascii="Times New Roman" w:hAnsi="Times New Roman" w:cs="Times New Roman"/>
          <w:sz w:val="20"/>
          <w:szCs w:val="20"/>
          <w:rPrChange w:id="432" w:author="michaelaanas23@gmail.com" w:date="2026-09-25T21:06:00Z" w16du:dateUtc="2026-09-25T13:06:00Z">
            <w:rPr>
              <w:rFonts w:ascii="Times New Roman" w:hAnsi="Times New Roman" w:cs="Times New Roman"/>
              <w:sz w:val="22"/>
              <w:szCs w:val="22"/>
            </w:rPr>
          </w:rPrChange>
        </w:rPr>
        <w:t>. Furthermore, to protect against unauthorized remote access, the system will implement Multi-Factor Authentication (MFA), specifically through Email-based One-Time Passwords (OTP). This ensures that even if a password is compromised, the sensitive financial data of High Island V remains secure. Finally, this objective includes the creation of a "Digital Audit Trail"—a hidden log that records every "Create, Update, or Delete" action performed in the system, along with the timestamp and the identity of the user. This ensures total accountability and provides the owners with a tool to identify and investigate any financial discrepancies or data tampering.</w:t>
      </w:r>
    </w:p>
    <w:p w14:paraId="5FCEDD12" w14:textId="77777777" w:rsidR="006E4779" w:rsidDel="0026620A" w:rsidRDefault="006E4779">
      <w:pPr>
        <w:pStyle w:val="Heading2"/>
        <w:spacing w:line="276" w:lineRule="auto"/>
        <w:jc w:val="both"/>
        <w:rPr>
          <w:del w:id="433" w:author="michaelaanas23@gmail.com" w:date="2026-09-25T22:03:00Z" w16du:dateUtc="2026-09-25T14:03:00Z"/>
          <w:noProof/>
        </w:rPr>
        <w:pPrChange w:id="434" w:author="michaelaanas23@gmail.com" w:date="2026-09-25T21:55:00Z" w16du:dateUtc="2026-09-25T13:55:00Z">
          <w:pPr>
            <w:pStyle w:val="Heading2"/>
            <w:jc w:val="both"/>
          </w:pPr>
        </w:pPrChange>
      </w:pPr>
    </w:p>
    <w:p w14:paraId="66D33C5C" w14:textId="2C30B6AC" w:rsidR="00163F4B" w:rsidRPr="0026620A" w:rsidRDefault="00163F4B">
      <w:pPr>
        <w:pStyle w:val="Heading2"/>
        <w:spacing w:line="360" w:lineRule="auto"/>
        <w:jc w:val="both"/>
        <w:rPr>
          <w:rFonts w:ascii="Times New Roman" w:hAnsi="Times New Roman" w:cs="Times New Roman"/>
          <w:b/>
          <w:bCs/>
          <w:color w:val="000000" w:themeColor="text1"/>
          <w:sz w:val="26"/>
          <w:szCs w:val="26"/>
          <w:rPrChange w:id="435" w:author="michaelaanas23@gmail.com" w:date="2026-09-25T22:03:00Z" w16du:dateUtc="2026-09-25T14:03:00Z">
            <w:rPr>
              <w:color w:val="000000" w:themeColor="text1"/>
            </w:rPr>
          </w:rPrChange>
        </w:rPr>
        <w:pPrChange w:id="436" w:author="michaelaanas23@gmail.com" w:date="2026-09-25T22:03:00Z" w16du:dateUtc="2026-09-25T14:03:00Z">
          <w:pPr>
            <w:pStyle w:val="Heading2"/>
            <w:jc w:val="both"/>
          </w:pPr>
        </w:pPrChange>
      </w:pPr>
      <w:r w:rsidRPr="0026620A">
        <w:rPr>
          <w:rFonts w:ascii="Times New Roman" w:hAnsi="Times New Roman" w:cs="Times New Roman"/>
          <w:b/>
          <w:bCs/>
          <w:color w:val="000000" w:themeColor="text1"/>
          <w:sz w:val="26"/>
          <w:szCs w:val="26"/>
          <w:rPrChange w:id="437" w:author="michaelaanas23@gmail.com" w:date="2026-09-25T22:03:00Z" w16du:dateUtc="2026-09-25T14:03:00Z">
            <w:rPr>
              <w:color w:val="000000" w:themeColor="text1"/>
            </w:rPr>
          </w:rPrChange>
        </w:rPr>
        <w:t>1.4 Scope and Delimitation</w:t>
      </w:r>
    </w:p>
    <w:p w14:paraId="51A048D1" w14:textId="271D9A71" w:rsidR="00163F4B" w:rsidRPr="00734374" w:rsidRDefault="00163F4B">
      <w:pPr>
        <w:spacing w:line="276" w:lineRule="auto"/>
        <w:ind w:firstLine="357"/>
        <w:jc w:val="both"/>
        <w:rPr>
          <w:rFonts w:ascii="Times New Roman" w:hAnsi="Times New Roman" w:cs="Times New Roman"/>
          <w:sz w:val="20"/>
          <w:szCs w:val="20"/>
          <w:rPrChange w:id="438" w:author="michaelaanas23@gmail.com" w:date="2026-09-25T21:07:00Z" w16du:dateUtc="2026-09-25T13:07:00Z">
            <w:rPr>
              <w:rFonts w:ascii="Times New Roman" w:hAnsi="Times New Roman" w:cs="Times New Roman"/>
            </w:rPr>
          </w:rPrChange>
        </w:rPr>
        <w:pPrChange w:id="439"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440" w:author="michaelaanas23@gmail.com" w:date="2026-09-25T21:07:00Z" w16du:dateUtc="2026-09-25T13:07:00Z">
            <w:rPr>
              <w:rFonts w:ascii="Times New Roman" w:hAnsi="Times New Roman" w:cs="Times New Roman"/>
              <w:sz w:val="22"/>
              <w:szCs w:val="22"/>
            </w:rPr>
          </w:rPrChange>
        </w:rPr>
        <w:t xml:space="preserve">This study focuses on the design, development, and comprehensive evaluation of H2Ops: A Responsive Cloud-Based Operations Management System, a specialized software solution engineered to modernize and optimize the multi-branch business environment of High Island V. The scope of the study encompasses the end-to-end software development lifecycle—including requirements elicitation, architectural design, back-end and front-end development, and rigorous user acceptance testing—within the specific operational context of the water refilling industry. The research is primarily concerned with addressing the systemic deficiencies of manual, paper-based record-keeping and replacing them with a centralized, data-driven, and cloud-hosted platform that enables the management of High Island </w:t>
      </w:r>
      <w:r w:rsidRPr="00734374">
        <w:rPr>
          <w:rFonts w:ascii="Times New Roman" w:hAnsi="Times New Roman" w:cs="Times New Roman"/>
          <w:sz w:val="20"/>
          <w:szCs w:val="20"/>
          <w:rPrChange w:id="441" w:author="michaelaanas23@gmail.com" w:date="2026-09-25T21:07:00Z" w16du:dateUtc="2026-09-25T13:07:00Z">
            <w:rPr>
              <w:rFonts w:ascii="Times New Roman" w:hAnsi="Times New Roman" w:cs="Times New Roman"/>
              <w:sz w:val="22"/>
              <w:szCs w:val="22"/>
            </w:rPr>
          </w:rPrChange>
        </w:rPr>
        <w:lastRenderedPageBreak/>
        <w:t>V to monitor, analyze, and forecast operational performance in real time across geographically dispersed locations. The scope of this study is meticulously defined by several critical dimensions that establish the boundaries of the research effort and the intended applicability of the system’s outcomes. Defining these scope dimensions is essential for properly interpreting the study’s findings, establishing its technical limits, and assessing its practical relevance to other small and medium enterprises (SMEs) in the utility and service sectors</w:t>
      </w:r>
      <w:r w:rsidRPr="00734374">
        <w:rPr>
          <w:rFonts w:ascii="Times New Roman" w:hAnsi="Times New Roman" w:cs="Times New Roman"/>
          <w:sz w:val="20"/>
          <w:szCs w:val="20"/>
          <w:rPrChange w:id="442" w:author="michaelaanas23@gmail.com" w:date="2026-09-25T21:07:00Z" w16du:dateUtc="2026-09-25T13:07:00Z">
            <w:rPr>
              <w:rFonts w:ascii="Times New Roman" w:hAnsi="Times New Roman" w:cs="Times New Roman"/>
            </w:rPr>
          </w:rPrChange>
        </w:rPr>
        <w:t>.</w:t>
      </w:r>
    </w:p>
    <w:p w14:paraId="51853AA3" w14:textId="77777777" w:rsidR="00C538A6" w:rsidRPr="00734374" w:rsidRDefault="00C538A6">
      <w:pPr>
        <w:spacing w:line="276" w:lineRule="auto"/>
        <w:jc w:val="both"/>
        <w:rPr>
          <w:rFonts w:ascii="Times New Roman" w:hAnsi="Times New Roman" w:cs="Times New Roman"/>
          <w:sz w:val="20"/>
          <w:szCs w:val="20"/>
          <w:rPrChange w:id="443" w:author="michaelaanas23@gmail.com" w:date="2026-09-25T21:07:00Z" w16du:dateUtc="2026-09-25T13:07:00Z">
            <w:rPr>
              <w:rFonts w:ascii="Times New Roman" w:hAnsi="Times New Roman" w:cs="Times New Roman"/>
            </w:rPr>
          </w:rPrChange>
        </w:rPr>
        <w:pPrChange w:id="444"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445" w:author="michaelaanas23@gmail.com" w:date="2026-09-25T21:07:00Z" w16du:dateUtc="2026-09-25T13:07:00Z">
            <w:rPr>
              <w:rFonts w:ascii="Times New Roman" w:hAnsi="Times New Roman" w:cs="Times New Roman"/>
              <w:b/>
              <w:bCs/>
            </w:rPr>
          </w:rPrChange>
        </w:rPr>
        <w:t>Operational Scope</w:t>
      </w:r>
    </w:p>
    <w:p w14:paraId="48C6A2B7" w14:textId="24D02B80" w:rsidR="00C538A6" w:rsidRPr="00734374" w:rsidRDefault="00C538A6">
      <w:pPr>
        <w:spacing w:line="276" w:lineRule="auto"/>
        <w:ind w:firstLine="357"/>
        <w:jc w:val="both"/>
        <w:rPr>
          <w:rFonts w:ascii="Times New Roman" w:hAnsi="Times New Roman" w:cs="Times New Roman"/>
          <w:sz w:val="20"/>
          <w:szCs w:val="20"/>
          <w:rPrChange w:id="446" w:author="michaelaanas23@gmail.com" w:date="2026-09-25T21:07:00Z" w16du:dateUtc="2026-09-25T13:07:00Z">
            <w:rPr>
              <w:rFonts w:ascii="Times New Roman" w:hAnsi="Times New Roman" w:cs="Times New Roman"/>
              <w:sz w:val="22"/>
              <w:szCs w:val="22"/>
            </w:rPr>
          </w:rPrChange>
        </w:rPr>
        <w:pPrChange w:id="447"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448" w:author="michaelaanas23@gmail.com" w:date="2026-09-25T21:07:00Z" w16du:dateUtc="2026-09-25T13:07:00Z">
            <w:rPr>
              <w:rFonts w:ascii="Times New Roman" w:hAnsi="Times New Roman" w:cs="Times New Roman"/>
              <w:sz w:val="22"/>
              <w:szCs w:val="22"/>
            </w:rPr>
          </w:rPrChange>
        </w:rPr>
        <w:t>The operational scope of the study encompasses four primary business domains that are directly aligned with the day-to-day management needs of High Island V: Sales and Transaction Monitoring, Real-Time Inventory and Asset Tracking, Multi-Branch Centralized Oversight, and Predictive Demand Forecasting. These domains represent the core operational functions that the H2Ops system aims to modernize. Sales and Transaction Monitoring encompasses the complete lifecycle of recording, processing, and auditing customer orders across two distinct channels: walk-in retail and home/office delivery. This includes the development of a digital Point of Sale (POS) interface that standardizes pricing for purified and alkaline water, automates the calculation of totals and applicable discounts, and records payment methods (Cash or Digital Wallet references). More specifically, the system captures a "transactional footprint" for every customer interaction, recording the exact timestamp, the specific branch location, the identity of the attending staff member, and the quantity of water sold. This granular level of detail allows management to reconstruct the operational history of any given business day with absolute precision, identifying peak hours and high-demand periods that were previously invisible in manual logbooks.</w:t>
      </w:r>
    </w:p>
    <w:p w14:paraId="1DB018CE" w14:textId="337A336E" w:rsidR="00C538A6" w:rsidRPr="00734374" w:rsidRDefault="00C538A6">
      <w:pPr>
        <w:spacing w:line="276" w:lineRule="auto"/>
        <w:ind w:firstLine="357"/>
        <w:jc w:val="both"/>
        <w:rPr>
          <w:rFonts w:ascii="Times New Roman" w:hAnsi="Times New Roman" w:cs="Times New Roman"/>
          <w:sz w:val="20"/>
          <w:szCs w:val="20"/>
          <w:rPrChange w:id="449" w:author="michaelaanas23@gmail.com" w:date="2026-09-25T21:07:00Z" w16du:dateUtc="2026-09-25T13:07:00Z">
            <w:rPr>
              <w:rFonts w:ascii="Times New Roman" w:hAnsi="Times New Roman" w:cs="Times New Roman"/>
              <w:sz w:val="22"/>
              <w:szCs w:val="22"/>
            </w:rPr>
          </w:rPrChange>
        </w:rPr>
        <w:pPrChange w:id="450"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451" w:author="michaelaanas23@gmail.com" w:date="2026-09-25T21:07:00Z" w16du:dateUtc="2026-09-25T13:07:00Z">
            <w:rPr>
              <w:rFonts w:ascii="Times New Roman" w:hAnsi="Times New Roman" w:cs="Times New Roman"/>
              <w:sz w:val="22"/>
              <w:szCs w:val="22"/>
            </w:rPr>
          </w:rPrChange>
        </w:rPr>
        <w:t> Real-Time Inventory and Asset Tracking involves the monitoring of stock quantities and the movement of physical assets, specifically the 5-gallon reusable containers (blue gallons), seals, caps, and filtration consumables. The scope includes the development of a "deduction-on-sale" logic, where the system automatically updates stock levels the moment a transaction is finalized. A significant portion of this scope is dedicated to the "Container Cycle"—tracking the number of containers sent out for delivery versus the number returned. This ensures that the company’s capital assets are accounted for, reducing "inventory shrinkage" and providing alerts when consumable supplies reach a critical reorder threshold. Multi-Branch Centralized Oversight addresses the geographic disconnect between High Island V’s city and provincial branches. The scope includes the synchronization of data from multiple remote terminals into a single cloud-hosted master database. This allows the owners to monitor the heartbeat of the entire business from a single interface, eliminating the need for physical travel or manual report transcription.</w:t>
      </w:r>
    </w:p>
    <w:p w14:paraId="07B451F5" w14:textId="77777777" w:rsidR="00C538A6" w:rsidRPr="00734374" w:rsidRDefault="00C538A6">
      <w:pPr>
        <w:spacing w:line="276" w:lineRule="auto"/>
        <w:jc w:val="both"/>
        <w:rPr>
          <w:rFonts w:ascii="Times New Roman" w:hAnsi="Times New Roman" w:cs="Times New Roman"/>
          <w:sz w:val="20"/>
          <w:szCs w:val="20"/>
          <w:rPrChange w:id="452" w:author="michaelaanas23@gmail.com" w:date="2026-09-25T21:07:00Z" w16du:dateUtc="2026-09-25T13:07:00Z">
            <w:rPr>
              <w:rFonts w:ascii="Times New Roman" w:hAnsi="Times New Roman" w:cs="Times New Roman"/>
              <w:sz w:val="22"/>
              <w:szCs w:val="22"/>
            </w:rPr>
          </w:rPrChange>
        </w:rPr>
        <w:pPrChange w:id="453"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454" w:author="michaelaanas23@gmail.com" w:date="2026-09-25T21:07:00Z" w16du:dateUtc="2026-09-25T13:07:00Z">
            <w:rPr>
              <w:rFonts w:ascii="Times New Roman" w:hAnsi="Times New Roman" w:cs="Times New Roman"/>
              <w:b/>
              <w:bCs/>
              <w:sz w:val="22"/>
              <w:szCs w:val="22"/>
            </w:rPr>
          </w:rPrChange>
        </w:rPr>
        <w:t>System Feature Scope</w:t>
      </w:r>
    </w:p>
    <w:p w14:paraId="0A80F9CD" w14:textId="6EEC4E7B" w:rsidR="00C538A6" w:rsidRPr="00734374" w:rsidRDefault="00C538A6">
      <w:pPr>
        <w:spacing w:line="276" w:lineRule="auto"/>
        <w:ind w:firstLine="357"/>
        <w:jc w:val="both"/>
        <w:rPr>
          <w:rFonts w:ascii="Times New Roman" w:hAnsi="Times New Roman" w:cs="Times New Roman"/>
          <w:sz w:val="20"/>
          <w:szCs w:val="20"/>
          <w:rPrChange w:id="455" w:author="michaelaanas23@gmail.com" w:date="2026-09-25T21:07:00Z" w16du:dateUtc="2026-09-25T13:07:00Z">
            <w:rPr>
              <w:rFonts w:ascii="Times New Roman" w:hAnsi="Times New Roman" w:cs="Times New Roman"/>
              <w:sz w:val="22"/>
              <w:szCs w:val="22"/>
            </w:rPr>
          </w:rPrChange>
        </w:rPr>
        <w:pPrChange w:id="456"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457" w:author="michaelaanas23@gmail.com" w:date="2026-09-25T21:07:00Z" w16du:dateUtc="2026-09-25T13:07:00Z">
            <w:rPr>
              <w:rFonts w:ascii="Times New Roman" w:hAnsi="Times New Roman" w:cs="Times New Roman"/>
              <w:sz w:val="22"/>
              <w:szCs w:val="22"/>
            </w:rPr>
          </w:rPrChange>
        </w:rPr>
        <w:t>To address the operational requirements of High Island V, the proposed H2Ops incorporates several interconnected functional modules designed to centralize business information, automate routine operations, and provide useful sales insights. The modules are designed to work together within a single cloud-based platform, allowing authorized users to record, monitor, retrieve, and analyze business information more efficiently. The system focuses on the major operational activities of the water refilling station, particularly sales management, inventory monitoring, customer and delivery management, reporting, and sales analytics.</w:t>
      </w:r>
    </w:p>
    <w:p w14:paraId="10FBE945" w14:textId="77777777" w:rsidR="00C538A6" w:rsidRPr="00734374" w:rsidRDefault="00C538A6">
      <w:pPr>
        <w:spacing w:line="276" w:lineRule="auto"/>
        <w:jc w:val="both"/>
        <w:rPr>
          <w:rFonts w:ascii="Times New Roman" w:hAnsi="Times New Roman" w:cs="Times New Roman"/>
          <w:sz w:val="20"/>
          <w:szCs w:val="20"/>
          <w:rPrChange w:id="458" w:author="michaelaanas23@gmail.com" w:date="2026-09-25T21:07:00Z" w16du:dateUtc="2026-09-25T13:07:00Z">
            <w:rPr>
              <w:rFonts w:ascii="Times New Roman" w:hAnsi="Times New Roman" w:cs="Times New Roman"/>
              <w:sz w:val="22"/>
              <w:szCs w:val="22"/>
            </w:rPr>
          </w:rPrChange>
        </w:rPr>
        <w:pPrChange w:id="459"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460" w:author="michaelaanas23@gmail.com" w:date="2026-09-25T21:07:00Z" w16du:dateUtc="2026-09-25T13:07:00Z">
            <w:rPr>
              <w:rFonts w:ascii="Times New Roman" w:hAnsi="Times New Roman" w:cs="Times New Roman"/>
              <w:b/>
              <w:bCs/>
              <w:sz w:val="22"/>
              <w:szCs w:val="22"/>
            </w:rPr>
          </w:rPrChange>
        </w:rPr>
        <w:t xml:space="preserve">Sales Management Module: </w:t>
      </w:r>
      <w:r w:rsidRPr="00734374">
        <w:rPr>
          <w:rFonts w:ascii="Times New Roman" w:hAnsi="Times New Roman" w:cs="Times New Roman"/>
          <w:sz w:val="20"/>
          <w:szCs w:val="20"/>
          <w:rPrChange w:id="461" w:author="michaelaanas23@gmail.com" w:date="2026-09-25T21:07:00Z" w16du:dateUtc="2026-09-25T13:07:00Z">
            <w:rPr>
              <w:rFonts w:ascii="Times New Roman" w:hAnsi="Times New Roman" w:cs="Times New Roman"/>
              <w:sz w:val="22"/>
              <w:szCs w:val="22"/>
            </w:rPr>
          </w:rPrChange>
        </w:rPr>
        <w:t>The Sales Management Module serves as the primary component for recording daily sales transactions. It allows authorized staff to enter customer orders, select products, specify quantities, record payments, and save completed transactions into the centralized database. The system automatically calculates transaction totals to minimize manual computation and reduce errors in sales recording. Each completed transaction is stored with relevant information such as the transaction date, products purchased, quantity, amount, and user responsible for the transaction.</w:t>
      </w:r>
    </w:p>
    <w:p w14:paraId="05807C89" w14:textId="6D5892C4" w:rsidR="00C538A6" w:rsidRPr="00734374" w:rsidRDefault="00C538A6">
      <w:pPr>
        <w:spacing w:line="276" w:lineRule="auto"/>
        <w:jc w:val="both"/>
        <w:rPr>
          <w:rFonts w:ascii="Times New Roman" w:hAnsi="Times New Roman" w:cs="Times New Roman"/>
          <w:sz w:val="20"/>
          <w:szCs w:val="20"/>
          <w:rPrChange w:id="462" w:author="michaelaanas23@gmail.com" w:date="2026-09-25T21:07:00Z" w16du:dateUtc="2026-09-25T13:07:00Z">
            <w:rPr>
              <w:rFonts w:ascii="Times New Roman" w:hAnsi="Times New Roman" w:cs="Times New Roman"/>
              <w:sz w:val="22"/>
              <w:szCs w:val="22"/>
            </w:rPr>
          </w:rPrChange>
        </w:rPr>
        <w:pPrChange w:id="463"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464" w:author="michaelaanas23@gmail.com" w:date="2026-09-25T21:07:00Z" w16du:dateUtc="2026-09-25T13:07:00Z">
            <w:rPr>
              <w:rFonts w:ascii="Times New Roman" w:hAnsi="Times New Roman" w:cs="Times New Roman"/>
              <w:sz w:val="22"/>
              <w:szCs w:val="22"/>
            </w:rPr>
          </w:rPrChange>
        </w:rPr>
        <w:t xml:space="preserve">The recorded sales information also serves as the primary source of data for the system's reporting and analytics functions. By centralizing transaction records, H2Ops allows administrators and managers to review sales </w:t>
      </w:r>
      <w:r w:rsidRPr="00734374">
        <w:rPr>
          <w:rFonts w:ascii="Times New Roman" w:hAnsi="Times New Roman" w:cs="Times New Roman"/>
          <w:sz w:val="20"/>
          <w:szCs w:val="20"/>
          <w:rPrChange w:id="465" w:author="michaelaanas23@gmail.com" w:date="2026-09-25T21:07:00Z" w16du:dateUtc="2026-09-25T13:07:00Z">
            <w:rPr>
              <w:rFonts w:ascii="Times New Roman" w:hAnsi="Times New Roman" w:cs="Times New Roman"/>
              <w:sz w:val="22"/>
              <w:szCs w:val="22"/>
            </w:rPr>
          </w:rPrChange>
        </w:rPr>
        <w:lastRenderedPageBreak/>
        <w:t>performance without manually consolidating records from different sources. The module is intended to make daily transaction recording faster, more organized, and easier to retrieve when preparing business reports.</w:t>
      </w:r>
    </w:p>
    <w:p w14:paraId="2D363EDB" w14:textId="77777777" w:rsidR="00C538A6" w:rsidRPr="00734374" w:rsidRDefault="00C538A6">
      <w:pPr>
        <w:spacing w:line="276" w:lineRule="auto"/>
        <w:jc w:val="both"/>
        <w:rPr>
          <w:rFonts w:ascii="Times New Roman" w:hAnsi="Times New Roman" w:cs="Times New Roman"/>
          <w:sz w:val="20"/>
          <w:szCs w:val="20"/>
          <w:rPrChange w:id="466" w:author="michaelaanas23@gmail.com" w:date="2026-09-25T21:07:00Z" w16du:dateUtc="2026-09-25T13:07:00Z">
            <w:rPr>
              <w:rFonts w:ascii="Times New Roman" w:hAnsi="Times New Roman" w:cs="Times New Roman"/>
              <w:sz w:val="22"/>
              <w:szCs w:val="22"/>
            </w:rPr>
          </w:rPrChange>
        </w:rPr>
        <w:pPrChange w:id="467"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468" w:author="michaelaanas23@gmail.com" w:date="2026-09-25T21:07:00Z" w16du:dateUtc="2026-09-25T13:07:00Z">
            <w:rPr>
              <w:rFonts w:ascii="Times New Roman" w:hAnsi="Times New Roman" w:cs="Times New Roman"/>
              <w:b/>
              <w:bCs/>
              <w:sz w:val="22"/>
              <w:szCs w:val="22"/>
            </w:rPr>
          </w:rPrChange>
        </w:rPr>
        <w:t xml:space="preserve">Inventory Management Module: </w:t>
      </w:r>
      <w:r w:rsidRPr="00734374">
        <w:rPr>
          <w:rFonts w:ascii="Times New Roman" w:hAnsi="Times New Roman" w:cs="Times New Roman"/>
          <w:sz w:val="20"/>
          <w:szCs w:val="20"/>
          <w:rPrChange w:id="469" w:author="michaelaanas23@gmail.com" w:date="2026-09-25T21:07:00Z" w16du:dateUtc="2026-09-25T13:07:00Z">
            <w:rPr>
              <w:rFonts w:ascii="Times New Roman" w:hAnsi="Times New Roman" w:cs="Times New Roman"/>
              <w:sz w:val="22"/>
              <w:szCs w:val="22"/>
            </w:rPr>
          </w:rPrChange>
        </w:rPr>
        <w:t>The Inventory Management Module is designed to help High Island V monitor the availability and movement of products and other operational supplies. Authorized users can record newly received stocks, update inventory quantities, and monitor current stock levels. The system can automatically deduct applicable inventory quantities based on recorded sales transactions, reducing the need for employees to manually update stock records after every transaction.</w:t>
      </w:r>
    </w:p>
    <w:p w14:paraId="5B6FC11F" w14:textId="40BA4F44" w:rsidR="00C538A6" w:rsidRPr="00734374" w:rsidRDefault="00C538A6">
      <w:pPr>
        <w:spacing w:line="276" w:lineRule="auto"/>
        <w:jc w:val="both"/>
        <w:rPr>
          <w:rFonts w:ascii="Times New Roman" w:hAnsi="Times New Roman" w:cs="Times New Roman"/>
          <w:sz w:val="20"/>
          <w:szCs w:val="20"/>
          <w:rPrChange w:id="470" w:author="michaelaanas23@gmail.com" w:date="2026-09-25T21:07:00Z" w16du:dateUtc="2026-09-25T13:07:00Z">
            <w:rPr>
              <w:rFonts w:ascii="Times New Roman" w:hAnsi="Times New Roman" w:cs="Times New Roman"/>
              <w:sz w:val="22"/>
              <w:szCs w:val="22"/>
            </w:rPr>
          </w:rPrChange>
        </w:rPr>
        <w:pPrChange w:id="471"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472" w:author="michaelaanas23@gmail.com" w:date="2026-09-25T21:07:00Z" w16du:dateUtc="2026-09-25T13:07:00Z">
            <w:rPr>
              <w:rFonts w:ascii="Times New Roman" w:hAnsi="Times New Roman" w:cs="Times New Roman"/>
              <w:sz w:val="22"/>
              <w:szCs w:val="22"/>
            </w:rPr>
          </w:rPrChange>
        </w:rPr>
        <w:t>The module also provides stock-status information to help management identify items that may require replenishment. Inventory records include information such as product name, quantity, stock movement, and adjustment history. Authorized users may also make manual adjustments when necessary, such as when damaged, lost, returned, or incorrectly recorded items are identified. These functions help maintain more consistent inventory records and support better planning of stock replenishment.</w:t>
      </w:r>
    </w:p>
    <w:p w14:paraId="695098CD" w14:textId="77777777" w:rsidR="00C538A6" w:rsidRPr="00734374" w:rsidRDefault="00C538A6">
      <w:pPr>
        <w:spacing w:line="276" w:lineRule="auto"/>
        <w:jc w:val="both"/>
        <w:rPr>
          <w:rFonts w:ascii="Times New Roman" w:hAnsi="Times New Roman" w:cs="Times New Roman"/>
          <w:sz w:val="20"/>
          <w:szCs w:val="20"/>
          <w:rPrChange w:id="473" w:author="michaelaanas23@gmail.com" w:date="2026-09-25T21:07:00Z" w16du:dateUtc="2026-09-25T13:07:00Z">
            <w:rPr>
              <w:rFonts w:ascii="Times New Roman" w:hAnsi="Times New Roman" w:cs="Times New Roman"/>
              <w:sz w:val="22"/>
              <w:szCs w:val="22"/>
            </w:rPr>
          </w:rPrChange>
        </w:rPr>
        <w:pPrChange w:id="474"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475" w:author="michaelaanas23@gmail.com" w:date="2026-09-25T21:07:00Z" w16du:dateUtc="2026-09-25T13:07:00Z">
            <w:rPr>
              <w:rFonts w:ascii="Times New Roman" w:hAnsi="Times New Roman" w:cs="Times New Roman"/>
              <w:b/>
              <w:bCs/>
              <w:sz w:val="22"/>
              <w:szCs w:val="22"/>
            </w:rPr>
          </w:rPrChange>
        </w:rPr>
        <w:t xml:space="preserve">Customer and Delivery Management Module: </w:t>
      </w:r>
      <w:r w:rsidRPr="00734374">
        <w:rPr>
          <w:rFonts w:ascii="Times New Roman" w:hAnsi="Times New Roman" w:cs="Times New Roman"/>
          <w:sz w:val="20"/>
          <w:szCs w:val="20"/>
          <w:rPrChange w:id="476" w:author="michaelaanas23@gmail.com" w:date="2026-09-25T21:07:00Z" w16du:dateUtc="2026-09-25T13:07:00Z">
            <w:rPr>
              <w:rFonts w:ascii="Times New Roman" w:hAnsi="Times New Roman" w:cs="Times New Roman"/>
              <w:sz w:val="22"/>
              <w:szCs w:val="22"/>
            </w:rPr>
          </w:rPrChange>
        </w:rPr>
        <w:t>The Customer and Delivery Management Module is designed to organize information related to customers and water delivery transactions. Customer records may include basic information necessary for processing and monitoring orders, while delivery records allow staff to document customer requests, delivery details, order status, and related transaction information.</w:t>
      </w:r>
    </w:p>
    <w:p w14:paraId="5402E8CE" w14:textId="77777777" w:rsidR="00C538A6" w:rsidRPr="00734374" w:rsidRDefault="00C538A6">
      <w:pPr>
        <w:spacing w:line="276" w:lineRule="auto"/>
        <w:jc w:val="both"/>
        <w:rPr>
          <w:rFonts w:ascii="Times New Roman" w:hAnsi="Times New Roman" w:cs="Times New Roman"/>
          <w:sz w:val="20"/>
          <w:szCs w:val="20"/>
          <w:rPrChange w:id="477" w:author="michaelaanas23@gmail.com" w:date="2026-09-25T21:07:00Z" w16du:dateUtc="2026-09-25T13:07:00Z">
            <w:rPr>
              <w:rFonts w:ascii="Times New Roman" w:hAnsi="Times New Roman" w:cs="Times New Roman"/>
              <w:sz w:val="22"/>
              <w:szCs w:val="22"/>
            </w:rPr>
          </w:rPrChange>
        </w:rPr>
        <w:pPrChange w:id="478"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479" w:author="michaelaanas23@gmail.com" w:date="2026-09-25T21:07:00Z" w16du:dateUtc="2026-09-25T13:07:00Z">
            <w:rPr>
              <w:rFonts w:ascii="Times New Roman" w:hAnsi="Times New Roman" w:cs="Times New Roman"/>
              <w:sz w:val="22"/>
              <w:szCs w:val="22"/>
            </w:rPr>
          </w:rPrChange>
        </w:rPr>
        <w:t>This module provides a centralized location for managing delivery-related records instead of relying solely on handwritten notes or separate records. It helps authorized users monitor pending and completed deliveries and retrieve customer information when needed. However, the module is primarily intended for recording and monitoring deliveries and does not include advanced GPS tracking, automated route optimization, or autonomous delivery management.</w:t>
      </w:r>
    </w:p>
    <w:p w14:paraId="2F04CF30" w14:textId="356285D1" w:rsidR="00C538A6" w:rsidRPr="00734374" w:rsidRDefault="00C538A6">
      <w:pPr>
        <w:spacing w:line="276" w:lineRule="auto"/>
        <w:jc w:val="both"/>
        <w:rPr>
          <w:rFonts w:ascii="Times New Roman" w:hAnsi="Times New Roman" w:cs="Times New Roman"/>
          <w:sz w:val="20"/>
          <w:szCs w:val="20"/>
          <w:rPrChange w:id="480" w:author="michaelaanas23@gmail.com" w:date="2026-09-25T21:07:00Z" w16du:dateUtc="2026-09-25T13:07:00Z">
            <w:rPr>
              <w:rFonts w:ascii="Times New Roman" w:hAnsi="Times New Roman" w:cs="Times New Roman"/>
              <w:sz w:val="22"/>
              <w:szCs w:val="22"/>
            </w:rPr>
          </w:rPrChange>
        </w:rPr>
        <w:pPrChange w:id="481"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482" w:author="michaelaanas23@gmail.com" w:date="2026-09-25T21:07:00Z" w16du:dateUtc="2026-09-25T13:07:00Z">
            <w:rPr>
              <w:rFonts w:ascii="Times New Roman" w:hAnsi="Times New Roman" w:cs="Times New Roman"/>
              <w:b/>
              <w:bCs/>
              <w:sz w:val="22"/>
              <w:szCs w:val="22"/>
            </w:rPr>
          </w:rPrChange>
        </w:rPr>
        <w:t xml:space="preserve">Automated Sales Analytics Module: </w:t>
      </w:r>
      <w:r w:rsidRPr="00734374">
        <w:rPr>
          <w:rFonts w:ascii="Times New Roman" w:hAnsi="Times New Roman" w:cs="Times New Roman"/>
          <w:sz w:val="20"/>
          <w:szCs w:val="20"/>
          <w:rPrChange w:id="483" w:author="michaelaanas23@gmail.com" w:date="2026-09-25T21:07:00Z" w16du:dateUtc="2026-09-25T13:07:00Z">
            <w:rPr>
              <w:rFonts w:ascii="Times New Roman" w:hAnsi="Times New Roman" w:cs="Times New Roman"/>
              <w:sz w:val="22"/>
              <w:szCs w:val="22"/>
            </w:rPr>
          </w:rPrChange>
        </w:rPr>
        <w:t>The Automated Sales Analytics Module is one of the primary features of H2Ops and is designed to transform recorded sales data into meaningful business information. The module processes historical transaction records and generates summaries, comparisons, and sales trends that can help owners and managers understand business performance.</w:t>
      </w:r>
    </w:p>
    <w:p w14:paraId="51B81131" w14:textId="36A0B5BB" w:rsidR="00C538A6" w:rsidRPr="00734374" w:rsidRDefault="00C538A6">
      <w:pPr>
        <w:spacing w:line="276" w:lineRule="auto"/>
        <w:jc w:val="both"/>
        <w:rPr>
          <w:rFonts w:ascii="Times New Roman" w:hAnsi="Times New Roman" w:cs="Times New Roman"/>
          <w:sz w:val="20"/>
          <w:szCs w:val="20"/>
          <w:rPrChange w:id="484" w:author="michaelaanas23@gmail.com" w:date="2026-09-25T21:07:00Z" w16du:dateUtc="2026-09-25T13:07:00Z">
            <w:rPr>
              <w:rFonts w:ascii="Times New Roman" w:hAnsi="Times New Roman" w:cs="Times New Roman"/>
              <w:sz w:val="22"/>
              <w:szCs w:val="22"/>
            </w:rPr>
          </w:rPrChange>
        </w:rPr>
        <w:pPrChange w:id="485"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486" w:author="michaelaanas23@gmail.com" w:date="2026-09-25T21:07:00Z" w16du:dateUtc="2026-09-25T13:07:00Z">
            <w:rPr>
              <w:rFonts w:ascii="Times New Roman" w:hAnsi="Times New Roman" w:cs="Times New Roman"/>
              <w:sz w:val="22"/>
              <w:szCs w:val="22"/>
            </w:rPr>
          </w:rPrChange>
        </w:rPr>
        <w:t>The analytics may include total sales, sales by product, sales by date or period, transaction volume, and other relevant performance indicators supported by the available data. Instead of manually calculating and comparing records, users can access automatically generated analytical information through the system. These insights can assist management in identifying frequently purchased products, observing changes in sales performance, and making more informed operational decisions.</w:t>
      </w:r>
    </w:p>
    <w:p w14:paraId="688561AB" w14:textId="0186C11F" w:rsidR="00C538A6" w:rsidRPr="00734374" w:rsidRDefault="00C538A6">
      <w:pPr>
        <w:spacing w:line="276" w:lineRule="auto"/>
        <w:jc w:val="both"/>
        <w:rPr>
          <w:rFonts w:ascii="Times New Roman" w:hAnsi="Times New Roman" w:cs="Times New Roman"/>
          <w:sz w:val="20"/>
          <w:szCs w:val="20"/>
          <w:rPrChange w:id="487" w:author="michaelaanas23@gmail.com" w:date="2026-09-25T21:07:00Z" w16du:dateUtc="2026-09-25T13:07:00Z">
            <w:rPr>
              <w:rFonts w:ascii="Times New Roman" w:hAnsi="Times New Roman" w:cs="Times New Roman"/>
              <w:sz w:val="22"/>
              <w:szCs w:val="22"/>
            </w:rPr>
          </w:rPrChange>
        </w:rPr>
        <w:pPrChange w:id="488"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489" w:author="michaelaanas23@gmail.com" w:date="2026-09-25T21:07:00Z" w16du:dateUtc="2026-09-25T13:07:00Z">
            <w:rPr>
              <w:rFonts w:ascii="Times New Roman" w:hAnsi="Times New Roman" w:cs="Times New Roman"/>
              <w:sz w:val="22"/>
              <w:szCs w:val="22"/>
            </w:rPr>
          </w:rPrChange>
        </w:rPr>
        <w:t>The analytics component is limited to the information available within H2Ops and does not guarantee future business outcomes. More advanced artificial intelligence or machine-learning forecasting is outside the current scope unless specifically implemented and validated as part of the study.</w:t>
      </w:r>
    </w:p>
    <w:p w14:paraId="1B7CB33C" w14:textId="3FD71D69" w:rsidR="00C538A6" w:rsidRPr="00734374" w:rsidRDefault="00C538A6">
      <w:pPr>
        <w:spacing w:line="276" w:lineRule="auto"/>
        <w:jc w:val="both"/>
        <w:rPr>
          <w:rFonts w:ascii="Times New Roman" w:hAnsi="Times New Roman" w:cs="Times New Roman"/>
          <w:sz w:val="20"/>
          <w:szCs w:val="20"/>
          <w:rPrChange w:id="490" w:author="michaelaanas23@gmail.com" w:date="2026-09-25T21:07:00Z" w16du:dateUtc="2026-09-25T13:07:00Z">
            <w:rPr>
              <w:rFonts w:ascii="Times New Roman" w:hAnsi="Times New Roman" w:cs="Times New Roman"/>
              <w:sz w:val="22"/>
              <w:szCs w:val="22"/>
            </w:rPr>
          </w:rPrChange>
        </w:rPr>
        <w:pPrChange w:id="491"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492" w:author="michaelaanas23@gmail.com" w:date="2026-09-25T21:07:00Z" w16du:dateUtc="2026-09-25T13:07:00Z">
            <w:rPr>
              <w:rFonts w:ascii="Times New Roman" w:hAnsi="Times New Roman" w:cs="Times New Roman"/>
              <w:b/>
              <w:bCs/>
              <w:sz w:val="22"/>
              <w:szCs w:val="22"/>
            </w:rPr>
          </w:rPrChange>
        </w:rPr>
        <w:t>Management Dashboard:</w:t>
      </w:r>
      <w:r w:rsidRPr="00734374">
        <w:rPr>
          <w:rFonts w:ascii="Times New Roman" w:hAnsi="Times New Roman" w:cs="Times New Roman"/>
          <w:sz w:val="20"/>
          <w:szCs w:val="20"/>
          <w:rPrChange w:id="493" w:author="michaelaanas23@gmail.com" w:date="2026-09-25T21:07:00Z" w16du:dateUtc="2026-09-25T13:07:00Z">
            <w:rPr>
              <w:rFonts w:ascii="Times New Roman" w:hAnsi="Times New Roman" w:cs="Times New Roman"/>
              <w:sz w:val="22"/>
              <w:szCs w:val="22"/>
            </w:rPr>
          </w:rPrChange>
        </w:rPr>
        <w:t xml:space="preserve"> The Management Dashboard provides a centralized visual summary of important operational information. It presents key indicators, charts, graphs, and summarized reports that allow authorized users to quickly understand the current status of the business. Depending on the user's access level, the dashboard may display information such as total sales, transaction counts, inventory status, delivery activities, and sales trends.</w:t>
      </w:r>
    </w:p>
    <w:p w14:paraId="5C23090A" w14:textId="22D982C7" w:rsidR="00C538A6" w:rsidRPr="00734374" w:rsidRDefault="00C538A6">
      <w:pPr>
        <w:spacing w:line="276" w:lineRule="auto"/>
        <w:jc w:val="both"/>
        <w:rPr>
          <w:rFonts w:ascii="Times New Roman" w:hAnsi="Times New Roman" w:cs="Times New Roman"/>
          <w:sz w:val="20"/>
          <w:szCs w:val="20"/>
          <w:rPrChange w:id="494" w:author="michaelaanas23@gmail.com" w:date="2026-09-25T21:07:00Z" w16du:dateUtc="2026-09-25T13:07:00Z">
            <w:rPr>
              <w:rFonts w:ascii="Times New Roman" w:hAnsi="Times New Roman" w:cs="Times New Roman"/>
              <w:sz w:val="22"/>
              <w:szCs w:val="22"/>
            </w:rPr>
          </w:rPrChange>
        </w:rPr>
        <w:pPrChange w:id="495"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496" w:author="michaelaanas23@gmail.com" w:date="2026-09-25T21:07:00Z" w16du:dateUtc="2026-09-25T13:07:00Z">
            <w:rPr>
              <w:rFonts w:ascii="Times New Roman" w:hAnsi="Times New Roman" w:cs="Times New Roman"/>
              <w:sz w:val="22"/>
              <w:szCs w:val="22"/>
            </w:rPr>
          </w:rPrChange>
        </w:rPr>
        <w:t>The dashboard is designed to reduce the time required to interpret large amounts of operational data. Instead of reviewing multiple records individually, managers can view summarized information in a single interface. For High Island V, this feature is particularly useful for monitoring business performance and identifying operational areas that may require attention.</w:t>
      </w:r>
    </w:p>
    <w:p w14:paraId="0024D1EE" w14:textId="770B7ED3" w:rsidR="00C538A6" w:rsidRPr="00734374" w:rsidRDefault="00C538A6">
      <w:pPr>
        <w:spacing w:line="276" w:lineRule="auto"/>
        <w:jc w:val="both"/>
        <w:rPr>
          <w:rFonts w:ascii="Times New Roman" w:hAnsi="Times New Roman" w:cs="Times New Roman"/>
          <w:sz w:val="20"/>
          <w:szCs w:val="20"/>
          <w:rPrChange w:id="497" w:author="michaelaanas23@gmail.com" w:date="2026-09-25T21:07:00Z" w16du:dateUtc="2026-09-25T13:07:00Z">
            <w:rPr>
              <w:rFonts w:ascii="Times New Roman" w:hAnsi="Times New Roman" w:cs="Times New Roman"/>
              <w:sz w:val="22"/>
              <w:szCs w:val="22"/>
            </w:rPr>
          </w:rPrChange>
        </w:rPr>
        <w:pPrChange w:id="498"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499" w:author="michaelaanas23@gmail.com" w:date="2026-09-25T21:07:00Z" w16du:dateUtc="2026-09-25T13:07:00Z">
            <w:rPr>
              <w:rFonts w:ascii="Times New Roman" w:hAnsi="Times New Roman" w:cs="Times New Roman"/>
              <w:b/>
              <w:bCs/>
              <w:sz w:val="22"/>
              <w:szCs w:val="22"/>
            </w:rPr>
          </w:rPrChange>
        </w:rPr>
        <w:t>Role-Based Access Control (RBAC) Module:</w:t>
      </w:r>
      <w:r w:rsidRPr="00734374">
        <w:rPr>
          <w:rFonts w:ascii="Times New Roman" w:hAnsi="Times New Roman" w:cs="Times New Roman"/>
          <w:sz w:val="20"/>
          <w:szCs w:val="20"/>
          <w:rPrChange w:id="500" w:author="michaelaanas23@gmail.com" w:date="2026-09-25T21:07:00Z" w16du:dateUtc="2026-09-25T13:07:00Z">
            <w:rPr>
              <w:rFonts w:ascii="Times New Roman" w:hAnsi="Times New Roman" w:cs="Times New Roman"/>
              <w:sz w:val="22"/>
              <w:szCs w:val="22"/>
            </w:rPr>
          </w:rPrChange>
        </w:rPr>
        <w:t xml:space="preserve"> The Role-Based Access Control (RBAC) Module manages user permissions within H2Ops. Different access levels are assigned according to the responsibilities of each user. This </w:t>
      </w:r>
      <w:r w:rsidRPr="00734374">
        <w:rPr>
          <w:rFonts w:ascii="Times New Roman" w:hAnsi="Times New Roman" w:cs="Times New Roman"/>
          <w:sz w:val="20"/>
          <w:szCs w:val="20"/>
          <w:rPrChange w:id="501" w:author="michaelaanas23@gmail.com" w:date="2026-09-25T21:07:00Z" w16du:dateUtc="2026-09-25T13:07:00Z">
            <w:rPr>
              <w:rFonts w:ascii="Times New Roman" w:hAnsi="Times New Roman" w:cs="Times New Roman"/>
              <w:sz w:val="22"/>
              <w:szCs w:val="22"/>
            </w:rPr>
          </w:rPrChange>
        </w:rPr>
        <w:lastRenderedPageBreak/>
        <w:t>prevents users from accessing functions or information that are not necessary for their assigned roles and helps protect sensitive business information</w:t>
      </w:r>
      <w:sdt>
        <w:sdtPr>
          <w:rPr>
            <w:rFonts w:ascii="Times New Roman" w:hAnsi="Times New Roman" w:cs="Times New Roman"/>
            <w:sz w:val="20"/>
            <w:szCs w:val="20"/>
          </w:rPr>
          <w:id w:val="-293680206"/>
          <w:citation/>
        </w:sdtPr>
        <w:sdtContent>
          <w:r w:rsidRPr="00734374">
            <w:rPr>
              <w:rFonts w:ascii="Times New Roman" w:hAnsi="Times New Roman" w:cs="Times New Roman"/>
              <w:sz w:val="20"/>
              <w:szCs w:val="20"/>
              <w:rPrChange w:id="502" w:author="michaelaanas23@gmail.com" w:date="2026-09-25T21:07:00Z" w16du:dateUtc="2026-09-25T13:07:00Z">
                <w:rPr>
                  <w:rFonts w:ascii="Times New Roman" w:hAnsi="Times New Roman" w:cs="Times New Roman"/>
                  <w:sz w:val="22"/>
                  <w:szCs w:val="22"/>
                </w:rPr>
              </w:rPrChange>
            </w:rPr>
            <w:fldChar w:fldCharType="begin"/>
          </w:r>
          <w:r w:rsidR="003B1EE1" w:rsidRPr="00734374">
            <w:rPr>
              <w:rFonts w:ascii="Times New Roman" w:hAnsi="Times New Roman" w:cs="Times New Roman"/>
              <w:sz w:val="20"/>
              <w:szCs w:val="20"/>
              <w:rPrChange w:id="503" w:author="michaelaanas23@gmail.com" w:date="2026-09-25T21:07:00Z" w16du:dateUtc="2026-09-25T13:07:00Z">
                <w:rPr>
                  <w:rFonts w:ascii="Times New Roman" w:hAnsi="Times New Roman" w:cs="Times New Roman"/>
                  <w:sz w:val="22"/>
                  <w:szCs w:val="22"/>
                </w:rPr>
              </w:rPrChange>
            </w:rPr>
            <w:instrText xml:space="preserve">CITATION Rav98 \l 1033 </w:instrText>
          </w:r>
          <w:r w:rsidRPr="00734374">
            <w:rPr>
              <w:rFonts w:ascii="Times New Roman" w:hAnsi="Times New Roman" w:cs="Times New Roman"/>
              <w:sz w:val="20"/>
              <w:szCs w:val="20"/>
              <w:rPrChange w:id="504" w:author="michaelaanas23@gmail.com" w:date="2026-09-25T21:07:00Z" w16du:dateUtc="2026-09-25T13:07:00Z">
                <w:rPr>
                  <w:rFonts w:ascii="Times New Roman" w:hAnsi="Times New Roman" w:cs="Times New Roman"/>
                  <w:sz w:val="22"/>
                  <w:szCs w:val="22"/>
                </w:rPr>
              </w:rPrChange>
            </w:rPr>
            <w:fldChar w:fldCharType="separate"/>
          </w:r>
          <w:r w:rsidR="003B1EE1" w:rsidRPr="00734374">
            <w:rPr>
              <w:rFonts w:ascii="Times New Roman" w:hAnsi="Times New Roman" w:cs="Times New Roman"/>
              <w:noProof/>
              <w:sz w:val="20"/>
              <w:szCs w:val="20"/>
              <w:rPrChange w:id="505" w:author="michaelaanas23@gmail.com" w:date="2026-09-25T21:07:00Z" w16du:dateUtc="2026-09-25T13:07:00Z">
                <w:rPr>
                  <w:rFonts w:ascii="Times New Roman" w:hAnsi="Times New Roman" w:cs="Times New Roman"/>
                  <w:noProof/>
                  <w:sz w:val="22"/>
                  <w:szCs w:val="22"/>
                </w:rPr>
              </w:rPrChange>
            </w:rPr>
            <w:t xml:space="preserve"> [4]</w:t>
          </w:r>
          <w:r w:rsidRPr="00734374">
            <w:rPr>
              <w:rFonts w:ascii="Times New Roman" w:hAnsi="Times New Roman" w:cs="Times New Roman"/>
              <w:sz w:val="20"/>
              <w:szCs w:val="20"/>
              <w:rPrChange w:id="506" w:author="michaelaanas23@gmail.com" w:date="2026-09-25T21:07:00Z" w16du:dateUtc="2026-09-25T13:07:00Z">
                <w:rPr>
                  <w:rFonts w:ascii="Times New Roman" w:hAnsi="Times New Roman" w:cs="Times New Roman"/>
                  <w:sz w:val="22"/>
                  <w:szCs w:val="22"/>
                </w:rPr>
              </w:rPrChange>
            </w:rPr>
            <w:fldChar w:fldCharType="end"/>
          </w:r>
        </w:sdtContent>
      </w:sdt>
      <w:r w:rsidRPr="00734374">
        <w:rPr>
          <w:rFonts w:ascii="Times New Roman" w:hAnsi="Times New Roman" w:cs="Times New Roman"/>
          <w:sz w:val="20"/>
          <w:szCs w:val="20"/>
          <w:rPrChange w:id="507" w:author="michaelaanas23@gmail.com" w:date="2026-09-25T21:07:00Z" w16du:dateUtc="2026-09-25T13:07:00Z">
            <w:rPr>
              <w:rFonts w:ascii="Times New Roman" w:hAnsi="Times New Roman" w:cs="Times New Roman"/>
              <w:sz w:val="22"/>
              <w:szCs w:val="22"/>
            </w:rPr>
          </w:rPrChange>
        </w:rPr>
        <w:t>.</w:t>
      </w:r>
    </w:p>
    <w:p w14:paraId="63D40A36" w14:textId="29FD33CD" w:rsidR="00C538A6" w:rsidRPr="00734374" w:rsidRDefault="00C538A6">
      <w:pPr>
        <w:spacing w:line="276" w:lineRule="auto"/>
        <w:jc w:val="both"/>
        <w:rPr>
          <w:rFonts w:ascii="Times New Roman" w:hAnsi="Times New Roman" w:cs="Times New Roman"/>
          <w:sz w:val="20"/>
          <w:szCs w:val="20"/>
          <w:rPrChange w:id="508" w:author="michaelaanas23@gmail.com" w:date="2026-09-25T21:07:00Z" w16du:dateUtc="2026-09-25T13:07:00Z">
            <w:rPr>
              <w:rFonts w:ascii="Times New Roman" w:hAnsi="Times New Roman" w:cs="Times New Roman"/>
              <w:sz w:val="22"/>
              <w:szCs w:val="22"/>
            </w:rPr>
          </w:rPrChange>
        </w:rPr>
        <w:pPrChange w:id="509"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510" w:author="michaelaanas23@gmail.com" w:date="2026-09-25T21:07:00Z" w16du:dateUtc="2026-09-25T13:07:00Z">
            <w:rPr>
              <w:rFonts w:ascii="Times New Roman" w:hAnsi="Times New Roman" w:cs="Times New Roman"/>
              <w:sz w:val="22"/>
              <w:szCs w:val="22"/>
            </w:rPr>
          </w:rPrChange>
        </w:rPr>
        <w:t>The system may provide different levels of access for the Business Owner/Administrator, Branch Manager, and Staff. The Business Owner or Administrator has broader access to business reports, user management, and system settings. Branch Managers can access information related to their assigned branch, while Staff primarily access operational functions such as sales recording and delivery transactions. This structure supports accountability and reduces the possibility of unauthorized changes to important records.</w:t>
      </w:r>
    </w:p>
    <w:p w14:paraId="3CE30AA8" w14:textId="572F49B3" w:rsidR="00C538A6" w:rsidRPr="00734374" w:rsidRDefault="00C538A6">
      <w:pPr>
        <w:spacing w:line="276" w:lineRule="auto"/>
        <w:jc w:val="both"/>
        <w:rPr>
          <w:rFonts w:ascii="Times New Roman" w:hAnsi="Times New Roman" w:cs="Times New Roman"/>
          <w:sz w:val="20"/>
          <w:szCs w:val="20"/>
          <w:rPrChange w:id="511" w:author="michaelaanas23@gmail.com" w:date="2026-09-25T21:07:00Z" w16du:dateUtc="2026-09-25T13:07:00Z">
            <w:rPr>
              <w:rFonts w:ascii="Times New Roman" w:hAnsi="Times New Roman" w:cs="Times New Roman"/>
              <w:sz w:val="22"/>
              <w:szCs w:val="22"/>
            </w:rPr>
          </w:rPrChange>
        </w:rPr>
        <w:pPrChange w:id="512"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513" w:author="michaelaanas23@gmail.com" w:date="2026-09-25T21:07:00Z" w16du:dateUtc="2026-09-25T13:07:00Z">
            <w:rPr>
              <w:rFonts w:ascii="Times New Roman" w:hAnsi="Times New Roman" w:cs="Times New Roman"/>
              <w:b/>
              <w:bCs/>
              <w:sz w:val="22"/>
              <w:szCs w:val="22"/>
            </w:rPr>
          </w:rPrChange>
        </w:rPr>
        <w:t>Audit Trail and Reporting Module:</w:t>
      </w:r>
      <w:r w:rsidRPr="00734374">
        <w:rPr>
          <w:rFonts w:ascii="Times New Roman" w:hAnsi="Times New Roman" w:cs="Times New Roman"/>
          <w:sz w:val="20"/>
          <w:szCs w:val="20"/>
          <w:rPrChange w:id="514" w:author="michaelaanas23@gmail.com" w:date="2026-09-25T21:07:00Z" w16du:dateUtc="2026-09-25T13:07:00Z">
            <w:rPr>
              <w:rFonts w:ascii="Times New Roman" w:hAnsi="Times New Roman" w:cs="Times New Roman"/>
              <w:sz w:val="22"/>
              <w:szCs w:val="22"/>
            </w:rPr>
          </w:rPrChange>
        </w:rPr>
        <w:t xml:space="preserve"> The Reporting and Audit Trail Module is responsible for generating organized business reports from information stored in the system. H2Ops can generate daily, weekly, and monthly summaries depending on the reporting requirements of the business. Reports may include sales performance, inventory information, transaction summaries, and other operational data available within the system.</w:t>
      </w:r>
    </w:p>
    <w:p w14:paraId="7E64F1BE" w14:textId="47A5B785" w:rsidR="00C538A6" w:rsidRPr="00734374" w:rsidRDefault="00C538A6">
      <w:pPr>
        <w:spacing w:line="276" w:lineRule="auto"/>
        <w:jc w:val="both"/>
        <w:rPr>
          <w:rFonts w:ascii="Times New Roman" w:hAnsi="Times New Roman" w:cs="Times New Roman"/>
          <w:sz w:val="20"/>
          <w:szCs w:val="20"/>
          <w:rPrChange w:id="515" w:author="michaelaanas23@gmail.com" w:date="2026-09-25T21:07:00Z" w16du:dateUtc="2026-09-25T13:07:00Z">
            <w:rPr>
              <w:rFonts w:ascii="Times New Roman" w:hAnsi="Times New Roman" w:cs="Times New Roman"/>
              <w:sz w:val="22"/>
              <w:szCs w:val="22"/>
            </w:rPr>
          </w:rPrChange>
        </w:rPr>
        <w:pPrChange w:id="516"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517" w:author="michaelaanas23@gmail.com" w:date="2026-09-25T21:07:00Z" w16du:dateUtc="2026-09-25T13:07:00Z">
            <w:rPr>
              <w:rFonts w:ascii="Times New Roman" w:hAnsi="Times New Roman" w:cs="Times New Roman"/>
              <w:sz w:val="22"/>
              <w:szCs w:val="22"/>
            </w:rPr>
          </w:rPrChange>
        </w:rPr>
        <w:t>The audit trail records important system activities performed by authorized users, particularly significant changes to business records. Information such as the user responsible for an action, the date and time of the activity, and the type of modification can be recorded where supported by the system. This provides greater accountability and makes it easier for administrators to review changes made to important records.</w:t>
      </w:r>
    </w:p>
    <w:p w14:paraId="019B0016" w14:textId="77777777" w:rsidR="00C538A6" w:rsidRPr="00734374" w:rsidRDefault="00C538A6">
      <w:pPr>
        <w:spacing w:line="276" w:lineRule="auto"/>
        <w:jc w:val="both"/>
        <w:rPr>
          <w:rFonts w:ascii="Times New Roman" w:hAnsi="Times New Roman" w:cs="Times New Roman"/>
          <w:sz w:val="20"/>
          <w:szCs w:val="20"/>
          <w:rPrChange w:id="518" w:author="michaelaanas23@gmail.com" w:date="2026-09-25T21:07:00Z" w16du:dateUtc="2026-09-25T13:07:00Z">
            <w:rPr>
              <w:rFonts w:ascii="Times New Roman" w:hAnsi="Times New Roman" w:cs="Times New Roman"/>
              <w:sz w:val="22"/>
              <w:szCs w:val="22"/>
            </w:rPr>
          </w:rPrChange>
        </w:rPr>
        <w:pPrChange w:id="519"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520" w:author="michaelaanas23@gmail.com" w:date="2026-09-25T21:07:00Z" w16du:dateUtc="2026-09-25T13:07:00Z">
            <w:rPr>
              <w:rFonts w:ascii="Times New Roman" w:hAnsi="Times New Roman" w:cs="Times New Roman"/>
              <w:b/>
              <w:bCs/>
              <w:sz w:val="22"/>
              <w:szCs w:val="22"/>
            </w:rPr>
          </w:rPrChange>
        </w:rPr>
        <w:t>User Scope</w:t>
      </w:r>
    </w:p>
    <w:p w14:paraId="325EFB6C" w14:textId="77777777" w:rsidR="00C538A6" w:rsidRPr="00734374" w:rsidRDefault="00C538A6">
      <w:pPr>
        <w:spacing w:line="276" w:lineRule="auto"/>
        <w:jc w:val="both"/>
        <w:rPr>
          <w:rFonts w:ascii="Times New Roman" w:hAnsi="Times New Roman" w:cs="Times New Roman"/>
          <w:sz w:val="20"/>
          <w:szCs w:val="20"/>
          <w:rPrChange w:id="521" w:author="michaelaanas23@gmail.com" w:date="2026-09-25T21:07:00Z" w16du:dateUtc="2026-09-25T13:07:00Z">
            <w:rPr>
              <w:rFonts w:ascii="Times New Roman" w:hAnsi="Times New Roman" w:cs="Times New Roman"/>
              <w:sz w:val="22"/>
              <w:szCs w:val="22"/>
            </w:rPr>
          </w:rPrChange>
        </w:rPr>
        <w:pPrChange w:id="522"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523" w:author="michaelaanas23@gmail.com" w:date="2026-09-25T21:07:00Z" w16du:dateUtc="2026-09-25T13:07:00Z">
            <w:rPr>
              <w:rFonts w:ascii="Times New Roman" w:hAnsi="Times New Roman" w:cs="Times New Roman"/>
              <w:sz w:val="22"/>
              <w:szCs w:val="22"/>
            </w:rPr>
          </w:rPrChange>
        </w:rPr>
        <w:t>The intended users of H2Ops are categorized according to their responsibilities within High Island V. Each user role is assigned appropriate permissions to ensure that users can perform their required tasks while protecting information that should remain restricted.</w:t>
      </w:r>
    </w:p>
    <w:p w14:paraId="00E03741" w14:textId="77777777" w:rsidR="00C538A6" w:rsidRPr="00734374" w:rsidRDefault="00C538A6">
      <w:pPr>
        <w:spacing w:line="276" w:lineRule="auto"/>
        <w:jc w:val="both"/>
        <w:rPr>
          <w:rFonts w:ascii="Times New Roman" w:hAnsi="Times New Roman" w:cs="Times New Roman"/>
          <w:sz w:val="20"/>
          <w:szCs w:val="20"/>
          <w:rPrChange w:id="524" w:author="michaelaanas23@gmail.com" w:date="2026-09-25T21:07:00Z" w16du:dateUtc="2026-09-25T13:07:00Z">
            <w:rPr>
              <w:rFonts w:ascii="Times New Roman" w:hAnsi="Times New Roman" w:cs="Times New Roman"/>
              <w:sz w:val="22"/>
              <w:szCs w:val="22"/>
            </w:rPr>
          </w:rPrChange>
        </w:rPr>
        <w:pPrChange w:id="525"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526" w:author="michaelaanas23@gmail.com" w:date="2026-09-25T21:07:00Z" w16du:dateUtc="2026-09-25T13:07:00Z">
            <w:rPr>
              <w:rFonts w:ascii="Times New Roman" w:hAnsi="Times New Roman" w:cs="Times New Roman"/>
              <w:b/>
              <w:bCs/>
              <w:sz w:val="22"/>
              <w:szCs w:val="22"/>
            </w:rPr>
          </w:rPrChange>
        </w:rPr>
        <w:t>The Super Admin (Business Owner):</w:t>
      </w:r>
      <w:r w:rsidRPr="00734374">
        <w:rPr>
          <w:rFonts w:ascii="Times New Roman" w:hAnsi="Times New Roman" w:cs="Times New Roman"/>
          <w:sz w:val="20"/>
          <w:szCs w:val="20"/>
          <w:rPrChange w:id="527" w:author="michaelaanas23@gmail.com" w:date="2026-09-25T21:07:00Z" w16du:dateUtc="2026-09-25T13:07:00Z">
            <w:rPr>
              <w:rFonts w:ascii="Times New Roman" w:hAnsi="Times New Roman" w:cs="Times New Roman"/>
              <w:sz w:val="22"/>
              <w:szCs w:val="22"/>
            </w:rPr>
          </w:rPrChange>
        </w:rPr>
        <w:t xml:space="preserve"> The Business Owner or Administrator has the highest level of access to the system. This user is responsible for overseeing the overall operation of H2Ops and reviewing business information across the organization. The administrator can manage user accounts, monitor sales performance, review inventory information, access business reports, and view sales analytics.</w:t>
      </w:r>
    </w:p>
    <w:p w14:paraId="34B46F80" w14:textId="77777777" w:rsidR="00C538A6" w:rsidRPr="00734374" w:rsidRDefault="00C538A6">
      <w:pPr>
        <w:spacing w:line="276" w:lineRule="auto"/>
        <w:jc w:val="both"/>
        <w:rPr>
          <w:rFonts w:ascii="Times New Roman" w:hAnsi="Times New Roman" w:cs="Times New Roman"/>
          <w:sz w:val="20"/>
          <w:szCs w:val="20"/>
          <w:rPrChange w:id="528" w:author="michaelaanas23@gmail.com" w:date="2026-09-25T21:07:00Z" w16du:dateUtc="2026-09-25T13:07:00Z">
            <w:rPr>
              <w:rFonts w:ascii="Times New Roman" w:hAnsi="Times New Roman" w:cs="Times New Roman"/>
              <w:sz w:val="22"/>
              <w:szCs w:val="22"/>
            </w:rPr>
          </w:rPrChange>
        </w:rPr>
        <w:pPrChange w:id="529"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530" w:author="michaelaanas23@gmail.com" w:date="2026-09-25T21:07:00Z" w16du:dateUtc="2026-09-25T13:07:00Z">
            <w:rPr>
              <w:rFonts w:ascii="Times New Roman" w:hAnsi="Times New Roman" w:cs="Times New Roman"/>
              <w:sz w:val="22"/>
              <w:szCs w:val="22"/>
            </w:rPr>
          </w:rPrChange>
        </w:rPr>
        <w:t>For a multi-branch operation, the Business Owner/Administrator can use the centralized system to compare and monitor information from different branches, depending on the implemented configuration. This provides management with a broader view of business performance without requiring separate manual reports from each location.</w:t>
      </w:r>
    </w:p>
    <w:p w14:paraId="1CF74376" w14:textId="4FEA9028" w:rsidR="00C538A6" w:rsidRPr="00734374" w:rsidRDefault="00C538A6">
      <w:pPr>
        <w:spacing w:line="276" w:lineRule="auto"/>
        <w:jc w:val="both"/>
        <w:rPr>
          <w:rFonts w:ascii="Times New Roman" w:hAnsi="Times New Roman" w:cs="Times New Roman"/>
          <w:sz w:val="20"/>
          <w:szCs w:val="20"/>
          <w:rPrChange w:id="531" w:author="michaelaanas23@gmail.com" w:date="2026-09-25T21:07:00Z" w16du:dateUtc="2026-09-25T13:07:00Z">
            <w:rPr>
              <w:rFonts w:ascii="Times New Roman" w:hAnsi="Times New Roman" w:cs="Times New Roman"/>
              <w:sz w:val="22"/>
              <w:szCs w:val="22"/>
            </w:rPr>
          </w:rPrChange>
        </w:rPr>
        <w:pPrChange w:id="532"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533" w:author="michaelaanas23@gmail.com" w:date="2026-09-25T21:07:00Z" w16du:dateUtc="2026-09-25T13:07:00Z">
            <w:rPr>
              <w:rFonts w:ascii="Times New Roman" w:hAnsi="Times New Roman" w:cs="Times New Roman"/>
              <w:b/>
              <w:bCs/>
              <w:sz w:val="22"/>
              <w:szCs w:val="22"/>
            </w:rPr>
          </w:rPrChange>
        </w:rPr>
        <w:t>The Branch Manager:</w:t>
      </w:r>
      <w:r w:rsidRPr="00734374">
        <w:rPr>
          <w:rFonts w:ascii="Times New Roman" w:hAnsi="Times New Roman" w:cs="Times New Roman"/>
          <w:sz w:val="20"/>
          <w:szCs w:val="20"/>
          <w:rPrChange w:id="534" w:author="michaelaanas23@gmail.com" w:date="2026-09-25T21:07:00Z" w16du:dateUtc="2026-09-25T13:07:00Z">
            <w:rPr>
              <w:rFonts w:ascii="Times New Roman" w:hAnsi="Times New Roman" w:cs="Times New Roman"/>
              <w:sz w:val="22"/>
              <w:szCs w:val="22"/>
            </w:rPr>
          </w:rPrChange>
        </w:rPr>
        <w:t xml:space="preserve"> The Branch Manager is responsible for managing the daily operations of an assigned branch. This user can monitor branch sales, inventory, customer orders, and delivery information relevant to their location. The manager may also review branch-level reports and verify recorded transactions to ensure that information is accurate and complete.</w:t>
      </w:r>
    </w:p>
    <w:p w14:paraId="424C93FB" w14:textId="07D7FAD1" w:rsidR="00C538A6" w:rsidRPr="00734374" w:rsidRDefault="00C538A6">
      <w:pPr>
        <w:spacing w:line="276" w:lineRule="auto"/>
        <w:jc w:val="both"/>
        <w:rPr>
          <w:rFonts w:ascii="Times New Roman" w:hAnsi="Times New Roman" w:cs="Times New Roman"/>
          <w:sz w:val="20"/>
          <w:szCs w:val="20"/>
          <w:rPrChange w:id="535" w:author="michaelaanas23@gmail.com" w:date="2026-09-25T21:07:00Z" w16du:dateUtc="2026-09-25T13:07:00Z">
            <w:rPr>
              <w:rFonts w:ascii="Times New Roman" w:hAnsi="Times New Roman" w:cs="Times New Roman"/>
              <w:sz w:val="22"/>
              <w:szCs w:val="22"/>
            </w:rPr>
          </w:rPrChange>
        </w:rPr>
        <w:pPrChange w:id="536"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537" w:author="michaelaanas23@gmail.com" w:date="2026-09-25T21:07:00Z" w16du:dateUtc="2026-09-25T13:07:00Z">
            <w:rPr>
              <w:rFonts w:ascii="Times New Roman" w:hAnsi="Times New Roman" w:cs="Times New Roman"/>
              <w:sz w:val="22"/>
              <w:szCs w:val="22"/>
            </w:rPr>
          </w:rPrChange>
        </w:rPr>
        <w:t>The Branch Manager's access is restricted according to the assigned branch to prevent unnecessary access to information belonging to other locations. This supports proper separation of responsibilities while still allowing managers to obtain the information necessary to manage their branch effectively.</w:t>
      </w:r>
    </w:p>
    <w:p w14:paraId="0ED5E5AB" w14:textId="77777777" w:rsidR="00C538A6" w:rsidRPr="00734374" w:rsidRDefault="00C538A6">
      <w:pPr>
        <w:spacing w:line="276" w:lineRule="auto"/>
        <w:jc w:val="both"/>
        <w:rPr>
          <w:rFonts w:ascii="Times New Roman" w:hAnsi="Times New Roman" w:cs="Times New Roman"/>
          <w:sz w:val="20"/>
          <w:szCs w:val="20"/>
          <w:rPrChange w:id="538" w:author="michaelaanas23@gmail.com" w:date="2026-09-25T21:07:00Z" w16du:dateUtc="2026-09-25T13:07:00Z">
            <w:rPr>
              <w:rFonts w:ascii="Times New Roman" w:hAnsi="Times New Roman" w:cs="Times New Roman"/>
              <w:sz w:val="22"/>
              <w:szCs w:val="22"/>
            </w:rPr>
          </w:rPrChange>
        </w:rPr>
        <w:pPrChange w:id="539"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540" w:author="michaelaanas23@gmail.com" w:date="2026-09-25T21:07:00Z" w16du:dateUtc="2026-09-25T13:07:00Z">
            <w:rPr>
              <w:rFonts w:ascii="Times New Roman" w:hAnsi="Times New Roman" w:cs="Times New Roman"/>
              <w:b/>
              <w:bCs/>
              <w:sz w:val="22"/>
              <w:szCs w:val="22"/>
            </w:rPr>
          </w:rPrChange>
        </w:rPr>
        <w:t>The Front-Desk Staff:</w:t>
      </w:r>
      <w:r w:rsidRPr="00734374">
        <w:rPr>
          <w:rFonts w:ascii="Times New Roman" w:hAnsi="Times New Roman" w:cs="Times New Roman"/>
          <w:sz w:val="20"/>
          <w:szCs w:val="20"/>
          <w:rPrChange w:id="541" w:author="michaelaanas23@gmail.com" w:date="2026-09-25T21:07:00Z" w16du:dateUtc="2026-09-25T13:07:00Z">
            <w:rPr>
              <w:rFonts w:ascii="Times New Roman" w:hAnsi="Times New Roman" w:cs="Times New Roman"/>
              <w:sz w:val="22"/>
              <w:szCs w:val="22"/>
            </w:rPr>
          </w:rPrChange>
        </w:rPr>
        <w:t xml:space="preserve"> This user group has the most limited scope, focusing exclusively on operational execution. Their primary interaction is with the POS module for processing sales and recording container returns. Their interface is streamlined to prevent them from accessing high-level financial reports or system configuration settings, thereby reducing the risk of accidental data corruption or unauthorized information viewing.</w:t>
      </w:r>
    </w:p>
    <w:p w14:paraId="15327E6F" w14:textId="77777777" w:rsidR="00C538A6" w:rsidRPr="00734374" w:rsidRDefault="00C538A6">
      <w:pPr>
        <w:spacing w:line="276" w:lineRule="auto"/>
        <w:jc w:val="both"/>
        <w:rPr>
          <w:rFonts w:ascii="Times New Roman" w:hAnsi="Times New Roman" w:cs="Times New Roman"/>
          <w:sz w:val="20"/>
          <w:szCs w:val="20"/>
          <w:rPrChange w:id="542" w:author="michaelaanas23@gmail.com" w:date="2026-09-25T21:07:00Z" w16du:dateUtc="2026-09-25T13:07:00Z">
            <w:rPr>
              <w:rFonts w:ascii="Times New Roman" w:hAnsi="Times New Roman" w:cs="Times New Roman"/>
              <w:sz w:val="22"/>
              <w:szCs w:val="22"/>
            </w:rPr>
          </w:rPrChange>
        </w:rPr>
        <w:pPrChange w:id="543"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544" w:author="michaelaanas23@gmail.com" w:date="2026-09-25T21:07:00Z" w16du:dateUtc="2026-09-25T13:07:00Z">
            <w:rPr>
              <w:rFonts w:ascii="Times New Roman" w:hAnsi="Times New Roman" w:cs="Times New Roman"/>
              <w:b/>
              <w:bCs/>
              <w:sz w:val="22"/>
              <w:szCs w:val="22"/>
            </w:rPr>
          </w:rPrChange>
        </w:rPr>
        <w:t>Technical Scope</w:t>
      </w:r>
    </w:p>
    <w:p w14:paraId="4D293666" w14:textId="77777777" w:rsidR="00C538A6" w:rsidRPr="00734374" w:rsidRDefault="00C538A6">
      <w:pPr>
        <w:spacing w:line="276" w:lineRule="auto"/>
        <w:jc w:val="both"/>
        <w:rPr>
          <w:rFonts w:ascii="Times New Roman" w:hAnsi="Times New Roman" w:cs="Times New Roman"/>
          <w:sz w:val="20"/>
          <w:szCs w:val="20"/>
          <w:rPrChange w:id="545" w:author="michaelaanas23@gmail.com" w:date="2026-09-25T21:07:00Z" w16du:dateUtc="2026-09-25T13:07:00Z">
            <w:rPr>
              <w:rFonts w:ascii="Times New Roman" w:hAnsi="Times New Roman" w:cs="Times New Roman"/>
            </w:rPr>
          </w:rPrChange>
        </w:rPr>
        <w:pPrChange w:id="546"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547" w:author="michaelaanas23@gmail.com" w:date="2026-09-25T21:07:00Z" w16du:dateUtc="2026-09-25T13:07:00Z">
            <w:rPr>
              <w:rFonts w:ascii="Times New Roman" w:hAnsi="Times New Roman" w:cs="Times New Roman"/>
              <w:sz w:val="22"/>
              <w:szCs w:val="22"/>
            </w:rPr>
          </w:rPrChange>
        </w:rPr>
        <w:t xml:space="preserve">The system is developed as a Responsive Web-Based Platform, utilizing a modern technology stack selected for its scalability, security, and cost-effectiveness. The Back-End is powered by Python and the Flask micro-framework, </w:t>
      </w:r>
      <w:r w:rsidRPr="00734374">
        <w:rPr>
          <w:rFonts w:ascii="Times New Roman" w:hAnsi="Times New Roman" w:cs="Times New Roman"/>
          <w:sz w:val="20"/>
          <w:szCs w:val="20"/>
          <w:rPrChange w:id="548" w:author="michaelaanas23@gmail.com" w:date="2026-09-25T21:07:00Z" w16du:dateUtc="2026-09-25T13:07:00Z">
            <w:rPr>
              <w:rFonts w:ascii="Times New Roman" w:hAnsi="Times New Roman" w:cs="Times New Roman"/>
              <w:sz w:val="22"/>
              <w:szCs w:val="22"/>
            </w:rPr>
          </w:rPrChange>
        </w:rPr>
        <w:lastRenderedPageBreak/>
        <w:t>which handles the system’s logic, mathematical forecasting, and server-side processing. The Database layer utilizes MySQL hosted on a cloud-based server, ensuring that data is encrypted, backed up, and accessible 24/7. The Front-End is developed using HTML5, CSS3, and JavaScript, with Bootstrap as the primary CSS framework to ensure "Responsive Design." This means the system will automatically adjust its layout to fit any device, including desktop computers at the branch counter, tablets used for inventory checks, and smartphones used by owners for remote monitoring. The decision to utilize a cloud-based architecture was a strategic choice to minimize High Island V’s investment in on-site hardware. By hosting the system in the cloud, the business avoids the need for local servers or specialized maintenance, as the software can be accessed via a standard web browser on any internet-connected device.</w:t>
      </w:r>
    </w:p>
    <w:p w14:paraId="5FAFCE8E" w14:textId="77777777" w:rsidR="00763EDC" w:rsidRPr="00734374" w:rsidRDefault="00763EDC">
      <w:pPr>
        <w:spacing w:line="276" w:lineRule="auto"/>
        <w:jc w:val="both"/>
        <w:rPr>
          <w:rFonts w:ascii="Times New Roman" w:hAnsi="Times New Roman" w:cs="Times New Roman"/>
          <w:sz w:val="20"/>
          <w:szCs w:val="20"/>
          <w:rPrChange w:id="549" w:author="michaelaanas23@gmail.com" w:date="2026-09-25T21:07:00Z" w16du:dateUtc="2026-09-25T13:07:00Z">
            <w:rPr>
              <w:rFonts w:ascii="Times New Roman" w:hAnsi="Times New Roman" w:cs="Times New Roman"/>
              <w:sz w:val="22"/>
              <w:szCs w:val="22"/>
            </w:rPr>
          </w:rPrChange>
        </w:rPr>
        <w:pPrChange w:id="550"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551" w:author="michaelaanas23@gmail.com" w:date="2026-09-25T21:07:00Z" w16du:dateUtc="2026-09-25T13:07:00Z">
            <w:rPr>
              <w:rFonts w:ascii="Times New Roman" w:hAnsi="Times New Roman" w:cs="Times New Roman"/>
              <w:b/>
              <w:bCs/>
              <w:sz w:val="22"/>
              <w:szCs w:val="22"/>
            </w:rPr>
          </w:rPrChange>
        </w:rPr>
        <w:t>Delimitations</w:t>
      </w:r>
    </w:p>
    <w:p w14:paraId="256563D3" w14:textId="13EEA486" w:rsidR="00763EDC" w:rsidRPr="00734374" w:rsidRDefault="00763EDC">
      <w:pPr>
        <w:spacing w:line="276" w:lineRule="auto"/>
        <w:jc w:val="both"/>
        <w:rPr>
          <w:rFonts w:ascii="Times New Roman" w:hAnsi="Times New Roman" w:cs="Times New Roman"/>
          <w:sz w:val="20"/>
          <w:szCs w:val="20"/>
          <w:rPrChange w:id="552" w:author="michaelaanas23@gmail.com" w:date="2026-09-25T21:07:00Z" w16du:dateUtc="2026-09-25T13:07:00Z">
            <w:rPr>
              <w:rFonts w:ascii="Times New Roman" w:hAnsi="Times New Roman" w:cs="Times New Roman"/>
              <w:sz w:val="22"/>
              <w:szCs w:val="22"/>
            </w:rPr>
          </w:rPrChange>
        </w:rPr>
        <w:pPrChange w:id="553"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554" w:author="michaelaanas23@gmail.com" w:date="2026-09-25T21:07:00Z" w16du:dateUtc="2026-09-25T13:07:00Z">
            <w:rPr>
              <w:rFonts w:ascii="Times New Roman" w:hAnsi="Times New Roman" w:cs="Times New Roman"/>
              <w:sz w:val="22"/>
              <w:szCs w:val="22"/>
            </w:rPr>
          </w:rPrChange>
        </w:rPr>
        <w:t> While H2Ops is carefully designed to address the core operational, administrative, and analytical needs of High Island V, the study acknowledges several important limitations that precisely define the boundaries of its scope. These delimitations serve a critical function in academic research: they clarify what the study explicitly does not attempt to accomplish, establish realistic expectations for the system's capabilities and practical applicability, and prevent the scope from expanding beyond what can be feasibly developed, tested, and evaluated within the constraints of an undergraduate research project. By articulating these boundaries clearly, the researchers ensure that the evaluation of H2Ops is conducted against a well-defined, achievable set of objectives rather than against an unbounded and aspirational wish list of features.</w:t>
      </w:r>
    </w:p>
    <w:p w14:paraId="3DB353EB" w14:textId="77777777" w:rsidR="00763EDC" w:rsidRPr="00734374" w:rsidRDefault="00763EDC">
      <w:pPr>
        <w:spacing w:line="276" w:lineRule="auto"/>
        <w:jc w:val="both"/>
        <w:rPr>
          <w:rFonts w:ascii="Times New Roman" w:hAnsi="Times New Roman" w:cs="Times New Roman"/>
          <w:sz w:val="20"/>
          <w:szCs w:val="20"/>
          <w:rPrChange w:id="555" w:author="michaelaanas23@gmail.com" w:date="2026-09-25T21:07:00Z" w16du:dateUtc="2026-09-25T13:07:00Z">
            <w:rPr>
              <w:rFonts w:ascii="Times New Roman" w:hAnsi="Times New Roman" w:cs="Times New Roman"/>
              <w:sz w:val="22"/>
              <w:szCs w:val="22"/>
            </w:rPr>
          </w:rPrChange>
        </w:rPr>
        <w:pPrChange w:id="556"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557" w:author="michaelaanas23@gmail.com" w:date="2026-09-25T21:07:00Z" w16du:dateUtc="2026-09-25T13:07:00Z">
            <w:rPr>
              <w:rFonts w:ascii="Times New Roman" w:hAnsi="Times New Roman" w:cs="Times New Roman"/>
              <w:b/>
              <w:bCs/>
              <w:sz w:val="22"/>
              <w:szCs w:val="22"/>
            </w:rPr>
          </w:rPrChange>
        </w:rPr>
        <w:t>Functional Scope Delimitations</w:t>
      </w:r>
    </w:p>
    <w:p w14:paraId="60D0E50A" w14:textId="7129055E" w:rsidR="00763EDC" w:rsidRPr="00734374" w:rsidRDefault="00763EDC">
      <w:pPr>
        <w:spacing w:line="276" w:lineRule="auto"/>
        <w:jc w:val="both"/>
        <w:rPr>
          <w:rFonts w:ascii="Times New Roman" w:hAnsi="Times New Roman" w:cs="Times New Roman"/>
          <w:sz w:val="20"/>
          <w:szCs w:val="20"/>
          <w:rPrChange w:id="558" w:author="michaelaanas23@gmail.com" w:date="2026-09-25T21:07:00Z" w16du:dateUtc="2026-09-25T13:07:00Z">
            <w:rPr>
              <w:rFonts w:ascii="Times New Roman" w:hAnsi="Times New Roman" w:cs="Times New Roman"/>
              <w:sz w:val="22"/>
              <w:szCs w:val="22"/>
            </w:rPr>
          </w:rPrChange>
        </w:rPr>
        <w:pPrChange w:id="559"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560" w:author="michaelaanas23@gmail.com" w:date="2026-09-25T21:07:00Z" w16du:dateUtc="2026-09-25T13:07:00Z">
            <w:rPr>
              <w:rFonts w:ascii="Times New Roman" w:hAnsi="Times New Roman" w:cs="Times New Roman"/>
              <w:sz w:val="22"/>
              <w:szCs w:val="22"/>
            </w:rPr>
          </w:rPrChange>
        </w:rPr>
        <w:t>The H2Ops system is architected and developed as a comprehensive Operations Management System specifically tailored to the water refilling industry. However, within that broad category, several functional domains are deliberately excluded from the development scope.</w:t>
      </w:r>
    </w:p>
    <w:p w14:paraId="486E881D" w14:textId="77777777" w:rsidR="00763EDC" w:rsidRPr="00734374" w:rsidRDefault="00763EDC">
      <w:pPr>
        <w:spacing w:line="276" w:lineRule="auto"/>
        <w:jc w:val="both"/>
        <w:rPr>
          <w:rFonts w:ascii="Times New Roman" w:hAnsi="Times New Roman" w:cs="Times New Roman"/>
          <w:sz w:val="20"/>
          <w:szCs w:val="20"/>
          <w:rPrChange w:id="561" w:author="michaelaanas23@gmail.com" w:date="2026-09-25T21:07:00Z" w16du:dateUtc="2026-09-25T13:07:00Z">
            <w:rPr>
              <w:rFonts w:ascii="Times New Roman" w:hAnsi="Times New Roman" w:cs="Times New Roman"/>
              <w:sz w:val="22"/>
              <w:szCs w:val="22"/>
            </w:rPr>
          </w:rPrChange>
        </w:rPr>
        <w:pPrChange w:id="562"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563" w:author="michaelaanas23@gmail.com" w:date="2026-09-25T21:07:00Z" w16du:dateUtc="2026-09-25T13:07:00Z">
            <w:rPr>
              <w:rFonts w:ascii="Times New Roman" w:hAnsi="Times New Roman" w:cs="Times New Roman"/>
              <w:b/>
              <w:bCs/>
              <w:sz w:val="22"/>
              <w:szCs w:val="22"/>
            </w:rPr>
          </w:rPrChange>
        </w:rPr>
        <w:t>Exclusion of Hardware Automation and Internet of Things Integration</w:t>
      </w:r>
    </w:p>
    <w:p w14:paraId="74FE8714" w14:textId="5EE9BFC3" w:rsidR="00763EDC" w:rsidRPr="00734374" w:rsidRDefault="00763EDC">
      <w:pPr>
        <w:spacing w:line="276" w:lineRule="auto"/>
        <w:jc w:val="both"/>
        <w:rPr>
          <w:rFonts w:ascii="Times New Roman" w:hAnsi="Times New Roman" w:cs="Times New Roman"/>
          <w:sz w:val="20"/>
          <w:szCs w:val="20"/>
          <w:rPrChange w:id="564" w:author="michaelaanas23@gmail.com" w:date="2026-09-25T21:07:00Z" w16du:dateUtc="2026-09-25T13:07:00Z">
            <w:rPr>
              <w:rFonts w:ascii="Times New Roman" w:hAnsi="Times New Roman" w:cs="Times New Roman"/>
              <w:sz w:val="22"/>
              <w:szCs w:val="22"/>
            </w:rPr>
          </w:rPrChange>
        </w:rPr>
        <w:pPrChange w:id="565"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566" w:author="michaelaanas23@gmail.com" w:date="2026-09-25T21:07:00Z" w16du:dateUtc="2026-09-25T13:07:00Z">
            <w:rPr>
              <w:rFonts w:ascii="Times New Roman" w:hAnsi="Times New Roman" w:cs="Times New Roman"/>
              <w:sz w:val="22"/>
              <w:szCs w:val="22"/>
            </w:rPr>
          </w:rPrChange>
        </w:rPr>
        <w:t>The system does not incorporate any interface with the physical water purification machinery, including but not limited to flow meters, reverse osmosis sensors, ultraviolet sterilization units, or conductivity testers. The water filtration and purification process at High Island V involves sophisticated industrial equipment that monitors parameters such as total dissolved solids (TDS), pH levels, and microbial contamination. These machines operate as independent, specialized systems with their own sensor arrays and control panels.</w:t>
      </w:r>
    </w:p>
    <w:p w14:paraId="32291024" w14:textId="768F99B8" w:rsidR="00763EDC" w:rsidRPr="00734374" w:rsidRDefault="00763EDC">
      <w:pPr>
        <w:spacing w:line="276" w:lineRule="auto"/>
        <w:jc w:val="both"/>
        <w:rPr>
          <w:rFonts w:ascii="Times New Roman" w:hAnsi="Times New Roman" w:cs="Times New Roman"/>
          <w:sz w:val="20"/>
          <w:szCs w:val="20"/>
          <w:rPrChange w:id="567" w:author="michaelaanas23@gmail.com" w:date="2026-09-25T21:07:00Z" w16du:dateUtc="2026-09-25T13:07:00Z">
            <w:rPr>
              <w:rFonts w:ascii="Times New Roman" w:hAnsi="Times New Roman" w:cs="Times New Roman"/>
              <w:sz w:val="22"/>
              <w:szCs w:val="22"/>
            </w:rPr>
          </w:rPrChange>
        </w:rPr>
        <w:pPrChange w:id="568"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569" w:author="michaelaanas23@gmail.com" w:date="2026-09-25T21:07:00Z" w16du:dateUtc="2026-09-25T13:07:00Z">
            <w:rPr>
              <w:rFonts w:ascii="Times New Roman" w:hAnsi="Times New Roman" w:cs="Times New Roman"/>
              <w:sz w:val="22"/>
              <w:szCs w:val="22"/>
            </w:rPr>
          </w:rPrChange>
        </w:rPr>
        <w:t> The decision to exclude hardware automation from the H2Ops scope reflects several practical and technical realities. First, interfacing with industrial water purification equipment requires specialized knowledge of Programmable Logic Controllers (PLCs), industrial communication protocols such as Modbus or Profibus, and potentially hazardous electrical integrations that fall far outside the expertise and safety authorization of the researchers. Second, such integration would require the procurement of industrial-grade sensors, signal converters, and data acquisition modules that would dramatically increase the project's budget beyond the resources available for an undergraduate thesis. Third, the water refilling equipment at High Island V varies in age and technical specification across branches, meaning that any hardware integration developed for one location would not be directly transferable to others without significant modification.</w:t>
      </w:r>
    </w:p>
    <w:p w14:paraId="46745D2D" w14:textId="5F7E2239" w:rsidR="00763EDC" w:rsidRPr="00734374" w:rsidRDefault="00763EDC">
      <w:pPr>
        <w:spacing w:line="276" w:lineRule="auto"/>
        <w:jc w:val="both"/>
        <w:rPr>
          <w:rFonts w:ascii="Times New Roman" w:hAnsi="Times New Roman" w:cs="Times New Roman"/>
          <w:sz w:val="20"/>
          <w:szCs w:val="20"/>
          <w:rPrChange w:id="570" w:author="michaelaanas23@gmail.com" w:date="2026-09-25T21:07:00Z" w16du:dateUtc="2026-09-25T13:07:00Z">
            <w:rPr>
              <w:rFonts w:ascii="Times New Roman" w:hAnsi="Times New Roman" w:cs="Times New Roman"/>
              <w:sz w:val="22"/>
              <w:szCs w:val="22"/>
            </w:rPr>
          </w:rPrChange>
        </w:rPr>
        <w:pPrChange w:id="571"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572" w:author="michaelaanas23@gmail.com" w:date="2026-09-25T21:07:00Z" w16du:dateUtc="2026-09-25T13:07:00Z">
            <w:rPr>
              <w:rFonts w:ascii="Times New Roman" w:hAnsi="Times New Roman" w:cs="Times New Roman"/>
              <w:sz w:val="22"/>
              <w:szCs w:val="22"/>
            </w:rPr>
          </w:rPrChange>
        </w:rPr>
        <w:t>Consequently, the volume of water processed and the quality metrics of the purification process must be entered into H2Ops manually by staff members based on physical observations of the equipment gauges and meter readings. While this introduces a minor manual step into the workflow, it is a pragmatic trade-off that ensures the system remains within a manageable development scope while still delivering substantial operational value through its sales, inventory, and forecasting modules.</w:t>
      </w:r>
    </w:p>
    <w:p w14:paraId="49A57604" w14:textId="77777777" w:rsidR="00763EDC" w:rsidRPr="00734374" w:rsidRDefault="00763EDC">
      <w:pPr>
        <w:spacing w:line="276" w:lineRule="auto"/>
        <w:jc w:val="both"/>
        <w:rPr>
          <w:rFonts w:ascii="Times New Roman" w:hAnsi="Times New Roman" w:cs="Times New Roman"/>
          <w:sz w:val="20"/>
          <w:szCs w:val="20"/>
          <w:rPrChange w:id="573" w:author="michaelaanas23@gmail.com" w:date="2026-09-25T21:07:00Z" w16du:dateUtc="2026-09-25T13:07:00Z">
            <w:rPr>
              <w:rFonts w:ascii="Times New Roman" w:hAnsi="Times New Roman" w:cs="Times New Roman"/>
              <w:sz w:val="22"/>
              <w:szCs w:val="22"/>
            </w:rPr>
          </w:rPrChange>
        </w:rPr>
        <w:pPrChange w:id="574"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575" w:author="michaelaanas23@gmail.com" w:date="2026-09-25T21:07:00Z" w16du:dateUtc="2026-09-25T13:07:00Z">
            <w:rPr>
              <w:rFonts w:ascii="Times New Roman" w:hAnsi="Times New Roman" w:cs="Times New Roman"/>
              <w:b/>
              <w:bCs/>
              <w:sz w:val="22"/>
              <w:szCs w:val="22"/>
            </w:rPr>
          </w:rPrChange>
        </w:rPr>
        <w:t>Exclusion of Payment Gateway and Real-Time Financial Processing</w:t>
      </w:r>
    </w:p>
    <w:p w14:paraId="76E4FED0" w14:textId="5BBBAB3F" w:rsidR="00763EDC" w:rsidRPr="00734374" w:rsidRDefault="00763EDC">
      <w:pPr>
        <w:spacing w:line="276" w:lineRule="auto"/>
        <w:jc w:val="both"/>
        <w:rPr>
          <w:rFonts w:ascii="Times New Roman" w:hAnsi="Times New Roman" w:cs="Times New Roman"/>
          <w:sz w:val="20"/>
          <w:szCs w:val="20"/>
          <w:rPrChange w:id="576" w:author="michaelaanas23@gmail.com" w:date="2026-09-25T21:07:00Z" w16du:dateUtc="2026-09-25T13:07:00Z">
            <w:rPr>
              <w:rFonts w:ascii="Times New Roman" w:hAnsi="Times New Roman" w:cs="Times New Roman"/>
              <w:sz w:val="22"/>
              <w:szCs w:val="22"/>
            </w:rPr>
          </w:rPrChange>
        </w:rPr>
        <w:pPrChange w:id="577"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578" w:author="michaelaanas23@gmail.com" w:date="2026-09-25T21:07:00Z" w16du:dateUtc="2026-09-25T13:07:00Z">
            <w:rPr>
              <w:rFonts w:ascii="Times New Roman" w:hAnsi="Times New Roman" w:cs="Times New Roman"/>
              <w:sz w:val="22"/>
              <w:szCs w:val="22"/>
            </w:rPr>
          </w:rPrChange>
        </w:rPr>
        <w:lastRenderedPageBreak/>
        <w:t xml:space="preserve">The H2Ops system does not include active integration with third-party payment gateways, merchant services, or financial processing Application Programming Interfaces (APIs) such as those offered by banks, </w:t>
      </w:r>
      <w:proofErr w:type="spellStart"/>
      <w:r w:rsidRPr="00734374">
        <w:rPr>
          <w:rFonts w:ascii="Times New Roman" w:hAnsi="Times New Roman" w:cs="Times New Roman"/>
          <w:sz w:val="20"/>
          <w:szCs w:val="20"/>
          <w:rPrChange w:id="579" w:author="michaelaanas23@gmail.com" w:date="2026-09-25T21:07:00Z" w16du:dateUtc="2026-09-25T13:07:00Z">
            <w:rPr>
              <w:rFonts w:ascii="Times New Roman" w:hAnsi="Times New Roman" w:cs="Times New Roman"/>
              <w:sz w:val="22"/>
              <w:szCs w:val="22"/>
            </w:rPr>
          </w:rPrChange>
        </w:rPr>
        <w:t>PayMaya</w:t>
      </w:r>
      <w:proofErr w:type="spellEnd"/>
      <w:r w:rsidRPr="00734374">
        <w:rPr>
          <w:rFonts w:ascii="Times New Roman" w:hAnsi="Times New Roman" w:cs="Times New Roman"/>
          <w:sz w:val="20"/>
          <w:szCs w:val="20"/>
          <w:rPrChange w:id="580" w:author="michaelaanas23@gmail.com" w:date="2026-09-25T21:07:00Z" w16du:dateUtc="2026-09-25T13:07:00Z">
            <w:rPr>
              <w:rFonts w:ascii="Times New Roman" w:hAnsi="Times New Roman" w:cs="Times New Roman"/>
              <w:sz w:val="22"/>
              <w:szCs w:val="22"/>
            </w:rPr>
          </w:rPrChange>
        </w:rPr>
        <w:t xml:space="preserve">, or Stripe. While the system records and tracks payments received from customers—including cash payments and digital wallet references such as </w:t>
      </w:r>
      <w:proofErr w:type="spellStart"/>
      <w:r w:rsidRPr="00734374">
        <w:rPr>
          <w:rFonts w:ascii="Times New Roman" w:hAnsi="Times New Roman" w:cs="Times New Roman"/>
          <w:sz w:val="20"/>
          <w:szCs w:val="20"/>
          <w:rPrChange w:id="581" w:author="michaelaanas23@gmail.com" w:date="2026-09-25T21:07:00Z" w16du:dateUtc="2026-09-25T13:07:00Z">
            <w:rPr>
              <w:rFonts w:ascii="Times New Roman" w:hAnsi="Times New Roman" w:cs="Times New Roman"/>
              <w:sz w:val="22"/>
              <w:szCs w:val="22"/>
            </w:rPr>
          </w:rPrChange>
        </w:rPr>
        <w:t>GCash</w:t>
      </w:r>
      <w:proofErr w:type="spellEnd"/>
      <w:r w:rsidRPr="00734374">
        <w:rPr>
          <w:rFonts w:ascii="Times New Roman" w:hAnsi="Times New Roman" w:cs="Times New Roman"/>
          <w:sz w:val="20"/>
          <w:szCs w:val="20"/>
          <w:rPrChange w:id="582" w:author="michaelaanas23@gmail.com" w:date="2026-09-25T21:07:00Z" w16du:dateUtc="2026-09-25T13:07:00Z">
            <w:rPr>
              <w:rFonts w:ascii="Times New Roman" w:hAnsi="Times New Roman" w:cs="Times New Roman"/>
              <w:sz w:val="22"/>
              <w:szCs w:val="22"/>
            </w:rPr>
          </w:rPrChange>
        </w:rPr>
        <w:t xml:space="preserve"> transaction codes—it does not process these payments in real time through a direct financial API connection.</w:t>
      </w:r>
    </w:p>
    <w:p w14:paraId="61E04072" w14:textId="05C7D3BA" w:rsidR="00763EDC" w:rsidRPr="00734374" w:rsidRDefault="00763EDC">
      <w:pPr>
        <w:spacing w:line="276" w:lineRule="auto"/>
        <w:jc w:val="both"/>
        <w:rPr>
          <w:rFonts w:ascii="Times New Roman" w:hAnsi="Times New Roman" w:cs="Times New Roman"/>
          <w:sz w:val="20"/>
          <w:szCs w:val="20"/>
          <w:rPrChange w:id="583" w:author="michaelaanas23@gmail.com" w:date="2026-09-25T21:07:00Z" w16du:dateUtc="2026-09-25T13:07:00Z">
            <w:rPr>
              <w:rFonts w:ascii="Times New Roman" w:hAnsi="Times New Roman" w:cs="Times New Roman"/>
              <w:sz w:val="22"/>
              <w:szCs w:val="22"/>
            </w:rPr>
          </w:rPrChange>
        </w:rPr>
        <w:pPrChange w:id="584"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585" w:author="michaelaanas23@gmail.com" w:date="2026-09-25T21:07:00Z" w16du:dateUtc="2026-09-25T13:07:00Z">
            <w:rPr>
              <w:rFonts w:ascii="Times New Roman" w:hAnsi="Times New Roman" w:cs="Times New Roman"/>
              <w:sz w:val="22"/>
              <w:szCs w:val="22"/>
            </w:rPr>
          </w:rPrChange>
        </w:rPr>
        <w:t>This delimitation is rooted in both technical complexity and regulatory considerations. Integrating with payment gateways requires the business to undergo a merchant onboarding process with a payment service provider, negotiate transaction fees, and maintain compliance with Payment Card Industry Data Security Standards (PCI-DSS). For a small business like High Island V, these requirements represent a significant administrative and financial commitment that falls outside the scope of the current research. Furthermore, the development timeline and testing resources available for an undergraduate project are insufficient to validate the security and reliability of live financial transactions.</w:t>
      </w:r>
    </w:p>
    <w:p w14:paraId="0FB4176D" w14:textId="4DD9B629" w:rsidR="00763EDC" w:rsidRPr="00734374" w:rsidRDefault="00763EDC">
      <w:pPr>
        <w:spacing w:line="276" w:lineRule="auto"/>
        <w:jc w:val="both"/>
        <w:rPr>
          <w:rFonts w:ascii="Times New Roman" w:hAnsi="Times New Roman" w:cs="Times New Roman"/>
          <w:sz w:val="20"/>
          <w:szCs w:val="20"/>
          <w:rPrChange w:id="586" w:author="michaelaanas23@gmail.com" w:date="2026-09-25T21:07:00Z" w16du:dateUtc="2026-09-25T13:07:00Z">
            <w:rPr>
              <w:rFonts w:ascii="Times New Roman" w:hAnsi="Times New Roman" w:cs="Times New Roman"/>
              <w:sz w:val="22"/>
              <w:szCs w:val="22"/>
            </w:rPr>
          </w:rPrChange>
        </w:rPr>
        <w:pPrChange w:id="587"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588" w:author="michaelaanas23@gmail.com" w:date="2026-09-25T21:07:00Z" w16du:dateUtc="2026-09-25T13:07:00Z">
            <w:rPr>
              <w:rFonts w:ascii="Times New Roman" w:hAnsi="Times New Roman" w:cs="Times New Roman"/>
              <w:sz w:val="22"/>
              <w:szCs w:val="22"/>
            </w:rPr>
          </w:rPrChange>
        </w:rPr>
        <w:t xml:space="preserve">In practical terms, this means that when a customer pays via </w:t>
      </w:r>
      <w:proofErr w:type="spellStart"/>
      <w:r w:rsidRPr="00734374">
        <w:rPr>
          <w:rFonts w:ascii="Times New Roman" w:hAnsi="Times New Roman" w:cs="Times New Roman"/>
          <w:sz w:val="20"/>
          <w:szCs w:val="20"/>
          <w:rPrChange w:id="589" w:author="michaelaanas23@gmail.com" w:date="2026-09-25T21:07:00Z" w16du:dateUtc="2026-09-25T13:07:00Z">
            <w:rPr>
              <w:rFonts w:ascii="Times New Roman" w:hAnsi="Times New Roman" w:cs="Times New Roman"/>
              <w:sz w:val="22"/>
              <w:szCs w:val="22"/>
            </w:rPr>
          </w:rPrChange>
        </w:rPr>
        <w:t>GCash</w:t>
      </w:r>
      <w:proofErr w:type="spellEnd"/>
      <w:r w:rsidRPr="00734374">
        <w:rPr>
          <w:rFonts w:ascii="Times New Roman" w:hAnsi="Times New Roman" w:cs="Times New Roman"/>
          <w:sz w:val="20"/>
          <w:szCs w:val="20"/>
          <w:rPrChange w:id="590" w:author="michaelaanas23@gmail.com" w:date="2026-09-25T21:07:00Z" w16du:dateUtc="2026-09-25T13:07:00Z">
            <w:rPr>
              <w:rFonts w:ascii="Times New Roman" w:hAnsi="Times New Roman" w:cs="Times New Roman"/>
              <w:sz w:val="22"/>
              <w:szCs w:val="22"/>
            </w:rPr>
          </w:rPrChange>
        </w:rPr>
        <w:t xml:space="preserve">, the staff member must confirm the receipt of funds through their personal or business </w:t>
      </w:r>
      <w:proofErr w:type="spellStart"/>
      <w:r w:rsidRPr="00734374">
        <w:rPr>
          <w:rFonts w:ascii="Times New Roman" w:hAnsi="Times New Roman" w:cs="Times New Roman"/>
          <w:sz w:val="20"/>
          <w:szCs w:val="20"/>
          <w:rPrChange w:id="591" w:author="michaelaanas23@gmail.com" w:date="2026-09-25T21:07:00Z" w16du:dateUtc="2026-09-25T13:07:00Z">
            <w:rPr>
              <w:rFonts w:ascii="Times New Roman" w:hAnsi="Times New Roman" w:cs="Times New Roman"/>
              <w:sz w:val="22"/>
              <w:szCs w:val="22"/>
            </w:rPr>
          </w:rPrChange>
        </w:rPr>
        <w:t>GCash</w:t>
      </w:r>
      <w:proofErr w:type="spellEnd"/>
      <w:r w:rsidRPr="00734374">
        <w:rPr>
          <w:rFonts w:ascii="Times New Roman" w:hAnsi="Times New Roman" w:cs="Times New Roman"/>
          <w:sz w:val="20"/>
          <w:szCs w:val="20"/>
          <w:rPrChange w:id="592" w:author="michaelaanas23@gmail.com" w:date="2026-09-25T21:07:00Z" w16du:dateUtc="2026-09-25T13:07:00Z">
            <w:rPr>
              <w:rFonts w:ascii="Times New Roman" w:hAnsi="Times New Roman" w:cs="Times New Roman"/>
              <w:sz w:val="22"/>
              <w:szCs w:val="22"/>
            </w:rPr>
          </w:rPrChange>
        </w:rPr>
        <w:t xml:space="preserve"> application, note the reference number, and manually enter that reference number into H2Ops as part of the transaction record. While this is a minor manual step, it ensures that all transaction data—regardless of payment method—is centralized within the H2Ops database, maintaining the integrity of the sales records and financial summaries.</w:t>
      </w:r>
    </w:p>
    <w:p w14:paraId="0AF362E1" w14:textId="77777777" w:rsidR="00763EDC" w:rsidRPr="00734374" w:rsidRDefault="00763EDC">
      <w:pPr>
        <w:spacing w:line="276" w:lineRule="auto"/>
        <w:jc w:val="both"/>
        <w:rPr>
          <w:rFonts w:ascii="Times New Roman" w:hAnsi="Times New Roman" w:cs="Times New Roman"/>
          <w:sz w:val="20"/>
          <w:szCs w:val="20"/>
          <w:rPrChange w:id="593" w:author="michaelaanas23@gmail.com" w:date="2026-09-25T21:07:00Z" w16du:dateUtc="2026-09-25T13:07:00Z">
            <w:rPr>
              <w:rFonts w:ascii="Times New Roman" w:hAnsi="Times New Roman" w:cs="Times New Roman"/>
              <w:sz w:val="22"/>
              <w:szCs w:val="22"/>
            </w:rPr>
          </w:rPrChange>
        </w:rPr>
        <w:pPrChange w:id="594"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595" w:author="michaelaanas23@gmail.com" w:date="2026-09-25T21:07:00Z" w16du:dateUtc="2026-09-25T13:07:00Z">
            <w:rPr>
              <w:rFonts w:ascii="Times New Roman" w:hAnsi="Times New Roman" w:cs="Times New Roman"/>
              <w:b/>
              <w:bCs/>
              <w:sz w:val="22"/>
              <w:szCs w:val="22"/>
            </w:rPr>
          </w:rPrChange>
        </w:rPr>
        <w:t>Exclusion of Accounting, Tax Computation, and Payroll Processing</w:t>
      </w:r>
    </w:p>
    <w:p w14:paraId="362500A5" w14:textId="25F35E64" w:rsidR="00763EDC" w:rsidRPr="00734374" w:rsidRDefault="00763EDC">
      <w:pPr>
        <w:spacing w:line="276" w:lineRule="auto"/>
        <w:jc w:val="both"/>
        <w:rPr>
          <w:rFonts w:ascii="Times New Roman" w:hAnsi="Times New Roman" w:cs="Times New Roman"/>
          <w:sz w:val="20"/>
          <w:szCs w:val="20"/>
          <w:rPrChange w:id="596" w:author="michaelaanas23@gmail.com" w:date="2026-09-25T21:07:00Z" w16du:dateUtc="2026-09-25T13:07:00Z">
            <w:rPr>
              <w:rFonts w:ascii="Times New Roman" w:hAnsi="Times New Roman" w:cs="Times New Roman"/>
              <w:sz w:val="22"/>
              <w:szCs w:val="22"/>
            </w:rPr>
          </w:rPrChange>
        </w:rPr>
        <w:pPrChange w:id="597"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598" w:author="michaelaanas23@gmail.com" w:date="2026-09-25T21:07:00Z" w16du:dateUtc="2026-09-25T13:07:00Z">
            <w:rPr>
              <w:rFonts w:ascii="Times New Roman" w:hAnsi="Times New Roman" w:cs="Times New Roman"/>
              <w:sz w:val="22"/>
              <w:szCs w:val="22"/>
            </w:rPr>
          </w:rPrChange>
        </w:rPr>
        <w:t>The system is explicitly scoped as an Operations Management System and does not extend into the domain of formal financial accounting. H2Ops does not include modules for bookkeeping, chart of accounts management, accounts payable or receivable tracking, tax computation and remittance, or automated payroll calculation for employees. While the system generates reports on revenue, expenses, and profit margins at a summary level, it does not produce audited financial statements, BIR (Bureau of Internal Revenue)-compliant tax forms, or government remittance reports.</w:t>
      </w:r>
    </w:p>
    <w:p w14:paraId="5E0104BA" w14:textId="2917E640" w:rsidR="00763EDC" w:rsidRPr="00734374" w:rsidRDefault="00763EDC">
      <w:pPr>
        <w:spacing w:line="276" w:lineRule="auto"/>
        <w:jc w:val="both"/>
        <w:rPr>
          <w:rFonts w:ascii="Times New Roman" w:hAnsi="Times New Roman" w:cs="Times New Roman"/>
          <w:sz w:val="20"/>
          <w:szCs w:val="20"/>
          <w:rPrChange w:id="599" w:author="michaelaanas23@gmail.com" w:date="2026-09-25T21:07:00Z" w16du:dateUtc="2026-09-25T13:07:00Z">
            <w:rPr>
              <w:rFonts w:ascii="Times New Roman" w:hAnsi="Times New Roman" w:cs="Times New Roman"/>
              <w:sz w:val="22"/>
              <w:szCs w:val="22"/>
            </w:rPr>
          </w:rPrChange>
        </w:rPr>
        <w:pPrChange w:id="600"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601" w:author="michaelaanas23@gmail.com" w:date="2026-09-25T21:07:00Z" w16du:dateUtc="2026-09-25T13:07:00Z">
            <w:rPr>
              <w:rFonts w:ascii="Times New Roman" w:hAnsi="Times New Roman" w:cs="Times New Roman"/>
              <w:sz w:val="22"/>
              <w:szCs w:val="22"/>
            </w:rPr>
          </w:rPrChange>
        </w:rPr>
        <w:t>This delimitation is based on the understanding that financial accounting in the Philippines involves highly specialized regulatory compliance requirements under the National Internal Revenue Code, BIR Revenue Regulations, and local ordinances. Producing compliant financial documents requires expertise in taxation and accounting that is beyond the scope of a software engineering thesis. Furthermore, High Island V likely already utilizes separate accounting software or engages an external accountant for these functions; H2Ops is designed to complement rather than replace these existing arrangements by providing accurate, real-time operational data that can be exported to external accounting systems if needed.</w:t>
      </w:r>
    </w:p>
    <w:p w14:paraId="3F595F9C" w14:textId="26197E22" w:rsidR="00763EDC" w:rsidRPr="00734374" w:rsidRDefault="00763EDC">
      <w:pPr>
        <w:spacing w:line="276" w:lineRule="auto"/>
        <w:jc w:val="both"/>
        <w:rPr>
          <w:rFonts w:ascii="Times New Roman" w:hAnsi="Times New Roman" w:cs="Times New Roman"/>
          <w:sz w:val="20"/>
          <w:szCs w:val="20"/>
          <w:rPrChange w:id="602" w:author="michaelaanas23@gmail.com" w:date="2026-09-25T21:07:00Z" w16du:dateUtc="2026-09-25T13:07:00Z">
            <w:rPr>
              <w:rFonts w:ascii="Times New Roman" w:hAnsi="Times New Roman" w:cs="Times New Roman"/>
              <w:sz w:val="22"/>
              <w:szCs w:val="22"/>
            </w:rPr>
          </w:rPrChange>
        </w:rPr>
        <w:pPrChange w:id="603"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604" w:author="michaelaanas23@gmail.com" w:date="2026-09-25T21:07:00Z" w16du:dateUtc="2026-09-25T13:07:00Z">
            <w:rPr>
              <w:rFonts w:ascii="Times New Roman" w:hAnsi="Times New Roman" w:cs="Times New Roman"/>
              <w:sz w:val="22"/>
              <w:szCs w:val="22"/>
            </w:rPr>
          </w:rPrChange>
        </w:rPr>
        <w:t xml:space="preserve">The exclusion of payroll processing is particularly important to note. H2Ops tracks employee attendance and work hours through its User Management module, generating data that is valuable for scheduling and productivity analysis. However, it does not calculate wages, deductions, benefits contributions (SSS, PhilHealth, Pag-IBIG), or generate </w:t>
      </w:r>
      <w:proofErr w:type="spellStart"/>
      <w:r w:rsidRPr="00734374">
        <w:rPr>
          <w:rFonts w:ascii="Times New Roman" w:hAnsi="Times New Roman" w:cs="Times New Roman"/>
          <w:sz w:val="20"/>
          <w:szCs w:val="20"/>
          <w:rPrChange w:id="605" w:author="michaelaanas23@gmail.com" w:date="2026-09-25T21:07:00Z" w16du:dateUtc="2026-09-25T13:07:00Z">
            <w:rPr>
              <w:rFonts w:ascii="Times New Roman" w:hAnsi="Times New Roman" w:cs="Times New Roman"/>
              <w:sz w:val="22"/>
              <w:szCs w:val="22"/>
            </w:rPr>
          </w:rPrChange>
        </w:rPr>
        <w:t>payslips</w:t>
      </w:r>
      <w:proofErr w:type="spellEnd"/>
      <w:r w:rsidRPr="00734374">
        <w:rPr>
          <w:rFonts w:ascii="Times New Roman" w:hAnsi="Times New Roman" w:cs="Times New Roman"/>
          <w:sz w:val="20"/>
          <w:szCs w:val="20"/>
          <w:rPrChange w:id="606" w:author="michaelaanas23@gmail.com" w:date="2026-09-25T21:07:00Z" w16du:dateUtc="2026-09-25T13:07:00Z">
            <w:rPr>
              <w:rFonts w:ascii="Times New Roman" w:hAnsi="Times New Roman" w:cs="Times New Roman"/>
              <w:sz w:val="22"/>
              <w:szCs w:val="22"/>
            </w:rPr>
          </w:rPrChange>
        </w:rPr>
        <w:t>. These functions require integration with government databases and compliance systems that are outside the technical and legal scope of this study.</w:t>
      </w:r>
    </w:p>
    <w:p w14:paraId="3DA5133D" w14:textId="77777777" w:rsidR="00763EDC" w:rsidRPr="00734374" w:rsidRDefault="00763EDC">
      <w:pPr>
        <w:spacing w:line="276" w:lineRule="auto"/>
        <w:jc w:val="both"/>
        <w:rPr>
          <w:rFonts w:ascii="Times New Roman" w:hAnsi="Times New Roman" w:cs="Times New Roman"/>
          <w:sz w:val="20"/>
          <w:szCs w:val="20"/>
          <w:rPrChange w:id="607" w:author="michaelaanas23@gmail.com" w:date="2026-09-25T21:07:00Z" w16du:dateUtc="2026-09-25T13:07:00Z">
            <w:rPr>
              <w:rFonts w:ascii="Times New Roman" w:hAnsi="Times New Roman" w:cs="Times New Roman"/>
              <w:sz w:val="22"/>
              <w:szCs w:val="22"/>
            </w:rPr>
          </w:rPrChange>
        </w:rPr>
        <w:pPrChange w:id="608"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609" w:author="michaelaanas23@gmail.com" w:date="2026-09-25T21:07:00Z" w16du:dateUtc="2026-09-25T13:07:00Z">
            <w:rPr>
              <w:rFonts w:ascii="Times New Roman" w:hAnsi="Times New Roman" w:cs="Times New Roman"/>
              <w:b/>
              <w:bCs/>
              <w:sz w:val="22"/>
              <w:szCs w:val="22"/>
            </w:rPr>
          </w:rPrChange>
        </w:rPr>
        <w:t>Exclusion of Customer Relationship Management and Marketing Automation</w:t>
      </w:r>
    </w:p>
    <w:p w14:paraId="48316E05" w14:textId="1D79395E" w:rsidR="00763EDC" w:rsidRPr="00734374" w:rsidRDefault="00763EDC">
      <w:pPr>
        <w:spacing w:line="276" w:lineRule="auto"/>
        <w:jc w:val="both"/>
        <w:rPr>
          <w:rFonts w:ascii="Times New Roman" w:hAnsi="Times New Roman" w:cs="Times New Roman"/>
          <w:sz w:val="20"/>
          <w:szCs w:val="20"/>
          <w:rPrChange w:id="610" w:author="michaelaanas23@gmail.com" w:date="2026-09-25T21:07:00Z" w16du:dateUtc="2026-09-25T13:07:00Z">
            <w:rPr>
              <w:rFonts w:ascii="Times New Roman" w:hAnsi="Times New Roman" w:cs="Times New Roman"/>
              <w:sz w:val="22"/>
              <w:szCs w:val="22"/>
            </w:rPr>
          </w:rPrChange>
        </w:rPr>
        <w:pPrChange w:id="611"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612" w:author="michaelaanas23@gmail.com" w:date="2026-09-25T21:07:00Z" w16du:dateUtc="2026-09-25T13:07:00Z">
            <w:rPr>
              <w:rFonts w:ascii="Times New Roman" w:hAnsi="Times New Roman" w:cs="Times New Roman"/>
              <w:sz w:val="22"/>
              <w:szCs w:val="22"/>
            </w:rPr>
          </w:rPrChange>
        </w:rPr>
        <w:t>The functional scope of H2Ops does not include active Customer Relationship Management (CRM) tools such as loyalty point systems, automated SMS or email marketing campaigns, customer preference profiling, or social media integration. While the system records basic transaction histories that could theoretically support customer profiling, it does not actively solicit, store, or analyze personal customer information beyond what is operationally necessary.</w:t>
      </w:r>
    </w:p>
    <w:p w14:paraId="343661AB" w14:textId="6AFC2F34" w:rsidR="00763EDC" w:rsidRPr="00734374" w:rsidRDefault="00763EDC">
      <w:pPr>
        <w:spacing w:line="276" w:lineRule="auto"/>
        <w:jc w:val="both"/>
        <w:rPr>
          <w:rFonts w:ascii="Times New Roman" w:hAnsi="Times New Roman" w:cs="Times New Roman"/>
          <w:sz w:val="20"/>
          <w:szCs w:val="20"/>
          <w:rPrChange w:id="613" w:author="michaelaanas23@gmail.com" w:date="2026-09-25T21:07:00Z" w16du:dateUtc="2026-09-25T13:07:00Z">
            <w:rPr>
              <w:rFonts w:ascii="Times New Roman" w:hAnsi="Times New Roman" w:cs="Times New Roman"/>
              <w:sz w:val="22"/>
              <w:szCs w:val="22"/>
            </w:rPr>
          </w:rPrChange>
        </w:rPr>
        <w:pPrChange w:id="614"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615" w:author="michaelaanas23@gmail.com" w:date="2026-09-25T21:07:00Z" w16du:dateUtc="2026-09-25T13:07:00Z">
            <w:rPr>
              <w:rFonts w:ascii="Times New Roman" w:hAnsi="Times New Roman" w:cs="Times New Roman"/>
              <w:sz w:val="22"/>
              <w:szCs w:val="22"/>
            </w:rPr>
          </w:rPrChange>
        </w:rPr>
        <w:t xml:space="preserve"> This delimitation reflects both privacy considerations and scope management. The Data Privacy Act of 2012 (Republic Act No. 10173) imposes significant obligations on entities that collect, process, and store personal information of customers. By limiting the system's data collection to purely operational metrics—transaction amounts, </w:t>
      </w:r>
      <w:r w:rsidRPr="00734374">
        <w:rPr>
          <w:rFonts w:ascii="Times New Roman" w:hAnsi="Times New Roman" w:cs="Times New Roman"/>
          <w:sz w:val="20"/>
          <w:szCs w:val="20"/>
          <w:rPrChange w:id="616" w:author="michaelaanas23@gmail.com" w:date="2026-09-25T21:07:00Z" w16du:dateUtc="2026-09-25T13:07:00Z">
            <w:rPr>
              <w:rFonts w:ascii="Times New Roman" w:hAnsi="Times New Roman" w:cs="Times New Roman"/>
              <w:sz w:val="22"/>
              <w:szCs w:val="22"/>
            </w:rPr>
          </w:rPrChange>
        </w:rPr>
        <w:lastRenderedPageBreak/>
        <w:t>product types, timestamps, and branch locations—the researchers avoid triggering the compliance requirements, consent protocols, and security measures that would be necessary for a full CRM implementation. This approach protects both the business and the research project from potential legal complications while still delivering meaningful operational intelligence.</w:t>
      </w:r>
    </w:p>
    <w:p w14:paraId="254DAA39" w14:textId="77777777" w:rsidR="00763EDC" w:rsidRPr="00734374" w:rsidRDefault="00763EDC">
      <w:pPr>
        <w:spacing w:line="276" w:lineRule="auto"/>
        <w:jc w:val="both"/>
        <w:rPr>
          <w:rFonts w:ascii="Times New Roman" w:hAnsi="Times New Roman" w:cs="Times New Roman"/>
          <w:sz w:val="20"/>
          <w:szCs w:val="20"/>
          <w:rPrChange w:id="617" w:author="michaelaanas23@gmail.com" w:date="2026-09-25T21:07:00Z" w16du:dateUtc="2026-09-25T13:07:00Z">
            <w:rPr>
              <w:rFonts w:ascii="Times New Roman" w:hAnsi="Times New Roman" w:cs="Times New Roman"/>
              <w:sz w:val="22"/>
              <w:szCs w:val="22"/>
            </w:rPr>
          </w:rPrChange>
        </w:rPr>
        <w:pPrChange w:id="618"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619" w:author="michaelaanas23@gmail.com" w:date="2026-09-25T21:07:00Z" w16du:dateUtc="2026-09-25T13:07:00Z">
            <w:rPr>
              <w:rFonts w:ascii="Times New Roman" w:hAnsi="Times New Roman" w:cs="Times New Roman"/>
              <w:b/>
              <w:bCs/>
              <w:sz w:val="22"/>
              <w:szCs w:val="22"/>
            </w:rPr>
          </w:rPrChange>
        </w:rPr>
        <w:t>Technology Scope Delimitations</w:t>
      </w:r>
    </w:p>
    <w:p w14:paraId="14B4809D" w14:textId="438969C3" w:rsidR="00763EDC" w:rsidRPr="00734374" w:rsidRDefault="00763EDC">
      <w:pPr>
        <w:spacing w:line="276" w:lineRule="auto"/>
        <w:jc w:val="both"/>
        <w:rPr>
          <w:rFonts w:ascii="Times New Roman" w:hAnsi="Times New Roman" w:cs="Times New Roman"/>
          <w:sz w:val="20"/>
          <w:szCs w:val="20"/>
          <w:rPrChange w:id="620" w:author="michaelaanas23@gmail.com" w:date="2026-09-25T21:07:00Z" w16du:dateUtc="2026-09-25T13:07:00Z">
            <w:rPr>
              <w:rFonts w:ascii="Times New Roman" w:hAnsi="Times New Roman" w:cs="Times New Roman"/>
              <w:sz w:val="22"/>
              <w:szCs w:val="22"/>
            </w:rPr>
          </w:rPrChange>
        </w:rPr>
        <w:pPrChange w:id="621"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622" w:author="michaelaanas23@gmail.com" w:date="2026-09-25T21:07:00Z" w16du:dateUtc="2026-09-25T13:07:00Z">
            <w:rPr>
              <w:rFonts w:ascii="Times New Roman" w:hAnsi="Times New Roman" w:cs="Times New Roman"/>
              <w:sz w:val="22"/>
              <w:szCs w:val="22"/>
            </w:rPr>
          </w:rPrChange>
        </w:rPr>
        <w:t> The H2Ops system is developed as a cloud-hosted, web-based application with specific technical characteristics that define its operational boundaries.</w:t>
      </w:r>
    </w:p>
    <w:p w14:paraId="6BB6BBEF" w14:textId="77777777" w:rsidR="00763EDC" w:rsidRPr="00734374" w:rsidRDefault="00763EDC">
      <w:pPr>
        <w:spacing w:line="276" w:lineRule="auto"/>
        <w:jc w:val="both"/>
        <w:rPr>
          <w:rFonts w:ascii="Times New Roman" w:hAnsi="Times New Roman" w:cs="Times New Roman"/>
          <w:sz w:val="20"/>
          <w:szCs w:val="20"/>
          <w:rPrChange w:id="623" w:author="michaelaanas23@gmail.com" w:date="2026-09-25T21:07:00Z" w16du:dateUtc="2026-09-25T13:07:00Z">
            <w:rPr>
              <w:rFonts w:ascii="Times New Roman" w:hAnsi="Times New Roman" w:cs="Times New Roman"/>
              <w:sz w:val="22"/>
              <w:szCs w:val="22"/>
            </w:rPr>
          </w:rPrChange>
        </w:rPr>
        <w:pPrChange w:id="624"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625" w:author="michaelaanas23@gmail.com" w:date="2026-09-25T21:07:00Z" w16du:dateUtc="2026-09-25T13:07:00Z">
            <w:rPr>
              <w:rFonts w:ascii="Times New Roman" w:hAnsi="Times New Roman" w:cs="Times New Roman"/>
              <w:b/>
              <w:bCs/>
              <w:sz w:val="22"/>
              <w:szCs w:val="22"/>
            </w:rPr>
          </w:rPrChange>
        </w:rPr>
        <w:t>Exclusion of Offline Functionality and Desktop Application Installation</w:t>
      </w:r>
    </w:p>
    <w:p w14:paraId="4F1B0BE2" w14:textId="4EEAA898" w:rsidR="00763EDC" w:rsidRPr="00734374" w:rsidRDefault="00763EDC">
      <w:pPr>
        <w:spacing w:line="276" w:lineRule="auto"/>
        <w:jc w:val="both"/>
        <w:rPr>
          <w:rFonts w:ascii="Times New Roman" w:hAnsi="Times New Roman" w:cs="Times New Roman"/>
          <w:sz w:val="20"/>
          <w:szCs w:val="20"/>
          <w:rPrChange w:id="626" w:author="michaelaanas23@gmail.com" w:date="2026-09-25T21:07:00Z" w16du:dateUtc="2026-09-25T13:07:00Z">
            <w:rPr>
              <w:rFonts w:ascii="Times New Roman" w:hAnsi="Times New Roman" w:cs="Times New Roman"/>
              <w:sz w:val="22"/>
              <w:szCs w:val="22"/>
            </w:rPr>
          </w:rPrChange>
        </w:rPr>
        <w:pPrChange w:id="627"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628" w:author="michaelaanas23@gmail.com" w:date="2026-09-25T21:07:00Z" w16du:dateUtc="2026-09-25T13:07:00Z">
            <w:rPr>
              <w:rFonts w:ascii="Times New Roman" w:hAnsi="Times New Roman" w:cs="Times New Roman"/>
              <w:sz w:val="22"/>
              <w:szCs w:val="22"/>
            </w:rPr>
          </w:rPrChange>
        </w:rPr>
        <w:t> The system does not include an offline-first mode, a local desktop application, or a standalone mobile application. All functionality of H2Ops requires a stable internet connection to communicate with the cloud-hosted database server. If a branch experiences a network outage, staff members will be unable to process new sales or access inventory records through the H2Ops interface until connectivity is restored. This technical delimitation is a direct consequence of the cloud-based architecture selected for the project. While a fully offline-capable system would provide resilience against network interruptions, its development would require significantly more complex synchronization logic, local data storage management, and conflict resolution algorithms—components that would expand the project</w:t>
      </w:r>
    </w:p>
    <w:p w14:paraId="57D96720" w14:textId="10701A3C" w:rsidR="00763EDC" w:rsidRPr="00734374" w:rsidRDefault="00763EDC">
      <w:pPr>
        <w:spacing w:line="276" w:lineRule="auto"/>
        <w:jc w:val="both"/>
        <w:rPr>
          <w:rFonts w:ascii="Times New Roman" w:hAnsi="Times New Roman" w:cs="Times New Roman"/>
          <w:sz w:val="20"/>
          <w:szCs w:val="20"/>
          <w:rPrChange w:id="629" w:author="michaelaanas23@gmail.com" w:date="2026-09-25T21:07:00Z" w16du:dateUtc="2026-09-25T13:07:00Z">
            <w:rPr>
              <w:rFonts w:ascii="Times New Roman" w:hAnsi="Times New Roman" w:cs="Times New Roman"/>
              <w:sz w:val="22"/>
              <w:szCs w:val="22"/>
            </w:rPr>
          </w:rPrChange>
        </w:rPr>
        <w:pPrChange w:id="630"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631" w:author="michaelaanas23@gmail.com" w:date="2026-09-25T21:07:00Z" w16du:dateUtc="2026-09-25T13:07:00Z">
            <w:rPr>
              <w:rFonts w:ascii="Times New Roman" w:hAnsi="Times New Roman" w:cs="Times New Roman"/>
              <w:sz w:val="22"/>
              <w:szCs w:val="22"/>
            </w:rPr>
          </w:rPrChange>
        </w:rPr>
        <w:t>The researchers have determined that the benefits of cloud hosting—centralized data management, automatic backups, and remote accessibility—outweigh the risk of temporary network-related downtime, particularly given that High Island V's operations are conducted in urban and peri-urban areas with generally reliable internet infrastructure. To mitigate the impact of this limitation, the researchers will document a "Manual Backup Procedure" as part of the system's operational manual. In the event of a network outage, branch staff will be instructed to maintain temporary paper records of transactions, which can be manually encoded into H2Ops once connectivity is restored. While this is not an ideal long-term solution, it ensures business continuity during rare offline periods.</w:t>
      </w:r>
    </w:p>
    <w:p w14:paraId="4A560899" w14:textId="77777777" w:rsidR="00763EDC" w:rsidRPr="00734374" w:rsidRDefault="00763EDC">
      <w:pPr>
        <w:spacing w:line="276" w:lineRule="auto"/>
        <w:jc w:val="both"/>
        <w:rPr>
          <w:rFonts w:ascii="Times New Roman" w:hAnsi="Times New Roman" w:cs="Times New Roman"/>
          <w:sz w:val="20"/>
          <w:szCs w:val="20"/>
          <w:rPrChange w:id="632" w:author="michaelaanas23@gmail.com" w:date="2026-09-25T21:07:00Z" w16du:dateUtc="2026-09-25T13:07:00Z">
            <w:rPr>
              <w:rFonts w:ascii="Times New Roman" w:hAnsi="Times New Roman" w:cs="Times New Roman"/>
              <w:sz w:val="22"/>
              <w:szCs w:val="22"/>
            </w:rPr>
          </w:rPrChange>
        </w:rPr>
        <w:pPrChange w:id="633"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634" w:author="michaelaanas23@gmail.com" w:date="2026-09-25T21:07:00Z" w16du:dateUtc="2026-09-25T13:07:00Z">
            <w:rPr>
              <w:rFonts w:ascii="Times New Roman" w:hAnsi="Times New Roman" w:cs="Times New Roman"/>
              <w:b/>
              <w:bCs/>
              <w:sz w:val="22"/>
              <w:szCs w:val="22"/>
            </w:rPr>
          </w:rPrChange>
        </w:rPr>
        <w:t>Exclusion of Multi-Tenant Architecture and Franchise Support</w:t>
      </w:r>
    </w:p>
    <w:p w14:paraId="1E76E6CA" w14:textId="01FC90F1" w:rsidR="00763EDC" w:rsidRPr="00734374" w:rsidRDefault="00763EDC">
      <w:pPr>
        <w:spacing w:line="276" w:lineRule="auto"/>
        <w:jc w:val="both"/>
        <w:rPr>
          <w:rFonts w:ascii="Times New Roman" w:hAnsi="Times New Roman" w:cs="Times New Roman"/>
          <w:sz w:val="20"/>
          <w:szCs w:val="20"/>
          <w:rPrChange w:id="635" w:author="michaelaanas23@gmail.com" w:date="2026-09-25T21:07:00Z" w16du:dateUtc="2026-09-25T13:07:00Z">
            <w:rPr>
              <w:rFonts w:ascii="Times New Roman" w:hAnsi="Times New Roman" w:cs="Times New Roman"/>
              <w:sz w:val="22"/>
              <w:szCs w:val="22"/>
            </w:rPr>
          </w:rPrChange>
        </w:rPr>
        <w:pPrChange w:id="636"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637" w:author="michaelaanas23@gmail.com" w:date="2026-09-25T21:07:00Z" w16du:dateUtc="2026-09-25T13:07:00Z">
            <w:rPr>
              <w:rFonts w:ascii="Times New Roman" w:hAnsi="Times New Roman" w:cs="Times New Roman"/>
              <w:sz w:val="22"/>
              <w:szCs w:val="22"/>
            </w:rPr>
          </w:rPrChange>
        </w:rPr>
        <w:t> H2Ops is developed as a single-tenant system optimized for the specific operational workflows, pricing structures, and organizational hierarchy of High Island V. The system does not include multi-tenant architecture that would allow it to serve multiple independent businesses simultaneously, nor does it support a franchise model where different franchisees could maintain separate branding, pricing, and configurations within a shared infrastructure.</w:t>
      </w:r>
    </w:p>
    <w:p w14:paraId="33CF5DDA" w14:textId="30CF8B97" w:rsidR="00763EDC" w:rsidRPr="00734374" w:rsidRDefault="00763EDC">
      <w:pPr>
        <w:spacing w:line="276" w:lineRule="auto"/>
        <w:jc w:val="both"/>
        <w:rPr>
          <w:rFonts w:ascii="Times New Roman" w:hAnsi="Times New Roman" w:cs="Times New Roman"/>
          <w:sz w:val="20"/>
          <w:szCs w:val="20"/>
          <w:rPrChange w:id="638" w:author="michaelaanas23@gmail.com" w:date="2026-09-25T21:07:00Z" w16du:dateUtc="2026-09-25T13:07:00Z">
            <w:rPr>
              <w:rFonts w:ascii="Times New Roman" w:hAnsi="Times New Roman" w:cs="Times New Roman"/>
              <w:sz w:val="22"/>
              <w:szCs w:val="22"/>
            </w:rPr>
          </w:rPrChange>
        </w:rPr>
        <w:pPrChange w:id="639"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640" w:author="michaelaanas23@gmail.com" w:date="2026-09-25T21:07:00Z" w16du:dateUtc="2026-09-25T13:07:00Z">
            <w:rPr>
              <w:rFonts w:ascii="Times New Roman" w:hAnsi="Times New Roman" w:cs="Times New Roman"/>
              <w:sz w:val="22"/>
              <w:szCs w:val="22"/>
            </w:rPr>
          </w:rPrChange>
        </w:rPr>
        <w:t>This delimitation is important for managing expectations. While the researchers believe that the H2Ops system could potentially be adapted for use by other water refilling stations in the future, the current implementation is tightly coupled to the specific requirements, terminology, and business rules of High Island V. Significant modifications—including rebranding, pricing adjustments, and workflow customization—would require access to the source code and technical expertise that may not be available to external users. Future research could explore the development of a configurable, multi-tenant SaaS (Software as a Service) platform that generalizes the H2Ops model for broader industry applicability.</w:t>
      </w:r>
    </w:p>
    <w:p w14:paraId="19112600" w14:textId="77777777" w:rsidR="00763EDC" w:rsidRPr="00734374" w:rsidRDefault="00763EDC">
      <w:pPr>
        <w:spacing w:line="276" w:lineRule="auto"/>
        <w:jc w:val="both"/>
        <w:rPr>
          <w:rFonts w:ascii="Times New Roman" w:hAnsi="Times New Roman" w:cs="Times New Roman"/>
          <w:sz w:val="20"/>
          <w:szCs w:val="20"/>
          <w:rPrChange w:id="641" w:author="michaelaanas23@gmail.com" w:date="2026-09-25T21:07:00Z" w16du:dateUtc="2026-09-25T13:07:00Z">
            <w:rPr>
              <w:rFonts w:ascii="Times New Roman" w:hAnsi="Times New Roman" w:cs="Times New Roman"/>
              <w:sz w:val="22"/>
              <w:szCs w:val="22"/>
            </w:rPr>
          </w:rPrChange>
        </w:rPr>
        <w:pPrChange w:id="642"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643" w:author="michaelaanas23@gmail.com" w:date="2026-09-25T21:07:00Z" w16du:dateUtc="2026-09-25T13:07:00Z">
            <w:rPr>
              <w:rFonts w:ascii="Times New Roman" w:hAnsi="Times New Roman" w:cs="Times New Roman"/>
              <w:b/>
              <w:bCs/>
              <w:sz w:val="22"/>
              <w:szCs w:val="22"/>
            </w:rPr>
          </w:rPrChange>
        </w:rPr>
        <w:t>Data Scope Delimitations</w:t>
      </w:r>
    </w:p>
    <w:p w14:paraId="0326533F" w14:textId="69425AE2" w:rsidR="00763EDC" w:rsidRPr="00734374" w:rsidRDefault="00763EDC">
      <w:pPr>
        <w:spacing w:line="276" w:lineRule="auto"/>
        <w:jc w:val="both"/>
        <w:rPr>
          <w:rFonts w:ascii="Times New Roman" w:hAnsi="Times New Roman" w:cs="Times New Roman"/>
          <w:sz w:val="20"/>
          <w:szCs w:val="20"/>
          <w:rPrChange w:id="644" w:author="michaelaanas23@gmail.com" w:date="2026-09-25T21:07:00Z" w16du:dateUtc="2026-09-25T13:07:00Z">
            <w:rPr>
              <w:rFonts w:ascii="Times New Roman" w:hAnsi="Times New Roman" w:cs="Times New Roman"/>
              <w:sz w:val="22"/>
              <w:szCs w:val="22"/>
            </w:rPr>
          </w:rPrChange>
        </w:rPr>
        <w:pPrChange w:id="645"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646" w:author="michaelaanas23@gmail.com" w:date="2026-09-25T21:07:00Z" w16du:dateUtc="2026-09-25T13:07:00Z">
            <w:rPr>
              <w:rFonts w:ascii="Times New Roman" w:hAnsi="Times New Roman" w:cs="Times New Roman"/>
              <w:sz w:val="22"/>
              <w:szCs w:val="22"/>
            </w:rPr>
          </w:rPrChange>
        </w:rPr>
        <w:t> The data scope of the study is carefully bounded to include operational data necessary for the system's core functions while excluding sensitive or personally identifiable information.</w:t>
      </w:r>
    </w:p>
    <w:p w14:paraId="7054467D" w14:textId="77777777" w:rsidR="00763EDC" w:rsidRPr="00734374" w:rsidRDefault="00763EDC">
      <w:pPr>
        <w:spacing w:line="276" w:lineRule="auto"/>
        <w:jc w:val="both"/>
        <w:rPr>
          <w:rFonts w:ascii="Times New Roman" w:hAnsi="Times New Roman" w:cs="Times New Roman"/>
          <w:sz w:val="20"/>
          <w:szCs w:val="20"/>
          <w:rPrChange w:id="647" w:author="michaelaanas23@gmail.com" w:date="2026-09-25T21:07:00Z" w16du:dateUtc="2026-09-25T13:07:00Z">
            <w:rPr>
              <w:rFonts w:ascii="Times New Roman" w:hAnsi="Times New Roman" w:cs="Times New Roman"/>
              <w:sz w:val="22"/>
              <w:szCs w:val="22"/>
            </w:rPr>
          </w:rPrChange>
        </w:rPr>
        <w:pPrChange w:id="648"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649" w:author="michaelaanas23@gmail.com" w:date="2026-09-25T21:07:00Z" w16du:dateUtc="2026-09-25T13:07:00Z">
            <w:rPr>
              <w:rFonts w:ascii="Times New Roman" w:hAnsi="Times New Roman" w:cs="Times New Roman"/>
              <w:b/>
              <w:bCs/>
              <w:sz w:val="22"/>
              <w:szCs w:val="22"/>
            </w:rPr>
          </w:rPrChange>
        </w:rPr>
        <w:t>Exclusion of Customer Personal Data</w:t>
      </w:r>
    </w:p>
    <w:p w14:paraId="6C2128DD" w14:textId="77777777" w:rsidR="00763EDC" w:rsidRPr="00734374" w:rsidRDefault="00763EDC">
      <w:pPr>
        <w:spacing w:line="276" w:lineRule="auto"/>
        <w:jc w:val="both"/>
        <w:rPr>
          <w:rFonts w:ascii="Times New Roman" w:hAnsi="Times New Roman" w:cs="Times New Roman"/>
          <w:sz w:val="20"/>
          <w:szCs w:val="20"/>
          <w:rPrChange w:id="650" w:author="michaelaanas23@gmail.com" w:date="2026-09-25T21:07:00Z" w16du:dateUtc="2026-09-25T13:07:00Z">
            <w:rPr>
              <w:rFonts w:ascii="Times New Roman" w:hAnsi="Times New Roman" w:cs="Times New Roman"/>
              <w:sz w:val="22"/>
              <w:szCs w:val="22"/>
            </w:rPr>
          </w:rPrChange>
        </w:rPr>
        <w:pPrChange w:id="651"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652" w:author="michaelaanas23@gmail.com" w:date="2026-09-25T21:07:00Z" w16du:dateUtc="2026-09-25T13:07:00Z">
            <w:rPr>
              <w:rFonts w:ascii="Times New Roman" w:hAnsi="Times New Roman" w:cs="Times New Roman"/>
              <w:sz w:val="22"/>
              <w:szCs w:val="22"/>
            </w:rPr>
          </w:rPrChange>
        </w:rPr>
        <w:t xml:space="preserve"> H2Ops is designed to process operational transactions rather than personal customer profiles. The system does not require or store personal customer information such as names, addresses, contact numbers, or email addresses in its transaction records. For walk-in retail customers who pay in cash, the transaction record consists solely of the product </w:t>
      </w:r>
      <w:r w:rsidRPr="00734374">
        <w:rPr>
          <w:rFonts w:ascii="Times New Roman" w:hAnsi="Times New Roman" w:cs="Times New Roman"/>
          <w:sz w:val="20"/>
          <w:szCs w:val="20"/>
          <w:rPrChange w:id="653" w:author="michaelaanas23@gmail.com" w:date="2026-09-25T21:07:00Z" w16du:dateUtc="2026-09-25T13:07:00Z">
            <w:rPr>
              <w:rFonts w:ascii="Times New Roman" w:hAnsi="Times New Roman" w:cs="Times New Roman"/>
              <w:sz w:val="22"/>
              <w:szCs w:val="22"/>
            </w:rPr>
          </w:rPrChange>
        </w:rPr>
        <w:lastRenderedPageBreak/>
        <w:t>sold, quantity, total amount, timestamp, and the identity of the processing staff member. For delivery customers, the system records a delivery address and contact number sufficient for logistics purposes, but these details are not linked to a persistent customer profile or used for marketing analytics.</w:t>
      </w:r>
    </w:p>
    <w:p w14:paraId="21356DF2" w14:textId="0BCDA188" w:rsidR="00763EDC" w:rsidRPr="00734374" w:rsidRDefault="00763EDC">
      <w:pPr>
        <w:spacing w:line="276" w:lineRule="auto"/>
        <w:jc w:val="both"/>
        <w:rPr>
          <w:rFonts w:ascii="Times New Roman" w:hAnsi="Times New Roman" w:cs="Times New Roman"/>
          <w:sz w:val="20"/>
          <w:szCs w:val="20"/>
          <w:rPrChange w:id="654" w:author="michaelaanas23@gmail.com" w:date="2026-09-25T21:07:00Z" w16du:dateUtc="2026-09-25T13:07:00Z">
            <w:rPr>
              <w:rFonts w:ascii="Times New Roman" w:hAnsi="Times New Roman" w:cs="Times New Roman"/>
              <w:sz w:val="22"/>
              <w:szCs w:val="22"/>
            </w:rPr>
          </w:rPrChange>
        </w:rPr>
        <w:pPrChange w:id="655"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656" w:author="michaelaanas23@gmail.com" w:date="2026-09-25T21:07:00Z" w16du:dateUtc="2026-09-25T13:07:00Z">
            <w:rPr>
              <w:rFonts w:ascii="Times New Roman" w:hAnsi="Times New Roman" w:cs="Times New Roman"/>
              <w:sz w:val="22"/>
              <w:szCs w:val="22"/>
            </w:rPr>
          </w:rPrChange>
        </w:rPr>
        <w:t>This data minimization approach serves multiple purposes. It reduces the system's exposure to the Data Privacy Act compliance requirements, minimizes the potential impact of a data breach on customer privacy, simplifies the database schema and reduces storage requirements, and aligns with the operational reality that High Island V primarily serves anonymous walk-in customers rather than registered account holders.</w:t>
      </w:r>
    </w:p>
    <w:p w14:paraId="19C7A154" w14:textId="77777777" w:rsidR="00763EDC" w:rsidRPr="00734374" w:rsidRDefault="00763EDC">
      <w:pPr>
        <w:spacing w:line="276" w:lineRule="auto"/>
        <w:jc w:val="both"/>
        <w:rPr>
          <w:rFonts w:ascii="Times New Roman" w:hAnsi="Times New Roman" w:cs="Times New Roman"/>
          <w:sz w:val="20"/>
          <w:szCs w:val="20"/>
          <w:rPrChange w:id="657" w:author="michaelaanas23@gmail.com" w:date="2026-09-25T21:07:00Z" w16du:dateUtc="2026-09-25T13:07:00Z">
            <w:rPr>
              <w:rFonts w:ascii="Times New Roman" w:hAnsi="Times New Roman" w:cs="Times New Roman"/>
              <w:sz w:val="22"/>
              <w:szCs w:val="22"/>
            </w:rPr>
          </w:rPrChange>
        </w:rPr>
        <w:pPrChange w:id="658"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659" w:author="michaelaanas23@gmail.com" w:date="2026-09-25T21:07:00Z" w16du:dateUtc="2026-09-25T13:07:00Z">
            <w:rPr>
              <w:rFonts w:ascii="Times New Roman" w:hAnsi="Times New Roman" w:cs="Times New Roman"/>
              <w:b/>
              <w:bCs/>
              <w:sz w:val="22"/>
              <w:szCs w:val="22"/>
            </w:rPr>
          </w:rPrChange>
        </w:rPr>
        <w:t>Exclusion of Historical Data Migration</w:t>
      </w:r>
    </w:p>
    <w:p w14:paraId="71E43AAD" w14:textId="322E6377" w:rsidR="00763EDC" w:rsidRPr="00734374" w:rsidRDefault="00763EDC">
      <w:pPr>
        <w:spacing w:line="276" w:lineRule="auto"/>
        <w:jc w:val="both"/>
        <w:rPr>
          <w:rFonts w:ascii="Times New Roman" w:hAnsi="Times New Roman" w:cs="Times New Roman"/>
          <w:sz w:val="20"/>
          <w:szCs w:val="20"/>
          <w:rPrChange w:id="660" w:author="michaelaanas23@gmail.com" w:date="2026-09-25T21:07:00Z" w16du:dateUtc="2026-09-25T13:07:00Z">
            <w:rPr>
              <w:rFonts w:ascii="Times New Roman" w:hAnsi="Times New Roman" w:cs="Times New Roman"/>
              <w:sz w:val="22"/>
              <w:szCs w:val="22"/>
            </w:rPr>
          </w:rPrChange>
        </w:rPr>
        <w:pPrChange w:id="661"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662" w:author="michaelaanas23@gmail.com" w:date="2026-09-25T21:07:00Z" w16du:dateUtc="2026-09-25T13:07:00Z">
            <w:rPr>
              <w:rFonts w:ascii="Times New Roman" w:hAnsi="Times New Roman" w:cs="Times New Roman"/>
              <w:sz w:val="22"/>
              <w:szCs w:val="22"/>
            </w:rPr>
          </w:rPrChange>
        </w:rPr>
        <w:t> The study does not include the migration of historical paper records into the H2Ops database. The operational data scope begins from the date of system deployment forward; no attempt is made to retroactively encode years of handwritten logbook entries into the system. This delimitation is necessary because the manual records, despite their incompleteness and inaccuracies, are often fragmented, illegible, or missing entirely for certain periods. Attempting to manually encode this historical data would be prohibitively time-consuming, would introduce its own errors, and would not materially contribute to the evaluation of the system's operational effectiveness.</w:t>
      </w:r>
    </w:p>
    <w:p w14:paraId="5BABFB61" w14:textId="77777777" w:rsidR="00763EDC" w:rsidRPr="00734374" w:rsidRDefault="00763EDC">
      <w:pPr>
        <w:spacing w:line="276" w:lineRule="auto"/>
        <w:jc w:val="both"/>
        <w:rPr>
          <w:rFonts w:ascii="Times New Roman" w:hAnsi="Times New Roman" w:cs="Times New Roman"/>
          <w:sz w:val="20"/>
          <w:szCs w:val="20"/>
          <w:rPrChange w:id="663" w:author="michaelaanas23@gmail.com" w:date="2026-09-25T21:07:00Z" w16du:dateUtc="2026-09-25T13:07:00Z">
            <w:rPr>
              <w:rFonts w:ascii="Times New Roman" w:hAnsi="Times New Roman" w:cs="Times New Roman"/>
              <w:sz w:val="22"/>
              <w:szCs w:val="22"/>
            </w:rPr>
          </w:rPrChange>
        </w:rPr>
        <w:pPrChange w:id="664"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665" w:author="michaelaanas23@gmail.com" w:date="2026-09-25T21:07:00Z" w16du:dateUtc="2026-09-25T13:07:00Z">
            <w:rPr>
              <w:rFonts w:ascii="Times New Roman" w:hAnsi="Times New Roman" w:cs="Times New Roman"/>
              <w:b/>
              <w:bCs/>
              <w:sz w:val="22"/>
              <w:szCs w:val="22"/>
            </w:rPr>
          </w:rPrChange>
        </w:rPr>
        <w:t>Security Scope Delimitations</w:t>
      </w:r>
    </w:p>
    <w:p w14:paraId="3B6AE22E" w14:textId="6009A299" w:rsidR="00763EDC" w:rsidRPr="00734374" w:rsidRDefault="00763EDC">
      <w:pPr>
        <w:spacing w:line="276" w:lineRule="auto"/>
        <w:jc w:val="both"/>
        <w:rPr>
          <w:rFonts w:ascii="Times New Roman" w:hAnsi="Times New Roman" w:cs="Times New Roman"/>
          <w:sz w:val="20"/>
          <w:szCs w:val="20"/>
          <w:rPrChange w:id="666" w:author="michaelaanas23@gmail.com" w:date="2026-09-25T21:07:00Z" w16du:dateUtc="2026-09-25T13:07:00Z">
            <w:rPr>
              <w:rFonts w:ascii="Times New Roman" w:hAnsi="Times New Roman" w:cs="Times New Roman"/>
              <w:sz w:val="22"/>
              <w:szCs w:val="22"/>
            </w:rPr>
          </w:rPrChange>
        </w:rPr>
        <w:pPrChange w:id="667"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668" w:author="michaelaanas23@gmail.com" w:date="2026-09-25T21:07:00Z" w16du:dateUtc="2026-09-25T13:07:00Z">
            <w:rPr>
              <w:rFonts w:ascii="Times New Roman" w:hAnsi="Times New Roman" w:cs="Times New Roman"/>
              <w:sz w:val="22"/>
              <w:szCs w:val="22"/>
            </w:rPr>
          </w:rPrChange>
        </w:rPr>
        <w:t>The security architecture of H2Ops addresses fundamental data protection and access control requirements appropriate to the scale and risk profile of a small business operation, but it does not extend to enterprise-grade security infrastructure or formal compliance certifications.</w:t>
      </w:r>
    </w:p>
    <w:p w14:paraId="0E73D8DA" w14:textId="77777777" w:rsidR="00763EDC" w:rsidRPr="00734374" w:rsidRDefault="00763EDC">
      <w:pPr>
        <w:spacing w:line="276" w:lineRule="auto"/>
        <w:jc w:val="both"/>
        <w:rPr>
          <w:rFonts w:ascii="Times New Roman" w:hAnsi="Times New Roman" w:cs="Times New Roman"/>
          <w:sz w:val="20"/>
          <w:szCs w:val="20"/>
          <w:rPrChange w:id="669" w:author="michaelaanas23@gmail.com" w:date="2026-09-25T21:07:00Z" w16du:dateUtc="2026-09-25T13:07:00Z">
            <w:rPr>
              <w:rFonts w:ascii="Times New Roman" w:hAnsi="Times New Roman" w:cs="Times New Roman"/>
              <w:sz w:val="22"/>
              <w:szCs w:val="22"/>
            </w:rPr>
          </w:rPrChange>
        </w:rPr>
        <w:pPrChange w:id="670"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671" w:author="michaelaanas23@gmail.com" w:date="2026-09-25T21:07:00Z" w16du:dateUtc="2026-09-25T13:07:00Z">
            <w:rPr>
              <w:rFonts w:ascii="Times New Roman" w:hAnsi="Times New Roman" w:cs="Times New Roman"/>
              <w:b/>
              <w:bCs/>
              <w:sz w:val="22"/>
              <w:szCs w:val="22"/>
            </w:rPr>
          </w:rPrChange>
        </w:rPr>
        <w:t>Exclusion of Third-Party Security Auditing and Penetration Testing</w:t>
      </w:r>
    </w:p>
    <w:p w14:paraId="40F65425" w14:textId="79AF34BC" w:rsidR="00763EDC" w:rsidRPr="00734374" w:rsidRDefault="00763EDC">
      <w:pPr>
        <w:spacing w:line="276" w:lineRule="auto"/>
        <w:jc w:val="both"/>
        <w:rPr>
          <w:rFonts w:ascii="Times New Roman" w:hAnsi="Times New Roman" w:cs="Times New Roman"/>
          <w:sz w:val="20"/>
          <w:szCs w:val="20"/>
          <w:rPrChange w:id="672" w:author="michaelaanas23@gmail.com" w:date="2026-09-25T21:07:00Z" w16du:dateUtc="2026-09-25T13:07:00Z">
            <w:rPr>
              <w:rFonts w:ascii="Times New Roman" w:hAnsi="Times New Roman" w:cs="Times New Roman"/>
              <w:sz w:val="22"/>
              <w:szCs w:val="22"/>
            </w:rPr>
          </w:rPrChange>
        </w:rPr>
        <w:pPrChange w:id="673"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674" w:author="michaelaanas23@gmail.com" w:date="2026-09-25T21:07:00Z" w16du:dateUtc="2026-09-25T13:07:00Z">
            <w:rPr>
              <w:rFonts w:ascii="Times New Roman" w:hAnsi="Times New Roman" w:cs="Times New Roman"/>
              <w:sz w:val="22"/>
              <w:szCs w:val="22"/>
            </w:rPr>
          </w:rPrChange>
        </w:rPr>
        <w:t xml:space="preserve">The system is not subjected to formal security auditing by independent cybersecurity firms, penetration testing by ethical hackers, or vulnerability assessments against OWASP (Open Web Application Security Project) standards. The security measures implemented—including password hashing with </w:t>
      </w:r>
      <w:proofErr w:type="spellStart"/>
      <w:r w:rsidRPr="00734374">
        <w:rPr>
          <w:rFonts w:ascii="Times New Roman" w:hAnsi="Times New Roman" w:cs="Times New Roman"/>
          <w:sz w:val="20"/>
          <w:szCs w:val="20"/>
          <w:rPrChange w:id="675" w:author="michaelaanas23@gmail.com" w:date="2026-09-25T21:07:00Z" w16du:dateUtc="2026-09-25T13:07:00Z">
            <w:rPr>
              <w:rFonts w:ascii="Times New Roman" w:hAnsi="Times New Roman" w:cs="Times New Roman"/>
              <w:sz w:val="22"/>
              <w:szCs w:val="22"/>
            </w:rPr>
          </w:rPrChange>
        </w:rPr>
        <w:t>bcrypt</w:t>
      </w:r>
      <w:proofErr w:type="spellEnd"/>
      <w:r w:rsidRPr="00734374">
        <w:rPr>
          <w:rFonts w:ascii="Times New Roman" w:hAnsi="Times New Roman" w:cs="Times New Roman"/>
          <w:sz w:val="20"/>
          <w:szCs w:val="20"/>
          <w:rPrChange w:id="676" w:author="michaelaanas23@gmail.com" w:date="2026-09-25T21:07:00Z" w16du:dateUtc="2026-09-25T13:07:00Z">
            <w:rPr>
              <w:rFonts w:ascii="Times New Roman" w:hAnsi="Times New Roman" w:cs="Times New Roman"/>
              <w:sz w:val="22"/>
              <w:szCs w:val="22"/>
            </w:rPr>
          </w:rPrChange>
        </w:rPr>
        <w:t>, SQL injection prevention through parameterized queries, and session token management—are based on established best practices and standard web security guidelines, but they have not been validated through professional security testing.</w:t>
      </w:r>
    </w:p>
    <w:p w14:paraId="25E44C29" w14:textId="77777777" w:rsidR="005C0C16" w:rsidRPr="00734374" w:rsidRDefault="00763EDC">
      <w:pPr>
        <w:spacing w:line="276" w:lineRule="auto"/>
        <w:jc w:val="both"/>
        <w:rPr>
          <w:rFonts w:ascii="Times New Roman" w:hAnsi="Times New Roman" w:cs="Times New Roman"/>
          <w:sz w:val="20"/>
          <w:szCs w:val="20"/>
          <w:rPrChange w:id="677" w:author="michaelaanas23@gmail.com" w:date="2026-09-25T21:07:00Z" w16du:dateUtc="2026-09-25T13:07:00Z">
            <w:rPr>
              <w:rFonts w:ascii="Times New Roman" w:hAnsi="Times New Roman" w:cs="Times New Roman"/>
              <w:sz w:val="22"/>
              <w:szCs w:val="22"/>
            </w:rPr>
          </w:rPrChange>
        </w:rPr>
        <w:pPrChange w:id="678"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679" w:author="michaelaanas23@gmail.com" w:date="2026-09-25T21:07:00Z" w16du:dateUtc="2026-09-25T13:07:00Z">
            <w:rPr>
              <w:rFonts w:ascii="Times New Roman" w:hAnsi="Times New Roman" w:cs="Times New Roman"/>
              <w:sz w:val="22"/>
              <w:szCs w:val="22"/>
            </w:rPr>
          </w:rPrChange>
        </w:rPr>
        <w:t> This delimitation reflects the resource constraints of an undergraduate research project. Professional security assessments require specialized expertise, significant time investment, and potentially expensive tooling that are not available within the current scope. The researchers have designed the security architecture with due diligence, documenting the rationale for each security measure and identifying potential areas for future hardening. However, before H2Ops is deployed in a production environment handling sensitive financial data, a formal security audit by qualified professionals is strongly recommended.</w:t>
      </w:r>
    </w:p>
    <w:p w14:paraId="7012072A" w14:textId="6E0A8D86" w:rsidR="00763EDC" w:rsidRPr="00734374" w:rsidRDefault="00763EDC">
      <w:pPr>
        <w:spacing w:line="276" w:lineRule="auto"/>
        <w:jc w:val="both"/>
        <w:rPr>
          <w:rFonts w:ascii="Times New Roman" w:hAnsi="Times New Roman" w:cs="Times New Roman"/>
          <w:sz w:val="20"/>
          <w:szCs w:val="20"/>
          <w:rPrChange w:id="680" w:author="michaelaanas23@gmail.com" w:date="2026-09-25T21:07:00Z" w16du:dateUtc="2026-09-25T13:07:00Z">
            <w:rPr>
              <w:rFonts w:ascii="Times New Roman" w:hAnsi="Times New Roman" w:cs="Times New Roman"/>
              <w:sz w:val="22"/>
              <w:szCs w:val="22"/>
            </w:rPr>
          </w:rPrChange>
        </w:rPr>
        <w:pPrChange w:id="681"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682" w:author="michaelaanas23@gmail.com" w:date="2026-09-25T21:07:00Z" w16du:dateUtc="2026-09-25T13:07:00Z">
            <w:rPr>
              <w:rFonts w:ascii="Times New Roman" w:hAnsi="Times New Roman" w:cs="Times New Roman"/>
              <w:b/>
              <w:bCs/>
              <w:sz w:val="22"/>
              <w:szCs w:val="22"/>
            </w:rPr>
          </w:rPrChange>
        </w:rPr>
        <w:t>Exclusion of Biometric and Hardware Token Authentication</w:t>
      </w:r>
    </w:p>
    <w:p w14:paraId="510327BD" w14:textId="6B560461" w:rsidR="00763EDC" w:rsidRPr="00734374" w:rsidRDefault="00763EDC">
      <w:pPr>
        <w:spacing w:line="276" w:lineRule="auto"/>
        <w:jc w:val="both"/>
        <w:rPr>
          <w:rFonts w:ascii="Times New Roman" w:hAnsi="Times New Roman" w:cs="Times New Roman"/>
          <w:sz w:val="20"/>
          <w:szCs w:val="20"/>
          <w:rPrChange w:id="683" w:author="michaelaanas23@gmail.com" w:date="2026-09-25T21:07:00Z" w16du:dateUtc="2026-09-25T13:07:00Z">
            <w:rPr>
              <w:rFonts w:ascii="Times New Roman" w:hAnsi="Times New Roman" w:cs="Times New Roman"/>
              <w:sz w:val="22"/>
              <w:szCs w:val="22"/>
            </w:rPr>
          </w:rPrChange>
        </w:rPr>
        <w:pPrChange w:id="684"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685" w:author="michaelaanas23@gmail.com" w:date="2026-09-25T21:07:00Z" w16du:dateUtc="2026-09-25T13:07:00Z">
            <w:rPr>
              <w:rFonts w:ascii="Times New Roman" w:hAnsi="Times New Roman" w:cs="Times New Roman"/>
              <w:sz w:val="22"/>
              <w:szCs w:val="22"/>
            </w:rPr>
          </w:rPrChange>
        </w:rPr>
        <w:t>While H2Ops implements Email-based One-Time Password (OTP) as a secondary authentication factor, the system does not include biometric authentication (fingerprint, facial recognition) or hardware token-based authentication (YubiKey, RSA tokens). The multi-factor authentication is limited to something the user knows (password) and something the user has access to (email inbox), which the researchers consider a reasonable balance between security and practical usability for the target user population.</w:t>
      </w:r>
    </w:p>
    <w:p w14:paraId="0118643E" w14:textId="77777777" w:rsidR="00763EDC" w:rsidRPr="00734374" w:rsidRDefault="00763EDC">
      <w:pPr>
        <w:spacing w:line="276" w:lineRule="auto"/>
        <w:jc w:val="both"/>
        <w:rPr>
          <w:rFonts w:ascii="Times New Roman" w:hAnsi="Times New Roman" w:cs="Times New Roman"/>
          <w:sz w:val="20"/>
          <w:szCs w:val="20"/>
          <w:rPrChange w:id="686" w:author="michaelaanas23@gmail.com" w:date="2026-09-25T21:07:00Z" w16du:dateUtc="2026-09-25T13:07:00Z">
            <w:rPr>
              <w:rFonts w:ascii="Times New Roman" w:hAnsi="Times New Roman" w:cs="Times New Roman"/>
              <w:sz w:val="22"/>
              <w:szCs w:val="22"/>
            </w:rPr>
          </w:rPrChange>
        </w:rPr>
        <w:pPrChange w:id="687"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688" w:author="michaelaanas23@gmail.com" w:date="2026-09-25T21:07:00Z" w16du:dateUtc="2026-09-25T13:07:00Z">
            <w:rPr>
              <w:rFonts w:ascii="Times New Roman" w:hAnsi="Times New Roman" w:cs="Times New Roman"/>
              <w:b/>
              <w:bCs/>
              <w:sz w:val="22"/>
              <w:szCs w:val="22"/>
            </w:rPr>
          </w:rPrChange>
        </w:rPr>
        <w:t>Evaluation Scope Delimitations</w:t>
      </w:r>
    </w:p>
    <w:p w14:paraId="2DCD11CA" w14:textId="259589F3" w:rsidR="00763EDC" w:rsidRPr="00734374" w:rsidRDefault="00763EDC">
      <w:pPr>
        <w:spacing w:line="276" w:lineRule="auto"/>
        <w:jc w:val="both"/>
        <w:rPr>
          <w:rFonts w:ascii="Times New Roman" w:hAnsi="Times New Roman" w:cs="Times New Roman"/>
          <w:sz w:val="20"/>
          <w:szCs w:val="20"/>
          <w:rPrChange w:id="689" w:author="michaelaanas23@gmail.com" w:date="2026-09-25T21:07:00Z" w16du:dateUtc="2026-09-25T13:07:00Z">
            <w:rPr>
              <w:rFonts w:ascii="Times New Roman" w:hAnsi="Times New Roman" w:cs="Times New Roman"/>
              <w:sz w:val="22"/>
              <w:szCs w:val="22"/>
            </w:rPr>
          </w:rPrChange>
        </w:rPr>
        <w:pPrChange w:id="690"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691" w:author="michaelaanas23@gmail.com" w:date="2026-09-25T21:07:00Z" w16du:dateUtc="2026-09-25T13:07:00Z">
            <w:rPr>
              <w:rFonts w:ascii="Times New Roman" w:hAnsi="Times New Roman" w:cs="Times New Roman"/>
              <w:sz w:val="22"/>
              <w:szCs w:val="22"/>
            </w:rPr>
          </w:rPrChange>
        </w:rPr>
        <w:t> The evaluation of H2Ops is bounded by the practical constraints of an academic research timeline and available resources.</w:t>
      </w:r>
    </w:p>
    <w:p w14:paraId="2F303F13" w14:textId="77777777" w:rsidR="00763EDC" w:rsidRPr="00734374" w:rsidRDefault="00763EDC">
      <w:pPr>
        <w:spacing w:line="276" w:lineRule="auto"/>
        <w:jc w:val="both"/>
        <w:rPr>
          <w:rFonts w:ascii="Times New Roman" w:hAnsi="Times New Roman" w:cs="Times New Roman"/>
          <w:sz w:val="20"/>
          <w:szCs w:val="20"/>
          <w:rPrChange w:id="692" w:author="michaelaanas23@gmail.com" w:date="2026-09-25T21:07:00Z" w16du:dateUtc="2026-09-25T13:07:00Z">
            <w:rPr>
              <w:rFonts w:ascii="Times New Roman" w:hAnsi="Times New Roman" w:cs="Times New Roman"/>
              <w:sz w:val="22"/>
              <w:szCs w:val="22"/>
            </w:rPr>
          </w:rPrChange>
        </w:rPr>
        <w:pPrChange w:id="693"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694" w:author="michaelaanas23@gmail.com" w:date="2026-09-25T21:07:00Z" w16du:dateUtc="2026-09-25T13:07:00Z">
            <w:rPr>
              <w:rFonts w:ascii="Times New Roman" w:hAnsi="Times New Roman" w:cs="Times New Roman"/>
              <w:b/>
              <w:bCs/>
              <w:sz w:val="22"/>
              <w:szCs w:val="22"/>
            </w:rPr>
          </w:rPrChange>
        </w:rPr>
        <w:t>Exclusion of Longitudinal Business Impact Assessment</w:t>
      </w:r>
    </w:p>
    <w:p w14:paraId="6D47E2D0" w14:textId="69A44799" w:rsidR="00763EDC" w:rsidRPr="00734374" w:rsidRDefault="00763EDC">
      <w:pPr>
        <w:spacing w:line="276" w:lineRule="auto"/>
        <w:jc w:val="both"/>
        <w:rPr>
          <w:rFonts w:ascii="Times New Roman" w:hAnsi="Times New Roman" w:cs="Times New Roman"/>
          <w:sz w:val="20"/>
          <w:szCs w:val="20"/>
          <w:rPrChange w:id="695" w:author="michaelaanas23@gmail.com" w:date="2026-09-25T21:07:00Z" w16du:dateUtc="2026-09-25T13:07:00Z">
            <w:rPr>
              <w:rFonts w:ascii="Times New Roman" w:hAnsi="Times New Roman" w:cs="Times New Roman"/>
              <w:sz w:val="22"/>
              <w:szCs w:val="22"/>
            </w:rPr>
          </w:rPrChange>
        </w:rPr>
        <w:pPrChange w:id="696"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697" w:author="michaelaanas23@gmail.com" w:date="2026-09-25T21:07:00Z" w16du:dateUtc="2026-09-25T13:07:00Z">
            <w:rPr>
              <w:rFonts w:ascii="Times New Roman" w:hAnsi="Times New Roman" w:cs="Times New Roman"/>
              <w:sz w:val="22"/>
              <w:szCs w:val="22"/>
            </w:rPr>
          </w:rPrChange>
        </w:rPr>
        <w:lastRenderedPageBreak/>
        <w:t>The study does not include a longitudinal assessment of the system's long-term impact on business performance metrics such as revenue growth, profitability trends, customer retention rates, or employee turnover over an extended period of months or years. The evaluation is conducted during a defined implementation period—typically four to six weeks—which is sufficient to assess functional correctness, usability, and initial user satisfaction but insufficient to measure sustained business transformation.</w:t>
      </w:r>
    </w:p>
    <w:p w14:paraId="05C86331" w14:textId="432D4B37" w:rsidR="00763EDC" w:rsidRPr="00734374" w:rsidRDefault="00763EDC">
      <w:pPr>
        <w:spacing w:line="276" w:lineRule="auto"/>
        <w:jc w:val="both"/>
        <w:rPr>
          <w:rFonts w:ascii="Times New Roman" w:hAnsi="Times New Roman" w:cs="Times New Roman"/>
          <w:sz w:val="20"/>
          <w:szCs w:val="20"/>
          <w:rPrChange w:id="698" w:author="michaelaanas23@gmail.com" w:date="2026-09-25T21:07:00Z" w16du:dateUtc="2026-09-25T13:07:00Z">
            <w:rPr>
              <w:rFonts w:ascii="Times New Roman" w:hAnsi="Times New Roman" w:cs="Times New Roman"/>
              <w:sz w:val="22"/>
              <w:szCs w:val="22"/>
            </w:rPr>
          </w:rPrChange>
        </w:rPr>
        <w:pPrChange w:id="699"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700" w:author="michaelaanas23@gmail.com" w:date="2026-09-25T21:07:00Z" w16du:dateUtc="2026-09-25T13:07:00Z">
            <w:rPr>
              <w:rFonts w:ascii="Times New Roman" w:hAnsi="Times New Roman" w:cs="Times New Roman"/>
              <w:sz w:val="22"/>
              <w:szCs w:val="22"/>
            </w:rPr>
          </w:rPrChange>
        </w:rPr>
        <w:t>This delimitation is a pragmatic acknowledgment that demonstrating statistically significant business impact requires controlled experimental designs, large sample sizes, and extended timeframes that exceed the scope of an undergraduate thesis. The researchers will instead focus on measuring proxy indicators of business improvement, such as the reduction in time required to generate reports, the accuracy of inventory counts compared to manual methods, and the subjective assessment of system utility by management and staff.</w:t>
      </w:r>
    </w:p>
    <w:p w14:paraId="73920E90" w14:textId="77777777" w:rsidR="00763EDC" w:rsidRPr="00734374" w:rsidRDefault="00763EDC">
      <w:pPr>
        <w:spacing w:line="276" w:lineRule="auto"/>
        <w:jc w:val="both"/>
        <w:rPr>
          <w:rFonts w:ascii="Times New Roman" w:hAnsi="Times New Roman" w:cs="Times New Roman"/>
          <w:sz w:val="20"/>
          <w:szCs w:val="20"/>
          <w:rPrChange w:id="701" w:author="michaelaanas23@gmail.com" w:date="2026-09-25T21:07:00Z" w16du:dateUtc="2026-09-25T13:07:00Z">
            <w:rPr>
              <w:rFonts w:ascii="Times New Roman" w:hAnsi="Times New Roman" w:cs="Times New Roman"/>
              <w:sz w:val="22"/>
              <w:szCs w:val="22"/>
            </w:rPr>
          </w:rPrChange>
        </w:rPr>
        <w:pPrChange w:id="702"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703" w:author="michaelaanas23@gmail.com" w:date="2026-09-25T21:07:00Z" w16du:dateUtc="2026-09-25T13:07:00Z">
            <w:rPr>
              <w:rFonts w:ascii="Times New Roman" w:hAnsi="Times New Roman" w:cs="Times New Roman"/>
              <w:b/>
              <w:bCs/>
              <w:sz w:val="22"/>
              <w:szCs w:val="22"/>
            </w:rPr>
          </w:rPrChange>
        </w:rPr>
        <w:t>Exclusion of Comparative Analysis Against Commercial Alternatives</w:t>
      </w:r>
    </w:p>
    <w:p w14:paraId="45459A41" w14:textId="77777777" w:rsidR="00763EDC" w:rsidRPr="00734374" w:rsidRDefault="00763EDC">
      <w:pPr>
        <w:spacing w:line="276" w:lineRule="auto"/>
        <w:jc w:val="both"/>
        <w:rPr>
          <w:rFonts w:ascii="Times New Roman" w:hAnsi="Times New Roman" w:cs="Times New Roman"/>
          <w:sz w:val="20"/>
          <w:szCs w:val="20"/>
          <w:rPrChange w:id="704" w:author="michaelaanas23@gmail.com" w:date="2026-09-25T21:07:00Z" w16du:dateUtc="2026-09-25T13:07:00Z">
            <w:rPr>
              <w:rFonts w:ascii="Times New Roman" w:hAnsi="Times New Roman" w:cs="Times New Roman"/>
              <w:sz w:val="22"/>
              <w:szCs w:val="22"/>
            </w:rPr>
          </w:rPrChange>
        </w:rPr>
        <w:pPrChange w:id="705"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706" w:author="michaelaanas23@gmail.com" w:date="2026-09-25T21:07:00Z" w16du:dateUtc="2026-09-25T13:07:00Z">
            <w:rPr>
              <w:rFonts w:ascii="Times New Roman" w:hAnsi="Times New Roman" w:cs="Times New Roman"/>
              <w:sz w:val="22"/>
              <w:szCs w:val="22"/>
            </w:rPr>
          </w:rPrChange>
        </w:rPr>
        <w:t> The study does not include a formal comparative analysis of H2Ops against commercially available Point of Sale (POS) or Operations Management systems in the Philippine market. While such a comparison would provide valuable context for evaluating the system's competitive positioning and value proposition, conducting a rigorous, fair, and statistically valid comparison would require access to proprietary systems, licensing costs, and extensive testing that fall outside the resources and timeframe of this project.</w:t>
      </w:r>
    </w:p>
    <w:p w14:paraId="4061991E" w14:textId="6168BA5D" w:rsidR="00763EDC" w:rsidRPr="00734374" w:rsidRDefault="00763EDC">
      <w:pPr>
        <w:spacing w:line="276" w:lineRule="auto"/>
        <w:jc w:val="both"/>
        <w:rPr>
          <w:rFonts w:ascii="Times New Roman" w:hAnsi="Times New Roman" w:cs="Times New Roman"/>
          <w:sz w:val="20"/>
          <w:szCs w:val="20"/>
          <w:rPrChange w:id="707" w:author="michaelaanas23@gmail.com" w:date="2026-09-25T21:07:00Z" w16du:dateUtc="2026-09-25T13:07:00Z">
            <w:rPr>
              <w:rFonts w:ascii="Times New Roman" w:hAnsi="Times New Roman" w:cs="Times New Roman"/>
              <w:sz w:val="22"/>
              <w:szCs w:val="22"/>
            </w:rPr>
          </w:rPrChange>
        </w:rPr>
        <w:pPrChange w:id="708"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709" w:author="michaelaanas23@gmail.com" w:date="2026-09-25T21:07:00Z" w16du:dateUtc="2026-09-25T13:07:00Z">
            <w:rPr>
              <w:rFonts w:ascii="Times New Roman" w:hAnsi="Times New Roman" w:cs="Times New Roman"/>
              <w:sz w:val="22"/>
              <w:szCs w:val="22"/>
            </w:rPr>
          </w:rPrChange>
        </w:rPr>
        <w:t>The researchers acknowledge that several commercial POS systems—such as those offered by Oracle Hospitality, Square, and local providers—are widely available and may offer features not included in H2Ops. The decision to develop a custom system rather than adopt an off-the-shelf solution is driven by</w:t>
      </w:r>
      <w:r w:rsidR="005C0C16" w:rsidRPr="00734374">
        <w:rPr>
          <w:rFonts w:ascii="Times New Roman" w:hAnsi="Times New Roman" w:cs="Times New Roman"/>
          <w:sz w:val="20"/>
          <w:szCs w:val="20"/>
          <w:rPrChange w:id="710" w:author="michaelaanas23@gmail.com" w:date="2026-09-25T21:07:00Z" w16du:dateUtc="2026-09-25T13:07:00Z">
            <w:rPr>
              <w:rFonts w:ascii="Times New Roman" w:hAnsi="Times New Roman" w:cs="Times New Roman"/>
              <w:sz w:val="22"/>
              <w:szCs w:val="22"/>
            </w:rPr>
          </w:rPrChange>
        </w:rPr>
        <w:t xml:space="preserve"> </w:t>
      </w:r>
      <w:r w:rsidRPr="00734374">
        <w:rPr>
          <w:rFonts w:ascii="Times New Roman" w:hAnsi="Times New Roman" w:cs="Times New Roman"/>
          <w:sz w:val="20"/>
          <w:szCs w:val="20"/>
          <w:rPrChange w:id="711" w:author="michaelaanas23@gmail.com" w:date="2026-09-25T21:07:00Z" w16du:dateUtc="2026-09-25T13:07:00Z">
            <w:rPr>
              <w:rFonts w:ascii="Times New Roman" w:hAnsi="Times New Roman" w:cs="Times New Roman"/>
              <w:sz w:val="22"/>
              <w:szCs w:val="22"/>
            </w:rPr>
          </w:rPrChange>
        </w:rPr>
        <w:t>the specific, tailored requirements of High Island V and the educational objectives of the research project, rather than any claim of technical superiority over existing commercial products.</w:t>
      </w:r>
    </w:p>
    <w:p w14:paraId="7B3BFD52" w14:textId="77777777" w:rsidR="00763EDC" w:rsidRPr="00734374" w:rsidRDefault="00763EDC">
      <w:pPr>
        <w:spacing w:line="276" w:lineRule="auto"/>
        <w:jc w:val="both"/>
        <w:rPr>
          <w:rFonts w:ascii="Times New Roman" w:hAnsi="Times New Roman" w:cs="Times New Roman"/>
          <w:sz w:val="20"/>
          <w:szCs w:val="20"/>
          <w:rPrChange w:id="712" w:author="michaelaanas23@gmail.com" w:date="2026-09-25T21:07:00Z" w16du:dateUtc="2026-09-25T13:07:00Z">
            <w:rPr>
              <w:rFonts w:ascii="Times New Roman" w:hAnsi="Times New Roman" w:cs="Times New Roman"/>
              <w:sz w:val="22"/>
              <w:szCs w:val="22"/>
            </w:rPr>
          </w:rPrChange>
        </w:rPr>
        <w:pPrChange w:id="713"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714" w:author="michaelaanas23@gmail.com" w:date="2026-09-25T21:07:00Z" w16du:dateUtc="2026-09-25T13:07:00Z">
            <w:rPr>
              <w:rFonts w:ascii="Times New Roman" w:hAnsi="Times New Roman" w:cs="Times New Roman"/>
              <w:b/>
              <w:bCs/>
              <w:sz w:val="22"/>
              <w:szCs w:val="22"/>
            </w:rPr>
          </w:rPrChange>
        </w:rPr>
        <w:t>Exclusion of Stress Testing Under Extreme Loads</w:t>
      </w:r>
    </w:p>
    <w:p w14:paraId="009FC8AE" w14:textId="5932A7DF" w:rsidR="00763EDC" w:rsidRPr="00734374" w:rsidRDefault="00763EDC">
      <w:pPr>
        <w:spacing w:line="276" w:lineRule="auto"/>
        <w:jc w:val="both"/>
        <w:rPr>
          <w:rFonts w:ascii="Times New Roman" w:hAnsi="Times New Roman" w:cs="Times New Roman"/>
          <w:sz w:val="20"/>
          <w:szCs w:val="20"/>
          <w:rPrChange w:id="715" w:author="michaelaanas23@gmail.com" w:date="2026-09-25T21:07:00Z" w16du:dateUtc="2026-09-25T13:07:00Z">
            <w:rPr>
              <w:rFonts w:ascii="Times New Roman" w:hAnsi="Times New Roman" w:cs="Times New Roman"/>
              <w:sz w:val="22"/>
              <w:szCs w:val="22"/>
            </w:rPr>
          </w:rPrChange>
        </w:rPr>
        <w:pPrChange w:id="716"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717" w:author="michaelaanas23@gmail.com" w:date="2026-09-25T21:07:00Z" w16du:dateUtc="2026-09-25T13:07:00Z">
            <w:rPr>
              <w:rFonts w:ascii="Times New Roman" w:hAnsi="Times New Roman" w:cs="Times New Roman"/>
              <w:sz w:val="22"/>
              <w:szCs w:val="22"/>
            </w:rPr>
          </w:rPrChange>
        </w:rPr>
        <w:t> The evaluation does not include stress testing or load testing conducted under artificially extreme conditions designed to identify system breaking points. While the system will be tested under normal operational loads that simulate peak business hours, it will not be subjected to stress tests that simulate, for example, a sudden surge of 500 concurrent transactions or a denial-of-service attack.</w:t>
      </w:r>
    </w:p>
    <w:p w14:paraId="66444188" w14:textId="5FB68FCC" w:rsidR="00763EDC" w:rsidRPr="00734374" w:rsidRDefault="00763EDC">
      <w:pPr>
        <w:spacing w:line="276" w:lineRule="auto"/>
        <w:jc w:val="both"/>
        <w:rPr>
          <w:rFonts w:ascii="Times New Roman" w:hAnsi="Times New Roman" w:cs="Times New Roman"/>
          <w:sz w:val="20"/>
          <w:szCs w:val="20"/>
          <w:rPrChange w:id="718" w:author="michaelaanas23@gmail.com" w:date="2026-09-25T21:07:00Z" w16du:dateUtc="2026-09-25T13:07:00Z">
            <w:rPr>
              <w:rFonts w:ascii="Times New Roman" w:hAnsi="Times New Roman" w:cs="Times New Roman"/>
              <w:sz w:val="22"/>
              <w:szCs w:val="22"/>
            </w:rPr>
          </w:rPrChange>
        </w:rPr>
        <w:pPrChange w:id="719"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720" w:author="michaelaanas23@gmail.com" w:date="2026-09-25T21:07:00Z" w16du:dateUtc="2026-09-25T13:07:00Z">
            <w:rPr>
              <w:rFonts w:ascii="Times New Roman" w:hAnsi="Times New Roman" w:cs="Times New Roman"/>
              <w:sz w:val="22"/>
              <w:szCs w:val="22"/>
            </w:rPr>
          </w:rPrChange>
        </w:rPr>
        <w:t> This delimitation is based on the assessment that the probability of such extreme conditions occurring in High Island V's actual operational environment is minimal. As a regional water refilling station with a moderate customer base, the system is not expected to encounter enterprise-scale transaction volumes that would require advanced performance optimization. Future deployment in larger multi-branch scenarios or higher-volume operations may benefit from formal performance testing, which the researchers recommend as an area for future investigation.</w:t>
      </w:r>
    </w:p>
    <w:p w14:paraId="6392E16C" w14:textId="77777777" w:rsidR="00763EDC" w:rsidRPr="00734374" w:rsidRDefault="00763EDC">
      <w:pPr>
        <w:spacing w:line="276" w:lineRule="auto"/>
        <w:jc w:val="both"/>
        <w:rPr>
          <w:rFonts w:ascii="Times New Roman" w:hAnsi="Times New Roman" w:cs="Times New Roman"/>
          <w:sz w:val="20"/>
          <w:szCs w:val="20"/>
          <w:rPrChange w:id="721" w:author="michaelaanas23@gmail.com" w:date="2026-09-25T21:07:00Z" w16du:dateUtc="2026-09-25T13:07:00Z">
            <w:rPr>
              <w:rFonts w:ascii="Times New Roman" w:hAnsi="Times New Roman" w:cs="Times New Roman"/>
              <w:sz w:val="22"/>
              <w:szCs w:val="22"/>
            </w:rPr>
          </w:rPrChange>
        </w:rPr>
        <w:pPrChange w:id="722"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723" w:author="michaelaanas23@gmail.com" w:date="2026-09-25T21:07:00Z" w16du:dateUtc="2026-09-25T13:07:00Z">
            <w:rPr>
              <w:rFonts w:ascii="Times New Roman" w:hAnsi="Times New Roman" w:cs="Times New Roman"/>
              <w:b/>
              <w:bCs/>
              <w:sz w:val="22"/>
              <w:szCs w:val="22"/>
            </w:rPr>
          </w:rPrChange>
        </w:rPr>
        <w:t>Rationale for Scope Boundaries</w:t>
      </w:r>
    </w:p>
    <w:p w14:paraId="14DEDAAE" w14:textId="77777777" w:rsidR="00763EDC" w:rsidRPr="00734374" w:rsidRDefault="00763EDC">
      <w:pPr>
        <w:spacing w:line="276" w:lineRule="auto"/>
        <w:jc w:val="both"/>
        <w:rPr>
          <w:rFonts w:ascii="Times New Roman" w:hAnsi="Times New Roman" w:cs="Times New Roman"/>
          <w:sz w:val="20"/>
          <w:szCs w:val="20"/>
          <w:rPrChange w:id="724" w:author="michaelaanas23@gmail.com" w:date="2026-09-25T21:07:00Z" w16du:dateUtc="2026-09-25T13:07:00Z">
            <w:rPr>
              <w:rFonts w:ascii="Times New Roman" w:hAnsi="Times New Roman" w:cs="Times New Roman"/>
              <w:sz w:val="22"/>
              <w:szCs w:val="22"/>
            </w:rPr>
          </w:rPrChange>
        </w:rPr>
        <w:pPrChange w:id="725"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726" w:author="michaelaanas23@gmail.com" w:date="2026-09-25T21:07:00Z" w16du:dateUtc="2026-09-25T13:07:00Z">
            <w:rPr>
              <w:rFonts w:ascii="Times New Roman" w:hAnsi="Times New Roman" w:cs="Times New Roman"/>
              <w:sz w:val="22"/>
              <w:szCs w:val="22"/>
            </w:rPr>
          </w:rPrChange>
        </w:rPr>
        <w:t> The scope delimitations described above are not arbitrary limitations imposed by resource constraints alone; each boundary reflects a deliberate and reasoned decision based on the interplay of technical feasibility, practical utility, academic appropriateness, and strategic focus.</w:t>
      </w:r>
    </w:p>
    <w:p w14:paraId="4DCAD8B9" w14:textId="41FF8D75" w:rsidR="00763EDC" w:rsidRPr="00734374" w:rsidRDefault="00763EDC">
      <w:pPr>
        <w:spacing w:line="276" w:lineRule="auto"/>
        <w:jc w:val="both"/>
        <w:rPr>
          <w:rFonts w:ascii="Times New Roman" w:hAnsi="Times New Roman" w:cs="Times New Roman"/>
          <w:sz w:val="20"/>
          <w:szCs w:val="20"/>
          <w:rPrChange w:id="727" w:author="michaelaanas23@gmail.com" w:date="2026-09-25T21:07:00Z" w16du:dateUtc="2026-09-25T13:07:00Z">
            <w:rPr>
              <w:rFonts w:ascii="Times New Roman" w:hAnsi="Times New Roman" w:cs="Times New Roman"/>
              <w:sz w:val="22"/>
              <w:szCs w:val="22"/>
            </w:rPr>
          </w:rPrChange>
        </w:rPr>
        <w:pPrChange w:id="728"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729" w:author="michaelaanas23@gmail.com" w:date="2026-09-25T21:07:00Z" w16du:dateUtc="2026-09-25T13:07:00Z">
            <w:rPr>
              <w:rFonts w:ascii="Times New Roman" w:hAnsi="Times New Roman" w:cs="Times New Roman"/>
              <w:sz w:val="22"/>
              <w:szCs w:val="22"/>
            </w:rPr>
          </w:rPrChange>
        </w:rPr>
        <w:t>From a technical feasibility perspective, certain features—such as hardware automation integration, offline functionality, and multi-tenant architecture—would require expertise, development time, and infrastructure that substantially exceed the capabilities of an undergraduate software engineering project. </w:t>
      </w:r>
    </w:p>
    <w:p w14:paraId="02D32805" w14:textId="150F8E07" w:rsidR="00763EDC" w:rsidRPr="00734374" w:rsidRDefault="00763EDC">
      <w:pPr>
        <w:spacing w:line="276" w:lineRule="auto"/>
        <w:jc w:val="both"/>
        <w:rPr>
          <w:rFonts w:ascii="Times New Roman" w:hAnsi="Times New Roman" w:cs="Times New Roman"/>
          <w:sz w:val="20"/>
          <w:szCs w:val="20"/>
          <w:rPrChange w:id="730" w:author="michaelaanas23@gmail.com" w:date="2026-09-25T21:07:00Z" w16du:dateUtc="2026-09-25T13:07:00Z">
            <w:rPr>
              <w:rFonts w:ascii="Times New Roman" w:hAnsi="Times New Roman" w:cs="Times New Roman"/>
              <w:sz w:val="22"/>
              <w:szCs w:val="22"/>
            </w:rPr>
          </w:rPrChange>
        </w:rPr>
        <w:pPrChange w:id="731"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732" w:author="michaelaanas23@gmail.com" w:date="2026-09-25T21:07:00Z" w16du:dateUtc="2026-09-25T13:07:00Z">
            <w:rPr>
              <w:rFonts w:ascii="Times New Roman" w:hAnsi="Times New Roman" w:cs="Times New Roman"/>
              <w:sz w:val="22"/>
              <w:szCs w:val="22"/>
            </w:rPr>
          </w:rPrChange>
        </w:rPr>
        <w:t xml:space="preserve"> The researchers have prioritized features that are achievable with available tools, frameworks, and skill levels while still delivering meaningful operational value to High Island V. From a practical utility perspective, the study recognizes that the most immediate and impactful improvements for High Island V lie in the areas of data accuracy, operational visibility, and decision-support—domains that are well within the proposed scope. Features such as predictive </w:t>
      </w:r>
      <w:r w:rsidRPr="00734374">
        <w:rPr>
          <w:rFonts w:ascii="Times New Roman" w:hAnsi="Times New Roman" w:cs="Times New Roman"/>
          <w:sz w:val="20"/>
          <w:szCs w:val="20"/>
          <w:rPrChange w:id="733" w:author="michaelaanas23@gmail.com" w:date="2026-09-25T21:07:00Z" w16du:dateUtc="2026-09-25T13:07:00Z">
            <w:rPr>
              <w:rFonts w:ascii="Times New Roman" w:hAnsi="Times New Roman" w:cs="Times New Roman"/>
              <w:sz w:val="22"/>
              <w:szCs w:val="22"/>
            </w:rPr>
          </w:rPrChange>
        </w:rPr>
        <w:lastRenderedPageBreak/>
        <w:t>analytics (Simple Linear Regression) and real-time dashboards address fundamental information deficiencies that the management currently experiences. By contrast, features such as automated payroll processing or CRM integration, while potentially valuable, address secondary needs that are less urgent and could be addressed in future development phases. </w:t>
      </w:r>
    </w:p>
    <w:p w14:paraId="4F8A5A26" w14:textId="13D2AD4B" w:rsidR="00763EDC" w:rsidRPr="00734374" w:rsidRDefault="00763EDC">
      <w:pPr>
        <w:spacing w:line="276" w:lineRule="auto"/>
        <w:jc w:val="both"/>
        <w:rPr>
          <w:rFonts w:ascii="Times New Roman" w:hAnsi="Times New Roman" w:cs="Times New Roman"/>
          <w:sz w:val="20"/>
          <w:szCs w:val="20"/>
          <w:rPrChange w:id="734" w:author="michaelaanas23@gmail.com" w:date="2026-09-25T21:07:00Z" w16du:dateUtc="2026-09-25T13:07:00Z">
            <w:rPr>
              <w:rFonts w:ascii="Times New Roman" w:hAnsi="Times New Roman" w:cs="Times New Roman"/>
              <w:sz w:val="22"/>
              <w:szCs w:val="22"/>
            </w:rPr>
          </w:rPrChange>
        </w:rPr>
        <w:pPrChange w:id="735"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736" w:author="michaelaanas23@gmail.com" w:date="2026-09-25T21:07:00Z" w16du:dateUtc="2026-09-25T13:07:00Z">
            <w:rPr>
              <w:rFonts w:ascii="Times New Roman" w:hAnsi="Times New Roman" w:cs="Times New Roman"/>
              <w:sz w:val="22"/>
              <w:szCs w:val="22"/>
            </w:rPr>
          </w:rPrChange>
        </w:rPr>
        <w:t>From an academic appropriateness perspective, the scope boundaries ensure that the research project remains focused, manageable, and evaluable within the standard timeframe and requirements of an undergraduate thesis. An overly ambitious scope that attempts to address every possible operational need would dilute the research's depth, extend development timelines beyond acceptable limits, and complicate the evaluation framework to the point where meaningful conclusions become difficult to draw.</w:t>
      </w:r>
    </w:p>
    <w:p w14:paraId="09B151CE" w14:textId="77777777" w:rsidR="00763EDC" w:rsidRPr="00734374" w:rsidRDefault="00763EDC">
      <w:pPr>
        <w:spacing w:line="276" w:lineRule="auto"/>
        <w:jc w:val="both"/>
        <w:rPr>
          <w:rFonts w:ascii="Times New Roman" w:hAnsi="Times New Roman" w:cs="Times New Roman"/>
          <w:sz w:val="20"/>
          <w:szCs w:val="20"/>
          <w:rPrChange w:id="737" w:author="michaelaanas23@gmail.com" w:date="2026-09-25T21:07:00Z" w16du:dateUtc="2026-09-25T13:07:00Z">
            <w:rPr>
              <w:rFonts w:ascii="Times New Roman" w:hAnsi="Times New Roman" w:cs="Times New Roman"/>
              <w:sz w:val="22"/>
              <w:szCs w:val="22"/>
            </w:rPr>
          </w:rPrChange>
        </w:rPr>
        <w:pPrChange w:id="738"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739" w:author="michaelaanas23@gmail.com" w:date="2026-09-25T21:07:00Z" w16du:dateUtc="2026-09-25T13:07:00Z">
            <w:rPr>
              <w:rFonts w:ascii="Times New Roman" w:hAnsi="Times New Roman" w:cs="Times New Roman"/>
              <w:b/>
              <w:bCs/>
              <w:sz w:val="22"/>
              <w:szCs w:val="22"/>
            </w:rPr>
          </w:rPrChange>
        </w:rPr>
        <w:t>Future Expansion and Extensibility</w:t>
      </w:r>
    </w:p>
    <w:p w14:paraId="63990903" w14:textId="1DF5C094" w:rsidR="00763EDC" w:rsidRPr="00734374" w:rsidRDefault="00763EDC">
      <w:pPr>
        <w:spacing w:line="276" w:lineRule="auto"/>
        <w:jc w:val="both"/>
        <w:rPr>
          <w:rFonts w:ascii="Times New Roman" w:hAnsi="Times New Roman" w:cs="Times New Roman"/>
          <w:sz w:val="20"/>
          <w:szCs w:val="20"/>
          <w:rPrChange w:id="740" w:author="michaelaanas23@gmail.com" w:date="2026-09-25T21:07:00Z" w16du:dateUtc="2026-09-25T13:07:00Z">
            <w:rPr>
              <w:rFonts w:ascii="Times New Roman" w:hAnsi="Times New Roman" w:cs="Times New Roman"/>
              <w:sz w:val="22"/>
              <w:szCs w:val="22"/>
            </w:rPr>
          </w:rPrChange>
        </w:rPr>
        <w:pPrChange w:id="741"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742" w:author="michaelaanas23@gmail.com" w:date="2026-09-25T21:07:00Z" w16du:dateUtc="2026-09-25T13:07:00Z">
            <w:rPr>
              <w:rFonts w:ascii="Times New Roman" w:hAnsi="Times New Roman" w:cs="Times New Roman"/>
              <w:sz w:val="22"/>
              <w:szCs w:val="22"/>
            </w:rPr>
          </w:rPrChange>
        </w:rPr>
        <w:t> While the current implementation of H2Ops is bounded by the scope dimensions described above, the system is architecturally designed with modularity, clean separation of concerns, and extensibility in mind. The layered architecture—separating the database layer, business logic layer (Flask/Python), and presentation layer (HTML/Bootstrap)—creates natural boundaries for incremental development and future enhancement. </w:t>
      </w:r>
    </w:p>
    <w:p w14:paraId="7E57B2C6" w14:textId="5E38832B" w:rsidR="00763EDC" w:rsidRPr="00734374" w:rsidRDefault="00763EDC">
      <w:pPr>
        <w:spacing w:line="276" w:lineRule="auto"/>
        <w:jc w:val="both"/>
        <w:rPr>
          <w:rFonts w:ascii="Times New Roman" w:hAnsi="Times New Roman" w:cs="Times New Roman"/>
          <w:sz w:val="20"/>
          <w:szCs w:val="20"/>
          <w:rPrChange w:id="743" w:author="michaelaanas23@gmail.com" w:date="2026-09-25T21:07:00Z" w16du:dateUtc="2026-09-25T13:07:00Z">
            <w:rPr>
              <w:rFonts w:ascii="Times New Roman" w:hAnsi="Times New Roman" w:cs="Times New Roman"/>
              <w:sz w:val="22"/>
              <w:szCs w:val="22"/>
            </w:rPr>
          </w:rPrChange>
        </w:rPr>
        <w:pPrChange w:id="744"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745" w:author="michaelaanas23@gmail.com" w:date="2026-09-25T21:07:00Z" w16du:dateUtc="2026-09-25T13:07:00Z">
            <w:rPr>
              <w:rFonts w:ascii="Times New Roman" w:hAnsi="Times New Roman" w:cs="Times New Roman"/>
              <w:sz w:val="22"/>
              <w:szCs w:val="22"/>
            </w:rPr>
          </w:rPrChange>
        </w:rPr>
        <w:t> Future expansion possibilities that are acknowledged but not pursued within the current study include: Mobile Application Development for native iOS and Android access, enabling delivery riders and field staff to interact with the system on mobile devices with optimized interfaces; IoT Integration with water purification sensors to enable real-time monitoring of water quality parameters directly within the H2Ops dashboard; SMS-Based Alerts utilizing Philippine telecom APIs to send low-stock notifications and delivery updates via text message; Advanced Analytics and Machine Learning using more sophisticated forecasting models such as ARIMA or gradient boosting algorithms for longer-range demand prediction; Supplier Portal Integration enabling automated purchase order generation and delivery scheduling with upstream suppliers; and Multi-Branch Financial Consolidation providing a consolidated profit-and-loss view across all locations with transfer pricing and allocation logic. </w:t>
      </w:r>
    </w:p>
    <w:p w14:paraId="05725636" w14:textId="390CF232" w:rsidR="00763EDC" w:rsidRPr="00734374" w:rsidDel="0026620A" w:rsidRDefault="00763EDC">
      <w:pPr>
        <w:spacing w:line="276" w:lineRule="auto"/>
        <w:jc w:val="both"/>
        <w:rPr>
          <w:del w:id="746" w:author="michaelaanas23@gmail.com" w:date="2026-09-25T22:02:00Z" w16du:dateUtc="2026-09-25T14:02:00Z"/>
          <w:rFonts w:ascii="Times New Roman" w:hAnsi="Times New Roman" w:cs="Times New Roman"/>
          <w:sz w:val="20"/>
          <w:szCs w:val="20"/>
          <w:rPrChange w:id="747" w:author="michaelaanas23@gmail.com" w:date="2026-09-25T21:07:00Z" w16du:dateUtc="2026-09-25T13:07:00Z">
            <w:rPr>
              <w:del w:id="748" w:author="michaelaanas23@gmail.com" w:date="2026-09-25T22:02:00Z" w16du:dateUtc="2026-09-25T14:02:00Z"/>
              <w:rFonts w:ascii="Times New Roman" w:hAnsi="Times New Roman" w:cs="Times New Roman"/>
              <w:sz w:val="22"/>
              <w:szCs w:val="22"/>
            </w:rPr>
          </w:rPrChange>
        </w:rPr>
        <w:pPrChange w:id="749"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750" w:author="michaelaanas23@gmail.com" w:date="2026-09-25T21:07:00Z" w16du:dateUtc="2026-09-25T13:07:00Z">
            <w:rPr>
              <w:rFonts w:ascii="Times New Roman" w:hAnsi="Times New Roman" w:cs="Times New Roman"/>
              <w:sz w:val="22"/>
              <w:szCs w:val="22"/>
            </w:rPr>
          </w:rPrChange>
        </w:rPr>
        <w:t>By documenting the current scope clearly and designing the system with principled architectural foundations, this study establishes a platform upon which subsequent researchers or developers can build without requiring fundamental restructuring of the existing codebase or data model. The researchers view H2Ops Version 1.0 as the foundational first step in a longer-term digital transformation journey for High Island V—one that addresses immediate operational pain points while preserving the flexibility to evolve and expand as the business grows and its needs become more sophisticated.</w:t>
      </w:r>
    </w:p>
    <w:p w14:paraId="5DF0568F" w14:textId="77777777" w:rsidR="005C0C16" w:rsidRDefault="005C0C16">
      <w:pPr>
        <w:spacing w:line="276" w:lineRule="auto"/>
        <w:jc w:val="both"/>
        <w:rPr>
          <w:rFonts w:ascii="Times New Roman" w:hAnsi="Times New Roman" w:cs="Times New Roman"/>
          <w:sz w:val="22"/>
          <w:szCs w:val="22"/>
        </w:rPr>
        <w:pPrChange w:id="751" w:author="michaelaanas23@gmail.com" w:date="2026-09-25T21:55:00Z" w16du:dateUtc="2026-09-25T13:55:00Z">
          <w:pPr>
            <w:spacing w:line="360" w:lineRule="auto"/>
            <w:jc w:val="both"/>
          </w:pPr>
        </w:pPrChange>
      </w:pPr>
    </w:p>
    <w:p w14:paraId="73B8F0FF" w14:textId="37C0E9FC" w:rsidR="005C0C16" w:rsidRPr="00734374" w:rsidRDefault="005C0C16">
      <w:pPr>
        <w:pStyle w:val="Heading2"/>
        <w:spacing w:line="360" w:lineRule="auto"/>
        <w:jc w:val="both"/>
        <w:rPr>
          <w:rFonts w:ascii="Times New Roman" w:hAnsi="Times New Roman" w:cs="Times New Roman"/>
          <w:b/>
          <w:bCs/>
          <w:color w:val="000000" w:themeColor="text1"/>
          <w:sz w:val="26"/>
          <w:szCs w:val="26"/>
          <w:rPrChange w:id="752" w:author="michaelaanas23@gmail.com" w:date="2026-09-25T21:07:00Z" w16du:dateUtc="2026-09-25T13:07:00Z">
            <w:rPr>
              <w:b/>
              <w:bCs/>
              <w:color w:val="000000" w:themeColor="text1"/>
            </w:rPr>
          </w:rPrChange>
        </w:rPr>
        <w:pPrChange w:id="753" w:author="michaelaanas23@gmail.com" w:date="2026-09-25T22:03:00Z" w16du:dateUtc="2026-09-25T14:03:00Z">
          <w:pPr>
            <w:pStyle w:val="Heading2"/>
            <w:jc w:val="both"/>
          </w:pPr>
        </w:pPrChange>
      </w:pPr>
      <w:r w:rsidRPr="00734374">
        <w:rPr>
          <w:rFonts w:ascii="Times New Roman" w:hAnsi="Times New Roman" w:cs="Times New Roman"/>
          <w:b/>
          <w:bCs/>
          <w:color w:val="000000" w:themeColor="text1"/>
          <w:sz w:val="26"/>
          <w:szCs w:val="26"/>
          <w:rPrChange w:id="754" w:author="michaelaanas23@gmail.com" w:date="2026-09-25T21:07:00Z" w16du:dateUtc="2026-09-25T13:07:00Z">
            <w:rPr>
              <w:b/>
              <w:bCs/>
              <w:color w:val="000000" w:themeColor="text1"/>
            </w:rPr>
          </w:rPrChange>
        </w:rPr>
        <w:t>1.5 Significance of the Study</w:t>
      </w:r>
    </w:p>
    <w:p w14:paraId="0B754056" w14:textId="6155158B" w:rsidR="005C0C16" w:rsidRPr="00734374" w:rsidRDefault="005C0C16">
      <w:pPr>
        <w:spacing w:line="276" w:lineRule="auto"/>
        <w:ind w:firstLine="357"/>
        <w:jc w:val="both"/>
        <w:rPr>
          <w:rFonts w:ascii="Times New Roman" w:hAnsi="Times New Roman" w:cs="Times New Roman"/>
          <w:sz w:val="20"/>
          <w:szCs w:val="20"/>
          <w:rPrChange w:id="755" w:author="michaelaanas23@gmail.com" w:date="2026-09-25T21:07:00Z" w16du:dateUtc="2026-09-25T13:07:00Z">
            <w:rPr>
              <w:rFonts w:ascii="Times New Roman" w:hAnsi="Times New Roman" w:cs="Times New Roman"/>
              <w:sz w:val="22"/>
              <w:szCs w:val="22"/>
            </w:rPr>
          </w:rPrChange>
        </w:rPr>
        <w:pPrChange w:id="756"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757" w:author="michaelaanas23@gmail.com" w:date="2026-09-25T21:07:00Z" w16du:dateUtc="2026-09-25T13:07:00Z">
            <w:rPr>
              <w:rFonts w:ascii="Times New Roman" w:hAnsi="Times New Roman" w:cs="Times New Roman"/>
              <w:sz w:val="22"/>
              <w:szCs w:val="22"/>
            </w:rPr>
          </w:rPrChange>
        </w:rPr>
        <w:t>The development, implementation, and rigorous evaluation of the</w:t>
      </w:r>
      <w:r w:rsidRPr="00734374">
        <w:rPr>
          <w:rFonts w:ascii="Times New Roman" w:hAnsi="Times New Roman" w:cs="Times New Roman"/>
          <w:b/>
          <w:bCs/>
          <w:sz w:val="20"/>
          <w:szCs w:val="20"/>
          <w:rPrChange w:id="758" w:author="michaelaanas23@gmail.com" w:date="2026-09-25T21:07:00Z" w16du:dateUtc="2026-09-25T13:07:00Z">
            <w:rPr>
              <w:rFonts w:ascii="Times New Roman" w:hAnsi="Times New Roman" w:cs="Times New Roman"/>
              <w:b/>
              <w:bCs/>
              <w:sz w:val="22"/>
              <w:szCs w:val="22"/>
            </w:rPr>
          </w:rPrChange>
        </w:rPr>
        <w:t xml:space="preserve"> H2Ops: A Responsive Cloud-Based Operations Management System </w:t>
      </w:r>
      <w:r w:rsidRPr="00734374">
        <w:rPr>
          <w:rFonts w:ascii="Times New Roman" w:hAnsi="Times New Roman" w:cs="Times New Roman"/>
          <w:sz w:val="20"/>
          <w:szCs w:val="20"/>
          <w:rPrChange w:id="759" w:author="michaelaanas23@gmail.com" w:date="2026-09-25T21:07:00Z" w16du:dateUtc="2026-09-25T13:07:00Z">
            <w:rPr>
              <w:rFonts w:ascii="Times New Roman" w:hAnsi="Times New Roman" w:cs="Times New Roman"/>
              <w:sz w:val="22"/>
              <w:szCs w:val="22"/>
            </w:rPr>
          </w:rPrChange>
        </w:rPr>
        <w:t>are expected to yield significant benefits for several distinct groups. Each beneficiary group derives specific, tangible value from the transition of High Island V from a manual, paper-based infrastructure to a modern, data-driven digital ecosystem. Understanding the multi-layered impact of this research illuminates its broader relevance beyond the immediate technical objectives, positioning the study as a catalyst for operational transformation, academic contribution, and industry-wide modernization. </w:t>
      </w:r>
    </w:p>
    <w:p w14:paraId="2C31E388" w14:textId="77777777" w:rsidR="005C0C16" w:rsidRPr="00734374" w:rsidRDefault="005C0C16">
      <w:pPr>
        <w:spacing w:line="276" w:lineRule="auto"/>
        <w:jc w:val="both"/>
        <w:rPr>
          <w:rFonts w:ascii="Times New Roman" w:hAnsi="Times New Roman" w:cs="Times New Roman"/>
          <w:sz w:val="20"/>
          <w:szCs w:val="20"/>
          <w:rPrChange w:id="760" w:author="michaelaanas23@gmail.com" w:date="2026-09-25T21:07:00Z" w16du:dateUtc="2026-09-25T13:07:00Z">
            <w:rPr>
              <w:rFonts w:ascii="Times New Roman" w:hAnsi="Times New Roman" w:cs="Times New Roman"/>
              <w:sz w:val="22"/>
              <w:szCs w:val="22"/>
            </w:rPr>
          </w:rPrChange>
        </w:rPr>
        <w:pPrChange w:id="761"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762" w:author="michaelaanas23@gmail.com" w:date="2026-09-25T21:07:00Z" w16du:dateUtc="2026-09-25T13:07:00Z">
            <w:rPr>
              <w:rFonts w:ascii="Times New Roman" w:hAnsi="Times New Roman" w:cs="Times New Roman"/>
              <w:b/>
              <w:bCs/>
              <w:sz w:val="22"/>
              <w:szCs w:val="22"/>
            </w:rPr>
          </w:rPrChange>
        </w:rPr>
        <w:t>Beneficiaries: Business Owners and Management (Administrators)</w:t>
      </w:r>
    </w:p>
    <w:p w14:paraId="48CCB6A5" w14:textId="1D976593" w:rsidR="005C0C16" w:rsidRPr="00734374" w:rsidRDefault="005C0C16">
      <w:pPr>
        <w:spacing w:line="276" w:lineRule="auto"/>
        <w:jc w:val="both"/>
        <w:rPr>
          <w:rFonts w:ascii="Times New Roman" w:hAnsi="Times New Roman" w:cs="Times New Roman"/>
          <w:sz w:val="20"/>
          <w:szCs w:val="20"/>
          <w:rPrChange w:id="763" w:author="michaelaanas23@gmail.com" w:date="2026-09-25T21:07:00Z" w16du:dateUtc="2026-09-25T13:07:00Z">
            <w:rPr>
              <w:rFonts w:ascii="Times New Roman" w:hAnsi="Times New Roman" w:cs="Times New Roman"/>
              <w:sz w:val="22"/>
              <w:szCs w:val="22"/>
            </w:rPr>
          </w:rPrChange>
        </w:rPr>
        <w:pPrChange w:id="764"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765" w:author="michaelaanas23@gmail.com" w:date="2026-09-25T21:07:00Z" w16du:dateUtc="2026-09-25T13:07:00Z">
            <w:rPr>
              <w:rFonts w:ascii="Times New Roman" w:hAnsi="Times New Roman" w:cs="Times New Roman"/>
              <w:sz w:val="22"/>
              <w:szCs w:val="22"/>
            </w:rPr>
          </w:rPrChange>
        </w:rPr>
        <w:t xml:space="preserve"> The primary beneficiaries of this study are the administrators and owners of High Island V. In the current operational landscape, the management operates under a condition of "Information Asymmetry," where the lack of real-time data from geographically dispersed branches creates a significant barrier to effective oversight. The implementation of H2Ops fundamentally transforms the management role from one of reactive firefighting to proactive, strategic leadership. By providing a centralized, cloud-hosted platform, H2Ops equips management with a "single source of </w:t>
      </w:r>
      <w:r w:rsidRPr="00734374">
        <w:rPr>
          <w:rFonts w:ascii="Times New Roman" w:hAnsi="Times New Roman" w:cs="Times New Roman"/>
          <w:sz w:val="20"/>
          <w:szCs w:val="20"/>
          <w:rPrChange w:id="766" w:author="michaelaanas23@gmail.com" w:date="2026-09-25T21:07:00Z" w16du:dateUtc="2026-09-25T13:07:00Z">
            <w:rPr>
              <w:rFonts w:ascii="Times New Roman" w:hAnsi="Times New Roman" w:cs="Times New Roman"/>
              <w:sz w:val="22"/>
              <w:szCs w:val="22"/>
            </w:rPr>
          </w:rPrChange>
        </w:rPr>
        <w:lastRenderedPageBreak/>
        <w:t>truth." The system eliminates the need for manual report transcription and physical travel between city and provincial branches to verify sales and inventory levels.</w:t>
      </w:r>
    </w:p>
    <w:p w14:paraId="22D87F04" w14:textId="24BC7147" w:rsidR="005C0C16" w:rsidRPr="00734374" w:rsidRDefault="005C0C16">
      <w:pPr>
        <w:spacing w:line="276" w:lineRule="auto"/>
        <w:jc w:val="both"/>
        <w:rPr>
          <w:rFonts w:ascii="Times New Roman" w:hAnsi="Times New Roman" w:cs="Times New Roman"/>
          <w:sz w:val="20"/>
          <w:szCs w:val="20"/>
          <w:rPrChange w:id="767" w:author="michaelaanas23@gmail.com" w:date="2026-09-25T21:07:00Z" w16du:dateUtc="2026-09-25T13:07:00Z">
            <w:rPr>
              <w:rFonts w:ascii="Times New Roman" w:hAnsi="Times New Roman" w:cs="Times New Roman"/>
              <w:sz w:val="22"/>
              <w:szCs w:val="22"/>
            </w:rPr>
          </w:rPrChange>
        </w:rPr>
        <w:pPrChange w:id="768"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769" w:author="michaelaanas23@gmail.com" w:date="2026-09-25T21:07:00Z" w16du:dateUtc="2026-09-25T13:07:00Z">
            <w:rPr>
              <w:rFonts w:ascii="Times New Roman" w:hAnsi="Times New Roman" w:cs="Times New Roman"/>
              <w:sz w:val="22"/>
              <w:szCs w:val="22"/>
            </w:rPr>
          </w:rPrChange>
        </w:rPr>
        <w:t> This benefit addresses the core management need for reliable, timely, and accessible business intelligence. With the Management Dashboard, owners can monitor live performance metrics, allowing them to identify underperforming branches or sudden demand spikes as they occur. The shift from fragmented, handwritten logbooks to an automated reporting engine ensures that financial summaries are generated with 100% accuracy, providing a clear and honest view of the company’s profitability, expense ratios, and growth trajectories.</w:t>
      </w:r>
    </w:p>
    <w:p w14:paraId="012C2DFB" w14:textId="3C935A2A" w:rsidR="005C0C16" w:rsidRPr="00734374" w:rsidRDefault="005C0C16">
      <w:pPr>
        <w:spacing w:line="276" w:lineRule="auto"/>
        <w:jc w:val="both"/>
        <w:rPr>
          <w:rFonts w:ascii="Times New Roman" w:hAnsi="Times New Roman" w:cs="Times New Roman"/>
          <w:sz w:val="20"/>
          <w:szCs w:val="20"/>
          <w:rPrChange w:id="770" w:author="michaelaanas23@gmail.com" w:date="2026-09-25T21:07:00Z" w16du:dateUtc="2026-09-25T13:07:00Z">
            <w:rPr>
              <w:rFonts w:ascii="Times New Roman" w:hAnsi="Times New Roman" w:cs="Times New Roman"/>
              <w:sz w:val="22"/>
              <w:szCs w:val="22"/>
            </w:rPr>
          </w:rPrChange>
        </w:rPr>
        <w:pPrChange w:id="771"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772" w:author="michaelaanas23@gmail.com" w:date="2026-09-25T21:07:00Z" w16du:dateUtc="2026-09-25T13:07:00Z">
            <w:rPr>
              <w:rFonts w:ascii="Times New Roman" w:hAnsi="Times New Roman" w:cs="Times New Roman"/>
              <w:sz w:val="22"/>
              <w:szCs w:val="22"/>
            </w:rPr>
          </w:rPrChange>
        </w:rPr>
        <w:t> Furthermore, the integration of Simple Linear Regression for sales forecasting provides management with a level of "Predictive Intelligence" that was previously unattainable. Instead of ordering supplies or scheduling staff based on institutional intuition or guesswork, the owners can now rely on statistically grounded forecasts. This leads to optimized resource allocation—ensuring that the business is never over-staffed during quiet periods nor under-supplied during peak demand weeks. The ultimate significance for management lies in the preservation of capital through the reduction of inventory shrinkage and the elimination of financial leakages caused by manual math errors. As High Island V seeks to scale and open additional branches, H2Ops provides the scalable administrative framework necessary to support that expansion without increasing the management’s cognitive or physical burden.</w:t>
      </w:r>
    </w:p>
    <w:p w14:paraId="16ECB08E" w14:textId="77777777" w:rsidR="005C0C16" w:rsidRPr="00734374" w:rsidRDefault="005C0C16">
      <w:pPr>
        <w:spacing w:line="276" w:lineRule="auto"/>
        <w:jc w:val="both"/>
        <w:rPr>
          <w:rFonts w:ascii="Times New Roman" w:hAnsi="Times New Roman" w:cs="Times New Roman"/>
          <w:sz w:val="20"/>
          <w:szCs w:val="20"/>
          <w:rPrChange w:id="773" w:author="michaelaanas23@gmail.com" w:date="2026-09-25T21:07:00Z" w16du:dateUtc="2026-09-25T13:07:00Z">
            <w:rPr>
              <w:rFonts w:ascii="Times New Roman" w:hAnsi="Times New Roman" w:cs="Times New Roman"/>
              <w:sz w:val="22"/>
              <w:szCs w:val="22"/>
            </w:rPr>
          </w:rPrChange>
        </w:rPr>
        <w:pPrChange w:id="774"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775" w:author="michaelaanas23@gmail.com" w:date="2026-09-25T21:07:00Z" w16du:dateUtc="2026-09-25T13:07:00Z">
            <w:rPr>
              <w:rFonts w:ascii="Times New Roman" w:hAnsi="Times New Roman" w:cs="Times New Roman"/>
              <w:b/>
              <w:bCs/>
              <w:sz w:val="22"/>
              <w:szCs w:val="22"/>
            </w:rPr>
          </w:rPrChange>
        </w:rPr>
        <w:t>Beneficiaries: End Users (Branch Staff )</w:t>
      </w:r>
    </w:p>
    <w:p w14:paraId="124CA103" w14:textId="0CEFB7C2" w:rsidR="005C0C16" w:rsidRPr="00734374" w:rsidRDefault="005C0C16">
      <w:pPr>
        <w:spacing w:line="276" w:lineRule="auto"/>
        <w:jc w:val="both"/>
        <w:rPr>
          <w:rFonts w:ascii="Times New Roman" w:hAnsi="Times New Roman" w:cs="Times New Roman"/>
          <w:sz w:val="20"/>
          <w:szCs w:val="20"/>
          <w:rPrChange w:id="776" w:author="michaelaanas23@gmail.com" w:date="2026-09-25T21:07:00Z" w16du:dateUtc="2026-09-25T13:07:00Z">
            <w:rPr>
              <w:rFonts w:ascii="Times New Roman" w:hAnsi="Times New Roman" w:cs="Times New Roman"/>
              <w:sz w:val="22"/>
              <w:szCs w:val="22"/>
            </w:rPr>
          </w:rPrChange>
        </w:rPr>
        <w:pPrChange w:id="777"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778" w:author="michaelaanas23@gmail.com" w:date="2026-09-25T21:07:00Z" w16du:dateUtc="2026-09-25T13:07:00Z">
            <w:rPr>
              <w:rFonts w:ascii="Times New Roman" w:hAnsi="Times New Roman" w:cs="Times New Roman"/>
              <w:sz w:val="22"/>
              <w:szCs w:val="22"/>
            </w:rPr>
          </w:rPrChange>
        </w:rPr>
        <w:t> The system is significantly beneficial to the front-line staff who manage the day-to-day operations at each branch of High Island V. Currently, these employees must navigate the high-pressure environment of a busy water refilling station while manually recording every transaction and tracking inventory in paper logbooks—a process that is both tedious and prone to error. With the introduction of the Automated Point of Sale (POS) Module, staff members are relieved of the burden of manual calculations.</w:t>
      </w:r>
    </w:p>
    <w:p w14:paraId="7273B4D5" w14:textId="2EC9E8EF" w:rsidR="005C0C16" w:rsidRPr="00734374" w:rsidRDefault="005C0C16">
      <w:pPr>
        <w:spacing w:line="276" w:lineRule="auto"/>
        <w:jc w:val="both"/>
        <w:rPr>
          <w:rFonts w:ascii="Times New Roman" w:hAnsi="Times New Roman" w:cs="Times New Roman"/>
          <w:sz w:val="20"/>
          <w:szCs w:val="20"/>
          <w:rPrChange w:id="779" w:author="michaelaanas23@gmail.com" w:date="2026-09-25T21:07:00Z" w16du:dateUtc="2026-09-25T13:07:00Z">
            <w:rPr>
              <w:rFonts w:ascii="Times New Roman" w:hAnsi="Times New Roman" w:cs="Times New Roman"/>
              <w:sz w:val="22"/>
              <w:szCs w:val="22"/>
            </w:rPr>
          </w:rPrChange>
        </w:rPr>
        <w:pPrChange w:id="780"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781" w:author="michaelaanas23@gmail.com" w:date="2026-09-25T21:07:00Z" w16du:dateUtc="2026-09-25T13:07:00Z">
            <w:rPr>
              <w:rFonts w:ascii="Times New Roman" w:hAnsi="Times New Roman" w:cs="Times New Roman"/>
              <w:sz w:val="22"/>
              <w:szCs w:val="22"/>
            </w:rPr>
          </w:rPrChange>
        </w:rPr>
        <w:t>The system’s intuitive interface simplifies the transaction process, allowing staff to focus more on customer service and quality control rather than paperwork. This reduction in manual recording tasks eliminates the stress associated with end-of-day reconciliation, where discrepancies between cash on hand and logbook entries often lead to conflict and confusion. The standardization of digital workflows ensures that every employee, regardless of their technical background, follows a consistent, guided process for sales and inventory intake.</w:t>
      </w:r>
    </w:p>
    <w:p w14:paraId="404011C4" w14:textId="5FD0421C" w:rsidR="005C0C16" w:rsidRPr="00734374" w:rsidRDefault="005C0C16">
      <w:pPr>
        <w:spacing w:line="276" w:lineRule="auto"/>
        <w:jc w:val="both"/>
        <w:rPr>
          <w:rFonts w:ascii="Times New Roman" w:hAnsi="Times New Roman" w:cs="Times New Roman"/>
          <w:sz w:val="20"/>
          <w:szCs w:val="20"/>
          <w:rPrChange w:id="782" w:author="michaelaanas23@gmail.com" w:date="2026-09-25T21:07:00Z" w16du:dateUtc="2026-09-25T13:07:00Z">
            <w:rPr>
              <w:rFonts w:ascii="Times New Roman" w:hAnsi="Times New Roman" w:cs="Times New Roman"/>
              <w:sz w:val="22"/>
              <w:szCs w:val="22"/>
            </w:rPr>
          </w:rPrChange>
        </w:rPr>
        <w:pPrChange w:id="783"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784" w:author="michaelaanas23@gmail.com" w:date="2026-09-25T21:07:00Z" w16du:dateUtc="2026-09-25T13:07:00Z">
            <w:rPr>
              <w:rFonts w:ascii="Times New Roman" w:hAnsi="Times New Roman" w:cs="Times New Roman"/>
              <w:sz w:val="22"/>
              <w:szCs w:val="22"/>
            </w:rPr>
          </w:rPrChange>
        </w:rPr>
        <w:t> The Real-Time Inventory and Asset Tracking feature is particularly significant for delivery personnel. By automating the deduction of water containers, seals, and caps, the system provides staff with clear visibility into stock availability. They can confidently inform customers about product availability without needing to perform physical checks. Moreover, the digital accountability provided by the system protects staff members; by maintaining an objective record of every transaction, the system prevents unfair blame for missing stock or cash discrepancies, fostering a more transparent and equitable work environment. The exposure to a modern, cloud-based management system also serves as a professional development opportunity for the staff, enhancing their digital literacy and preparing them for the increasingly technology-driven demands of the modern service industry.</w:t>
      </w:r>
    </w:p>
    <w:p w14:paraId="74F657BA" w14:textId="77777777" w:rsidR="005C0C16" w:rsidRPr="00734374" w:rsidRDefault="005C0C16">
      <w:pPr>
        <w:spacing w:line="276" w:lineRule="auto"/>
        <w:jc w:val="both"/>
        <w:rPr>
          <w:rFonts w:ascii="Times New Roman" w:hAnsi="Times New Roman" w:cs="Times New Roman"/>
          <w:sz w:val="20"/>
          <w:szCs w:val="20"/>
          <w:rPrChange w:id="785" w:author="michaelaanas23@gmail.com" w:date="2026-09-25T21:07:00Z" w16du:dateUtc="2026-09-25T13:07:00Z">
            <w:rPr>
              <w:rFonts w:ascii="Times New Roman" w:hAnsi="Times New Roman" w:cs="Times New Roman"/>
              <w:sz w:val="22"/>
              <w:szCs w:val="22"/>
            </w:rPr>
          </w:rPrChange>
        </w:rPr>
        <w:pPrChange w:id="786"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787" w:author="michaelaanas23@gmail.com" w:date="2026-09-25T21:07:00Z" w16du:dateUtc="2026-09-25T13:07:00Z">
            <w:rPr>
              <w:rFonts w:ascii="Times New Roman" w:hAnsi="Times New Roman" w:cs="Times New Roman"/>
              <w:b/>
              <w:bCs/>
              <w:sz w:val="22"/>
              <w:szCs w:val="22"/>
            </w:rPr>
          </w:rPrChange>
        </w:rPr>
        <w:t>Beneficiaries: Future Researchers and the Academic Community</w:t>
      </w:r>
    </w:p>
    <w:p w14:paraId="274CC978" w14:textId="353DB782" w:rsidR="005C0C16" w:rsidRPr="00734374" w:rsidRDefault="005C0C16">
      <w:pPr>
        <w:spacing w:line="276" w:lineRule="auto"/>
        <w:jc w:val="both"/>
        <w:rPr>
          <w:rFonts w:ascii="Times New Roman" w:hAnsi="Times New Roman" w:cs="Times New Roman"/>
          <w:sz w:val="20"/>
          <w:szCs w:val="20"/>
          <w:rPrChange w:id="788" w:author="michaelaanas23@gmail.com" w:date="2026-09-25T21:07:00Z" w16du:dateUtc="2026-09-25T13:07:00Z">
            <w:rPr>
              <w:rFonts w:ascii="Times New Roman" w:hAnsi="Times New Roman" w:cs="Times New Roman"/>
              <w:sz w:val="22"/>
              <w:szCs w:val="22"/>
            </w:rPr>
          </w:rPrChange>
        </w:rPr>
        <w:pPrChange w:id="789"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790" w:author="michaelaanas23@gmail.com" w:date="2026-09-25T21:07:00Z" w16du:dateUtc="2026-09-25T13:07:00Z">
            <w:rPr>
              <w:rFonts w:ascii="Times New Roman" w:hAnsi="Times New Roman" w:cs="Times New Roman"/>
              <w:sz w:val="22"/>
              <w:szCs w:val="22"/>
            </w:rPr>
          </w:rPrChange>
        </w:rPr>
        <w:t> This study serves as a valuable reference and foundation for future researchers, developers, and IT students who are interested in the digital transformation of Small and Medium Enterprises (SMEs), particularly within the Philippine context. The detailed documentation of the H2Ops system development—using Python, Flask, and MySQL—provides a replicable model for how micro-frameworks can be utilized to build robust, scalable business applications without the high overhead costs of enterprise software.</w:t>
      </w:r>
    </w:p>
    <w:p w14:paraId="605B9502" w14:textId="77777777" w:rsidR="005C0C16" w:rsidRPr="00734374" w:rsidRDefault="005C0C16">
      <w:pPr>
        <w:spacing w:line="276" w:lineRule="auto"/>
        <w:jc w:val="both"/>
        <w:rPr>
          <w:rFonts w:ascii="Times New Roman" w:hAnsi="Times New Roman" w:cs="Times New Roman"/>
          <w:sz w:val="20"/>
          <w:szCs w:val="20"/>
          <w:rPrChange w:id="791" w:author="michaelaanas23@gmail.com" w:date="2026-09-25T21:07:00Z" w16du:dateUtc="2026-09-25T13:07:00Z">
            <w:rPr>
              <w:rFonts w:ascii="Times New Roman" w:hAnsi="Times New Roman" w:cs="Times New Roman"/>
              <w:sz w:val="22"/>
              <w:szCs w:val="22"/>
            </w:rPr>
          </w:rPrChange>
        </w:rPr>
        <w:pPrChange w:id="792"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793" w:author="michaelaanas23@gmail.com" w:date="2026-09-25T21:07:00Z" w16du:dateUtc="2026-09-25T13:07:00Z">
            <w:rPr>
              <w:rFonts w:ascii="Times New Roman" w:hAnsi="Times New Roman" w:cs="Times New Roman"/>
              <w:sz w:val="22"/>
              <w:szCs w:val="22"/>
            </w:rPr>
          </w:rPrChange>
        </w:rPr>
        <w:t xml:space="preserve">This research contributes to the academic literature on "Information Systems in Resource-Constrained Environments." While much research is focused on large-scale corporate ERPs, there is a significant gap in studies addressing the unique operational challenges of local utility-service businesses like water refilling stations. Future researchers can </w:t>
      </w:r>
      <w:r w:rsidRPr="00734374">
        <w:rPr>
          <w:rFonts w:ascii="Times New Roman" w:hAnsi="Times New Roman" w:cs="Times New Roman"/>
          <w:sz w:val="20"/>
          <w:szCs w:val="20"/>
          <w:rPrChange w:id="794" w:author="michaelaanas23@gmail.com" w:date="2026-09-25T21:07:00Z" w16du:dateUtc="2026-09-25T13:07:00Z">
            <w:rPr>
              <w:rFonts w:ascii="Times New Roman" w:hAnsi="Times New Roman" w:cs="Times New Roman"/>
              <w:sz w:val="22"/>
              <w:szCs w:val="22"/>
            </w:rPr>
          </w:rPrChange>
        </w:rPr>
        <w:lastRenderedPageBreak/>
        <w:t xml:space="preserve">build upon this study by exploring more advanced analytical models, such as integrating IoT sensors for water quality monitoring or using more complex machine learning algorithms for long-term demand forecasting. </w:t>
      </w:r>
    </w:p>
    <w:p w14:paraId="44A86930" w14:textId="2A843F0B" w:rsidR="005C0C16" w:rsidRPr="00734374" w:rsidRDefault="005C0C16">
      <w:pPr>
        <w:spacing w:line="276" w:lineRule="auto"/>
        <w:jc w:val="both"/>
        <w:rPr>
          <w:rFonts w:ascii="Times New Roman" w:hAnsi="Times New Roman" w:cs="Times New Roman"/>
          <w:sz w:val="20"/>
          <w:szCs w:val="20"/>
          <w:rPrChange w:id="795" w:author="michaelaanas23@gmail.com" w:date="2026-09-25T21:07:00Z" w16du:dateUtc="2026-09-25T13:07:00Z">
            <w:rPr>
              <w:rFonts w:ascii="Times New Roman" w:hAnsi="Times New Roman" w:cs="Times New Roman"/>
              <w:sz w:val="22"/>
              <w:szCs w:val="22"/>
            </w:rPr>
          </w:rPrChange>
        </w:rPr>
        <w:pPrChange w:id="796"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797" w:author="michaelaanas23@gmail.com" w:date="2026-09-25T21:07:00Z" w16du:dateUtc="2026-09-25T13:07:00Z">
            <w:rPr>
              <w:rFonts w:ascii="Times New Roman" w:hAnsi="Times New Roman" w:cs="Times New Roman"/>
              <w:sz w:val="22"/>
              <w:szCs w:val="22"/>
            </w:rPr>
          </w:rPrChange>
        </w:rPr>
        <w:t>The study’s methodological approach—which combines a developmental research design with the application of specific mathematical models (Simple Linear Regression)—offers a roadmap for conducting technology research that has high practical utility. By documenting the challenges and successes of implementing a cloud-based system in a local Filipino business, this study provides empirical data that can inform future studies on technology adoption, user resistance, and the socio-technical impacts of digitalization in provincial areas. It demonstrates how academic theories can be translated into functional tools that solve real-world community problems.</w:t>
      </w:r>
    </w:p>
    <w:p w14:paraId="0BD82FE8" w14:textId="77777777" w:rsidR="005C0C16" w:rsidRPr="00734374" w:rsidRDefault="005C0C16">
      <w:pPr>
        <w:spacing w:line="276" w:lineRule="auto"/>
        <w:jc w:val="both"/>
        <w:rPr>
          <w:rFonts w:ascii="Times New Roman" w:hAnsi="Times New Roman" w:cs="Times New Roman"/>
          <w:sz w:val="20"/>
          <w:szCs w:val="20"/>
          <w:rPrChange w:id="798" w:author="michaelaanas23@gmail.com" w:date="2026-09-25T21:07:00Z" w16du:dateUtc="2026-09-25T13:07:00Z">
            <w:rPr>
              <w:rFonts w:ascii="Times New Roman" w:hAnsi="Times New Roman" w:cs="Times New Roman"/>
              <w:sz w:val="22"/>
              <w:szCs w:val="22"/>
            </w:rPr>
          </w:rPrChange>
        </w:rPr>
        <w:pPrChange w:id="799"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800" w:author="michaelaanas23@gmail.com" w:date="2026-09-25T21:07:00Z" w16du:dateUtc="2026-09-25T13:07:00Z">
            <w:rPr>
              <w:rFonts w:ascii="Times New Roman" w:hAnsi="Times New Roman" w:cs="Times New Roman"/>
              <w:b/>
              <w:bCs/>
              <w:sz w:val="22"/>
              <w:szCs w:val="22"/>
            </w:rPr>
          </w:rPrChange>
        </w:rPr>
        <w:t>Beneficiaries: The Small Business Community and the Water Refilling Industry</w:t>
      </w:r>
    </w:p>
    <w:p w14:paraId="7ECFCE2A" w14:textId="3B51BD67" w:rsidR="005C0C16" w:rsidRPr="00734374" w:rsidRDefault="005C0C16">
      <w:pPr>
        <w:spacing w:line="276" w:lineRule="auto"/>
        <w:jc w:val="both"/>
        <w:rPr>
          <w:rFonts w:ascii="Times New Roman" w:hAnsi="Times New Roman" w:cs="Times New Roman"/>
          <w:sz w:val="20"/>
          <w:szCs w:val="20"/>
          <w:rPrChange w:id="801" w:author="michaelaanas23@gmail.com" w:date="2026-09-25T21:07:00Z" w16du:dateUtc="2026-09-25T13:07:00Z">
            <w:rPr>
              <w:rFonts w:ascii="Times New Roman" w:hAnsi="Times New Roman" w:cs="Times New Roman"/>
              <w:sz w:val="22"/>
              <w:szCs w:val="22"/>
            </w:rPr>
          </w:rPrChange>
        </w:rPr>
        <w:pPrChange w:id="802"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803" w:author="michaelaanas23@gmail.com" w:date="2026-09-25T21:07:00Z" w16du:dateUtc="2026-09-25T13:07:00Z">
            <w:rPr>
              <w:rFonts w:ascii="Times New Roman" w:hAnsi="Times New Roman" w:cs="Times New Roman"/>
              <w:sz w:val="22"/>
              <w:szCs w:val="22"/>
            </w:rPr>
          </w:rPrChange>
        </w:rPr>
        <w:t> Beyond High Island V, this study holds broader significance for the thousands of water refilling stations and small service-oriented businesses operating across the Philippines. The water refilling industry is a vital part of the nation’s public health infrastructure, yet it remains one of the least digitized sectors. This study demonstrates that appropriately designed, affordable technology can solve the chronic problems of inventory loss and management opacity that many of these businesses face.</w:t>
      </w:r>
    </w:p>
    <w:p w14:paraId="7A7C14E4" w14:textId="32F6240D" w:rsidR="005C0C16" w:rsidRPr="00734374" w:rsidRDefault="005C0C16">
      <w:pPr>
        <w:spacing w:line="276" w:lineRule="auto"/>
        <w:jc w:val="both"/>
        <w:rPr>
          <w:rFonts w:ascii="Times New Roman" w:hAnsi="Times New Roman" w:cs="Times New Roman"/>
          <w:sz w:val="20"/>
          <w:szCs w:val="20"/>
          <w:rPrChange w:id="804" w:author="michaelaanas23@gmail.com" w:date="2026-09-25T21:07:00Z" w16du:dateUtc="2026-09-25T13:07:00Z">
            <w:rPr>
              <w:rFonts w:ascii="Times New Roman" w:hAnsi="Times New Roman" w:cs="Times New Roman"/>
              <w:sz w:val="22"/>
              <w:szCs w:val="22"/>
            </w:rPr>
          </w:rPrChange>
        </w:rPr>
        <w:pPrChange w:id="805"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806" w:author="michaelaanas23@gmail.com" w:date="2026-09-25T21:07:00Z" w16du:dateUtc="2026-09-25T13:07:00Z">
            <w:rPr>
              <w:rFonts w:ascii="Times New Roman" w:hAnsi="Times New Roman" w:cs="Times New Roman"/>
              <w:sz w:val="22"/>
              <w:szCs w:val="22"/>
            </w:rPr>
          </w:rPrChange>
        </w:rPr>
        <w:t>The success of H2Ops provides a "Proof of Concept" for other MSMEs (Micro, Small, and Medium Enterprises), showing that they do not need to be part of a massive franchise to benefit from sophisticated management tools. This research supports the national agenda for MSME Digitalization, as outlined by the Department of Trade and Industry (DTI). By documenting a successful digital transition, this study encourages other local entrepreneurs to move away from inefficient manual methods, thereby increasing the overall competitiveness and resilience of the local economy.</w:t>
      </w:r>
    </w:p>
    <w:p w14:paraId="053A5C14" w14:textId="77777777" w:rsidR="005C0C16" w:rsidRPr="00734374" w:rsidDel="0026620A" w:rsidRDefault="005C0C16">
      <w:pPr>
        <w:spacing w:line="276" w:lineRule="auto"/>
        <w:jc w:val="both"/>
        <w:rPr>
          <w:del w:id="807" w:author="michaelaanas23@gmail.com" w:date="2026-09-25T22:02:00Z" w16du:dateUtc="2026-09-25T14:02:00Z"/>
          <w:rFonts w:ascii="Times New Roman" w:hAnsi="Times New Roman" w:cs="Times New Roman"/>
          <w:sz w:val="20"/>
          <w:szCs w:val="20"/>
          <w:rPrChange w:id="808" w:author="michaelaanas23@gmail.com" w:date="2026-09-25T21:07:00Z" w16du:dateUtc="2026-09-25T13:07:00Z">
            <w:rPr>
              <w:del w:id="809" w:author="michaelaanas23@gmail.com" w:date="2026-09-25T22:02:00Z" w16du:dateUtc="2026-09-25T14:02:00Z"/>
              <w:rFonts w:ascii="Times New Roman" w:hAnsi="Times New Roman" w:cs="Times New Roman"/>
              <w:sz w:val="22"/>
              <w:szCs w:val="22"/>
            </w:rPr>
          </w:rPrChange>
        </w:rPr>
        <w:pPrChange w:id="810"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811" w:author="michaelaanas23@gmail.com" w:date="2026-09-25T21:07:00Z" w16du:dateUtc="2026-09-25T13:07:00Z">
            <w:rPr>
              <w:rFonts w:ascii="Times New Roman" w:hAnsi="Times New Roman" w:cs="Times New Roman"/>
              <w:sz w:val="22"/>
              <w:szCs w:val="22"/>
            </w:rPr>
          </w:rPrChange>
        </w:rPr>
        <w:t xml:space="preserve"> Furthermore, there is a significant public health dimension to the system’s impact. By enabling better tracking of filtration consumable inventory (such as when filters and minerals were last replaced, the system indirectly helps ensure that the water provided to the community consistently meets safety standards. A more efficient, data-driven water refilling industry leads to more stable pricing, better service reliability, and higher safety standards for the millions of Filipinos who rely on these stations for their daily hydration. Thus, the significance of the study extends from the individual business owner to the community at large, promoting a more modern, efficient, and safe utility service environment. </w:t>
      </w:r>
    </w:p>
    <w:p w14:paraId="6CA75685" w14:textId="77777777" w:rsidR="005C0C16" w:rsidRDefault="005C0C16">
      <w:pPr>
        <w:spacing w:line="276" w:lineRule="auto"/>
        <w:jc w:val="both"/>
        <w:rPr>
          <w:rFonts w:ascii="Times New Roman" w:hAnsi="Times New Roman" w:cs="Times New Roman"/>
          <w:sz w:val="22"/>
          <w:szCs w:val="22"/>
        </w:rPr>
        <w:pPrChange w:id="812" w:author="michaelaanas23@gmail.com" w:date="2026-09-25T21:55:00Z" w16du:dateUtc="2026-09-25T13:55:00Z">
          <w:pPr>
            <w:spacing w:line="360" w:lineRule="auto"/>
            <w:jc w:val="both"/>
          </w:pPr>
        </w:pPrChange>
      </w:pPr>
    </w:p>
    <w:p w14:paraId="0E309A6A" w14:textId="795514B3" w:rsidR="005C0C16" w:rsidRPr="00734374" w:rsidRDefault="005C0C16">
      <w:pPr>
        <w:pStyle w:val="Heading2"/>
        <w:spacing w:line="360" w:lineRule="auto"/>
        <w:jc w:val="both"/>
        <w:rPr>
          <w:rFonts w:ascii="Times New Roman" w:hAnsi="Times New Roman" w:cs="Times New Roman"/>
          <w:b/>
          <w:bCs/>
          <w:color w:val="000000" w:themeColor="text1"/>
          <w:sz w:val="26"/>
          <w:szCs w:val="26"/>
          <w:rPrChange w:id="813" w:author="michaelaanas23@gmail.com" w:date="2026-09-25T21:07:00Z" w16du:dateUtc="2026-09-25T13:07:00Z">
            <w:rPr>
              <w:b/>
              <w:bCs/>
              <w:color w:val="000000" w:themeColor="text1"/>
            </w:rPr>
          </w:rPrChange>
        </w:rPr>
        <w:pPrChange w:id="814" w:author="michaelaanas23@gmail.com" w:date="2026-09-25T22:02:00Z" w16du:dateUtc="2026-09-25T14:02:00Z">
          <w:pPr>
            <w:pStyle w:val="Heading2"/>
            <w:jc w:val="both"/>
          </w:pPr>
        </w:pPrChange>
      </w:pPr>
      <w:r w:rsidRPr="00734374">
        <w:rPr>
          <w:rFonts w:ascii="Times New Roman" w:hAnsi="Times New Roman" w:cs="Times New Roman"/>
          <w:b/>
          <w:bCs/>
          <w:color w:val="000000" w:themeColor="text1"/>
          <w:sz w:val="26"/>
          <w:szCs w:val="26"/>
          <w:rPrChange w:id="815" w:author="michaelaanas23@gmail.com" w:date="2026-09-25T21:07:00Z" w16du:dateUtc="2026-09-25T13:07:00Z">
            <w:rPr>
              <w:b/>
              <w:bCs/>
              <w:color w:val="000000" w:themeColor="text1"/>
            </w:rPr>
          </w:rPrChange>
        </w:rPr>
        <w:t>1.6 Definition of Terms</w:t>
      </w:r>
    </w:p>
    <w:p w14:paraId="79A0862F" w14:textId="77777777" w:rsidR="005C0C16" w:rsidRPr="00734374" w:rsidRDefault="005C0C16">
      <w:pPr>
        <w:spacing w:line="276" w:lineRule="auto"/>
        <w:jc w:val="both"/>
        <w:rPr>
          <w:rFonts w:ascii="Times New Roman" w:hAnsi="Times New Roman" w:cs="Times New Roman"/>
          <w:sz w:val="20"/>
          <w:szCs w:val="20"/>
          <w:rPrChange w:id="816" w:author="michaelaanas23@gmail.com" w:date="2026-09-25T21:08:00Z" w16du:dateUtc="2026-09-25T13:08:00Z">
            <w:rPr>
              <w:rFonts w:ascii="Times New Roman" w:hAnsi="Times New Roman" w:cs="Times New Roman"/>
              <w:sz w:val="22"/>
              <w:szCs w:val="22"/>
            </w:rPr>
          </w:rPrChange>
        </w:rPr>
        <w:pPrChange w:id="817"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818" w:author="michaelaanas23@gmail.com" w:date="2026-09-25T21:08:00Z" w16du:dateUtc="2026-09-25T13:08:00Z">
            <w:rPr>
              <w:rFonts w:ascii="Times New Roman" w:hAnsi="Times New Roman" w:cs="Times New Roman"/>
              <w:sz w:val="22"/>
              <w:szCs w:val="22"/>
            </w:rPr>
          </w:rPrChange>
        </w:rPr>
        <w:t>For clarity and consistency throughout this study, the following terms are defined both technically and operationally as they are applied within the framework of this research: </w:t>
      </w:r>
    </w:p>
    <w:p w14:paraId="361EFE66" w14:textId="5FD2C6E2" w:rsidR="005C0C16" w:rsidRPr="00734374" w:rsidRDefault="005C0C16">
      <w:pPr>
        <w:spacing w:line="276" w:lineRule="auto"/>
        <w:jc w:val="both"/>
        <w:rPr>
          <w:rFonts w:ascii="Times New Roman" w:hAnsi="Times New Roman" w:cs="Times New Roman"/>
          <w:sz w:val="20"/>
          <w:szCs w:val="20"/>
          <w:rPrChange w:id="819" w:author="michaelaanas23@gmail.com" w:date="2026-09-25T21:08:00Z" w16du:dateUtc="2026-09-25T13:08:00Z">
            <w:rPr>
              <w:rFonts w:ascii="Times New Roman" w:hAnsi="Times New Roman" w:cs="Times New Roman"/>
              <w:sz w:val="22"/>
              <w:szCs w:val="22"/>
            </w:rPr>
          </w:rPrChange>
        </w:rPr>
        <w:pPrChange w:id="820"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821" w:author="michaelaanas23@gmail.com" w:date="2026-09-25T21:08:00Z" w16du:dateUtc="2026-09-25T13:08:00Z">
            <w:rPr>
              <w:rFonts w:ascii="Times New Roman" w:hAnsi="Times New Roman" w:cs="Times New Roman"/>
              <w:b/>
              <w:bCs/>
              <w:sz w:val="22"/>
              <w:szCs w:val="22"/>
            </w:rPr>
          </w:rPrChange>
        </w:rPr>
        <w:t xml:space="preserve">Audit Trail </w:t>
      </w:r>
      <w:r w:rsidRPr="00734374">
        <w:rPr>
          <w:rFonts w:ascii="Times New Roman" w:hAnsi="Times New Roman" w:cs="Times New Roman"/>
          <w:sz w:val="20"/>
          <w:szCs w:val="20"/>
          <w:rPrChange w:id="822" w:author="michaelaanas23@gmail.com" w:date="2026-09-25T21:08:00Z" w16du:dateUtc="2026-09-25T13:08:00Z">
            <w:rPr>
              <w:rFonts w:ascii="Times New Roman" w:hAnsi="Times New Roman" w:cs="Times New Roman"/>
              <w:sz w:val="22"/>
              <w:szCs w:val="22"/>
            </w:rPr>
          </w:rPrChange>
        </w:rPr>
        <w:t>refers to the chronological, digital record maintained by the H2Ops system that logs every action performed by users, including the creation, modification, or deletion of sales and inventory data. Operationally, the audit trail provides High Island V with a security mechanism to ensure accountability and to investigate any financial discrepancies or unauthorized data tampering.</w:t>
      </w:r>
    </w:p>
    <w:p w14:paraId="012143F5" w14:textId="39476002" w:rsidR="005C0C16" w:rsidRPr="00734374" w:rsidRDefault="005C0C16">
      <w:pPr>
        <w:spacing w:line="276" w:lineRule="auto"/>
        <w:jc w:val="both"/>
        <w:rPr>
          <w:rFonts w:ascii="Times New Roman" w:hAnsi="Times New Roman" w:cs="Times New Roman"/>
          <w:sz w:val="20"/>
          <w:szCs w:val="20"/>
          <w:rPrChange w:id="823" w:author="michaelaanas23@gmail.com" w:date="2026-09-25T21:08:00Z" w16du:dateUtc="2026-09-25T13:08:00Z">
            <w:rPr>
              <w:rFonts w:ascii="Times New Roman" w:hAnsi="Times New Roman" w:cs="Times New Roman"/>
              <w:sz w:val="22"/>
              <w:szCs w:val="22"/>
            </w:rPr>
          </w:rPrChange>
        </w:rPr>
        <w:pPrChange w:id="824"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825" w:author="michaelaanas23@gmail.com" w:date="2026-09-25T21:08:00Z" w16du:dateUtc="2026-09-25T13:08:00Z">
            <w:rPr>
              <w:rFonts w:ascii="Times New Roman" w:hAnsi="Times New Roman" w:cs="Times New Roman"/>
              <w:b/>
              <w:bCs/>
              <w:sz w:val="22"/>
              <w:szCs w:val="22"/>
            </w:rPr>
          </w:rPrChange>
        </w:rPr>
        <w:t xml:space="preserve">Business Analytics </w:t>
      </w:r>
      <w:r w:rsidRPr="00734374">
        <w:rPr>
          <w:rFonts w:ascii="Times New Roman" w:hAnsi="Times New Roman" w:cs="Times New Roman"/>
          <w:sz w:val="20"/>
          <w:szCs w:val="20"/>
          <w:rPrChange w:id="826" w:author="michaelaanas23@gmail.com" w:date="2026-09-25T21:08:00Z" w16du:dateUtc="2026-09-25T13:08:00Z">
            <w:rPr>
              <w:rFonts w:ascii="Times New Roman" w:hAnsi="Times New Roman" w:cs="Times New Roman"/>
              <w:sz w:val="22"/>
              <w:szCs w:val="22"/>
            </w:rPr>
          </w:rPrChange>
        </w:rPr>
        <w:t>refers to the systematic technical processes and practices used by the H2Ops system to collect, process, and analyze transaction data from various High Island V branches. In this study, business analytics is specifically applied to the transformation of raw sales logs into visual insights, such as identifying peak sales periods and determining which branch location is performing most efficiently.</w:t>
      </w:r>
    </w:p>
    <w:p w14:paraId="3F6668BD" w14:textId="63CA5216" w:rsidR="005C0C16" w:rsidRPr="00734374" w:rsidRDefault="005C0C16">
      <w:pPr>
        <w:spacing w:line="276" w:lineRule="auto"/>
        <w:jc w:val="both"/>
        <w:rPr>
          <w:rFonts w:ascii="Times New Roman" w:hAnsi="Times New Roman" w:cs="Times New Roman"/>
          <w:sz w:val="20"/>
          <w:szCs w:val="20"/>
          <w:rPrChange w:id="827" w:author="michaelaanas23@gmail.com" w:date="2026-09-25T21:08:00Z" w16du:dateUtc="2026-09-25T13:08:00Z">
            <w:rPr>
              <w:rFonts w:ascii="Times New Roman" w:hAnsi="Times New Roman" w:cs="Times New Roman"/>
              <w:sz w:val="22"/>
              <w:szCs w:val="22"/>
            </w:rPr>
          </w:rPrChange>
        </w:rPr>
        <w:pPrChange w:id="828"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829" w:author="michaelaanas23@gmail.com" w:date="2026-09-25T21:08:00Z" w16du:dateUtc="2026-09-25T13:08:00Z">
            <w:rPr>
              <w:rFonts w:ascii="Times New Roman" w:hAnsi="Times New Roman" w:cs="Times New Roman"/>
              <w:b/>
              <w:bCs/>
              <w:sz w:val="22"/>
              <w:szCs w:val="22"/>
            </w:rPr>
          </w:rPrChange>
        </w:rPr>
        <w:t xml:space="preserve">Cloud-Based System </w:t>
      </w:r>
      <w:r w:rsidRPr="00734374">
        <w:rPr>
          <w:rFonts w:ascii="Times New Roman" w:hAnsi="Times New Roman" w:cs="Times New Roman"/>
          <w:sz w:val="20"/>
          <w:szCs w:val="20"/>
          <w:rPrChange w:id="830" w:author="michaelaanas23@gmail.com" w:date="2026-09-25T21:08:00Z" w16du:dateUtc="2026-09-25T13:08:00Z">
            <w:rPr>
              <w:rFonts w:ascii="Times New Roman" w:hAnsi="Times New Roman" w:cs="Times New Roman"/>
              <w:sz w:val="22"/>
              <w:szCs w:val="22"/>
            </w:rPr>
          </w:rPrChange>
        </w:rPr>
        <w:t>refers to a software architecture where data and applications are hosted on remote internet servers rather than on local branch computers. For High Island V, this enables the owners to access the management dashboard from any location with internet connectivity, ensuring that branch data is synchronized and backed up in real-time without the need for on-site server maintenance.</w:t>
      </w:r>
    </w:p>
    <w:p w14:paraId="7958A755" w14:textId="346C579C" w:rsidR="005C0C16" w:rsidRPr="00734374" w:rsidRDefault="005C0C16">
      <w:pPr>
        <w:spacing w:line="276" w:lineRule="auto"/>
        <w:jc w:val="both"/>
        <w:rPr>
          <w:rFonts w:ascii="Times New Roman" w:hAnsi="Times New Roman" w:cs="Times New Roman"/>
          <w:sz w:val="20"/>
          <w:szCs w:val="20"/>
          <w:rPrChange w:id="831" w:author="michaelaanas23@gmail.com" w:date="2026-09-25T21:08:00Z" w16du:dateUtc="2026-09-25T13:08:00Z">
            <w:rPr>
              <w:rFonts w:ascii="Times New Roman" w:hAnsi="Times New Roman" w:cs="Times New Roman"/>
              <w:sz w:val="22"/>
              <w:szCs w:val="22"/>
            </w:rPr>
          </w:rPrChange>
        </w:rPr>
        <w:pPrChange w:id="832"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833" w:author="michaelaanas23@gmail.com" w:date="2026-09-25T21:08:00Z" w16du:dateUtc="2026-09-25T13:08:00Z">
            <w:rPr>
              <w:rFonts w:ascii="Times New Roman" w:hAnsi="Times New Roman" w:cs="Times New Roman"/>
              <w:b/>
              <w:bCs/>
              <w:sz w:val="22"/>
              <w:szCs w:val="22"/>
            </w:rPr>
          </w:rPrChange>
        </w:rPr>
        <w:lastRenderedPageBreak/>
        <w:t xml:space="preserve">Dashboard </w:t>
      </w:r>
      <w:r w:rsidRPr="00734374">
        <w:rPr>
          <w:rFonts w:ascii="Times New Roman" w:hAnsi="Times New Roman" w:cs="Times New Roman"/>
          <w:sz w:val="20"/>
          <w:szCs w:val="20"/>
          <w:rPrChange w:id="834" w:author="michaelaanas23@gmail.com" w:date="2026-09-25T21:08:00Z" w16du:dateUtc="2026-09-25T13:08:00Z">
            <w:rPr>
              <w:rFonts w:ascii="Times New Roman" w:hAnsi="Times New Roman" w:cs="Times New Roman"/>
              <w:sz w:val="22"/>
              <w:szCs w:val="22"/>
            </w:rPr>
          </w:rPrChange>
        </w:rPr>
        <w:t xml:space="preserve">refers to the centralized visual interface within the H2Ops system that presents key performance indicators (KPIs) through the use of interactive charts and graphs. The dashboard is designed to provide the owners of High Island V with an at-a-glance summary of total revenue, inventory health, and branch-to-branch comparisons, facilitating rapid and evidence-based decision-making. </w:t>
      </w:r>
      <w:r w:rsidRPr="00734374">
        <w:rPr>
          <w:rFonts w:ascii="Times New Roman" w:hAnsi="Times New Roman" w:cs="Times New Roman"/>
          <w:b/>
          <w:bCs/>
          <w:sz w:val="20"/>
          <w:szCs w:val="20"/>
          <w:rPrChange w:id="835" w:author="michaelaanas23@gmail.com" w:date="2026-09-25T21:08:00Z" w16du:dateUtc="2026-09-25T13:08:00Z">
            <w:rPr>
              <w:rFonts w:ascii="Times New Roman" w:hAnsi="Times New Roman" w:cs="Times New Roman"/>
              <w:b/>
              <w:bCs/>
              <w:sz w:val="22"/>
              <w:szCs w:val="22"/>
            </w:rPr>
          </w:rPrChange>
        </w:rPr>
        <w:t xml:space="preserve">H2Ops </w:t>
      </w:r>
      <w:r w:rsidRPr="00734374">
        <w:rPr>
          <w:rFonts w:ascii="Times New Roman" w:hAnsi="Times New Roman" w:cs="Times New Roman"/>
          <w:sz w:val="20"/>
          <w:szCs w:val="20"/>
          <w:rPrChange w:id="836" w:author="michaelaanas23@gmail.com" w:date="2026-09-25T21:08:00Z" w16du:dateUtc="2026-09-25T13:08:00Z">
            <w:rPr>
              <w:rFonts w:ascii="Times New Roman" w:hAnsi="Times New Roman" w:cs="Times New Roman"/>
              <w:sz w:val="22"/>
              <w:szCs w:val="22"/>
            </w:rPr>
          </w:rPrChange>
        </w:rPr>
        <w:t xml:space="preserve">is the official name of the operations management system developed in this study. The name is a portmanteau of "H2O" (the chemical formula for water) and "Ops" (short for operations), reflecting the system’s primary purpose of optimizing the operational workflows of the High Island V water refilling </w:t>
      </w:r>
      <w:proofErr w:type="spellStart"/>
      <w:r w:rsidRPr="00734374">
        <w:rPr>
          <w:rFonts w:ascii="Times New Roman" w:hAnsi="Times New Roman" w:cs="Times New Roman"/>
          <w:sz w:val="20"/>
          <w:szCs w:val="20"/>
          <w:rPrChange w:id="837" w:author="michaelaanas23@gmail.com" w:date="2026-09-25T21:08:00Z" w16du:dateUtc="2026-09-25T13:08:00Z">
            <w:rPr>
              <w:rFonts w:ascii="Times New Roman" w:hAnsi="Times New Roman" w:cs="Times New Roman"/>
              <w:sz w:val="22"/>
              <w:szCs w:val="22"/>
            </w:rPr>
          </w:rPrChange>
        </w:rPr>
        <w:t>enterprise.Inventory</w:t>
      </w:r>
      <w:proofErr w:type="spellEnd"/>
      <w:r w:rsidRPr="00734374">
        <w:rPr>
          <w:rFonts w:ascii="Times New Roman" w:hAnsi="Times New Roman" w:cs="Times New Roman"/>
          <w:sz w:val="20"/>
          <w:szCs w:val="20"/>
          <w:rPrChange w:id="838" w:author="michaelaanas23@gmail.com" w:date="2026-09-25T21:08:00Z" w16du:dateUtc="2026-09-25T13:08:00Z">
            <w:rPr>
              <w:rFonts w:ascii="Times New Roman" w:hAnsi="Times New Roman" w:cs="Times New Roman"/>
              <w:sz w:val="22"/>
              <w:szCs w:val="22"/>
            </w:rPr>
          </w:rPrChange>
        </w:rPr>
        <w:t xml:space="preserve"> Tracking refers to the automated process within the H2Ops system that monitors the levels of water, containers, and consumable supplies. Unlike manual counting, inventory tracking in this study occurs instantly whenever a sale is finalized, providing management with live updates on stock availability and low-stock warnings.</w:t>
      </w:r>
    </w:p>
    <w:p w14:paraId="16EDCFEF" w14:textId="1E3B8861" w:rsidR="005C0C16" w:rsidRPr="00734374" w:rsidRDefault="005C0C16">
      <w:pPr>
        <w:spacing w:line="276" w:lineRule="auto"/>
        <w:jc w:val="both"/>
        <w:rPr>
          <w:rFonts w:ascii="Times New Roman" w:hAnsi="Times New Roman" w:cs="Times New Roman"/>
          <w:sz w:val="20"/>
          <w:szCs w:val="20"/>
          <w:rPrChange w:id="839" w:author="michaelaanas23@gmail.com" w:date="2026-09-25T21:08:00Z" w16du:dateUtc="2026-09-25T13:08:00Z">
            <w:rPr>
              <w:rFonts w:ascii="Times New Roman" w:hAnsi="Times New Roman" w:cs="Times New Roman"/>
              <w:sz w:val="22"/>
              <w:szCs w:val="22"/>
            </w:rPr>
          </w:rPrChange>
        </w:rPr>
        <w:pPrChange w:id="840"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841" w:author="michaelaanas23@gmail.com" w:date="2026-09-25T21:08:00Z" w16du:dateUtc="2026-09-25T13:08:00Z">
            <w:rPr>
              <w:rFonts w:ascii="Times New Roman" w:hAnsi="Times New Roman" w:cs="Times New Roman"/>
              <w:b/>
              <w:bCs/>
              <w:sz w:val="22"/>
              <w:szCs w:val="22"/>
            </w:rPr>
          </w:rPrChange>
        </w:rPr>
        <w:t>Manual Record-Keeping</w:t>
      </w:r>
      <w:r w:rsidRPr="00734374">
        <w:rPr>
          <w:rFonts w:ascii="Times New Roman" w:hAnsi="Times New Roman" w:cs="Times New Roman"/>
          <w:sz w:val="20"/>
          <w:szCs w:val="20"/>
          <w:rPrChange w:id="842" w:author="michaelaanas23@gmail.com" w:date="2026-09-25T21:08:00Z" w16du:dateUtc="2026-09-25T13:08:00Z">
            <w:rPr>
              <w:rFonts w:ascii="Times New Roman" w:hAnsi="Times New Roman" w:cs="Times New Roman"/>
              <w:sz w:val="22"/>
              <w:szCs w:val="22"/>
            </w:rPr>
          </w:rPrChange>
        </w:rPr>
        <w:t xml:space="preserve"> refers to the legacy operational practice currently used by High Island V, involving the use of handwritten entries in paper logbooks and disconnected spreadsheets. This practice is identified in the study as the primary cause of mathematical errors, data loss, and management delays.</w:t>
      </w:r>
    </w:p>
    <w:p w14:paraId="455861DD" w14:textId="77777777" w:rsidR="005C0C16" w:rsidRPr="00734374" w:rsidRDefault="005C0C16">
      <w:pPr>
        <w:spacing w:line="276" w:lineRule="auto"/>
        <w:jc w:val="both"/>
        <w:rPr>
          <w:rFonts w:ascii="Times New Roman" w:hAnsi="Times New Roman" w:cs="Times New Roman"/>
          <w:sz w:val="20"/>
          <w:szCs w:val="20"/>
          <w:rPrChange w:id="843" w:author="michaelaanas23@gmail.com" w:date="2026-09-25T21:08:00Z" w16du:dateUtc="2026-09-25T13:08:00Z">
            <w:rPr>
              <w:rFonts w:ascii="Times New Roman" w:hAnsi="Times New Roman" w:cs="Times New Roman"/>
              <w:sz w:val="22"/>
              <w:szCs w:val="22"/>
            </w:rPr>
          </w:rPrChange>
        </w:rPr>
        <w:pPrChange w:id="844"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845" w:author="michaelaanas23@gmail.com" w:date="2026-09-25T21:08:00Z" w16du:dateUtc="2026-09-25T13:08:00Z">
            <w:rPr>
              <w:rFonts w:ascii="Times New Roman" w:hAnsi="Times New Roman" w:cs="Times New Roman"/>
              <w:b/>
              <w:bCs/>
              <w:sz w:val="22"/>
              <w:szCs w:val="22"/>
            </w:rPr>
          </w:rPrChange>
        </w:rPr>
        <w:t>Multi-Factor Authentication (MFA)</w:t>
      </w:r>
      <w:r w:rsidRPr="00734374">
        <w:rPr>
          <w:rFonts w:ascii="Times New Roman" w:hAnsi="Times New Roman" w:cs="Times New Roman"/>
          <w:sz w:val="20"/>
          <w:szCs w:val="20"/>
          <w:rPrChange w:id="846" w:author="michaelaanas23@gmail.com" w:date="2026-09-25T21:08:00Z" w16du:dateUtc="2026-09-25T13:08:00Z">
            <w:rPr>
              <w:rFonts w:ascii="Times New Roman" w:hAnsi="Times New Roman" w:cs="Times New Roman"/>
              <w:sz w:val="22"/>
              <w:szCs w:val="22"/>
            </w:rPr>
          </w:rPrChange>
        </w:rPr>
        <w:t xml:space="preserve"> refers to a security protocol implemented in H2Ops that requires users to provide two forms of identification before gaining access to the system. In this study, this is operationalized through a password and an Email One-Time Password (OTP), ensuring that sensitive financial data is protected even if a password is compromised.</w:t>
      </w:r>
    </w:p>
    <w:p w14:paraId="67225BD0" w14:textId="551FF073" w:rsidR="005C0C16" w:rsidRPr="00734374" w:rsidRDefault="005C0C16">
      <w:pPr>
        <w:spacing w:line="276" w:lineRule="auto"/>
        <w:jc w:val="both"/>
        <w:rPr>
          <w:rFonts w:ascii="Times New Roman" w:hAnsi="Times New Roman" w:cs="Times New Roman"/>
          <w:sz w:val="20"/>
          <w:szCs w:val="20"/>
          <w:rPrChange w:id="847" w:author="michaelaanas23@gmail.com" w:date="2026-09-25T21:08:00Z" w16du:dateUtc="2026-09-25T13:08:00Z">
            <w:rPr>
              <w:rFonts w:ascii="Times New Roman" w:hAnsi="Times New Roman" w:cs="Times New Roman"/>
              <w:sz w:val="22"/>
              <w:szCs w:val="22"/>
            </w:rPr>
          </w:rPrChange>
        </w:rPr>
        <w:pPrChange w:id="848"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849" w:author="michaelaanas23@gmail.com" w:date="2026-09-25T21:08:00Z" w16du:dateUtc="2026-09-25T13:08:00Z">
            <w:rPr>
              <w:rFonts w:ascii="Times New Roman" w:hAnsi="Times New Roman" w:cs="Times New Roman"/>
              <w:b/>
              <w:bCs/>
              <w:sz w:val="22"/>
              <w:szCs w:val="22"/>
            </w:rPr>
          </w:rPrChange>
        </w:rPr>
        <w:t>Point of Sale (POS)</w:t>
      </w:r>
      <w:r w:rsidRPr="00734374">
        <w:rPr>
          <w:rFonts w:ascii="Times New Roman" w:hAnsi="Times New Roman" w:cs="Times New Roman"/>
          <w:sz w:val="20"/>
          <w:szCs w:val="20"/>
          <w:rPrChange w:id="850" w:author="michaelaanas23@gmail.com" w:date="2026-09-25T21:08:00Z" w16du:dateUtc="2026-09-25T13:08:00Z">
            <w:rPr>
              <w:rFonts w:ascii="Times New Roman" w:hAnsi="Times New Roman" w:cs="Times New Roman"/>
              <w:sz w:val="22"/>
              <w:szCs w:val="22"/>
            </w:rPr>
          </w:rPrChange>
        </w:rPr>
        <w:t xml:space="preserve"> refers to the specific module within the H2Ops system where transactions are processed. Operationally, the POS serves as the digital interface used by branch staff to </w:t>
      </w:r>
    </w:p>
    <w:p w14:paraId="40B5716F" w14:textId="4BE62421" w:rsidR="005C0C16" w:rsidRPr="00734374" w:rsidRDefault="005C0C16">
      <w:pPr>
        <w:spacing w:line="276" w:lineRule="auto"/>
        <w:jc w:val="both"/>
        <w:rPr>
          <w:rFonts w:ascii="Times New Roman" w:hAnsi="Times New Roman" w:cs="Times New Roman"/>
          <w:sz w:val="20"/>
          <w:szCs w:val="20"/>
          <w:rPrChange w:id="851" w:author="michaelaanas23@gmail.com" w:date="2026-09-25T21:08:00Z" w16du:dateUtc="2026-09-25T13:08:00Z">
            <w:rPr>
              <w:rFonts w:ascii="Times New Roman" w:hAnsi="Times New Roman" w:cs="Times New Roman"/>
              <w:sz w:val="22"/>
              <w:szCs w:val="22"/>
            </w:rPr>
          </w:rPrChange>
        </w:rPr>
        <w:pPrChange w:id="852"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853" w:author="michaelaanas23@gmail.com" w:date="2026-09-25T21:08:00Z" w16du:dateUtc="2026-09-25T13:08:00Z">
            <w:rPr>
              <w:rFonts w:ascii="Times New Roman" w:hAnsi="Times New Roman" w:cs="Times New Roman"/>
              <w:sz w:val="22"/>
              <w:szCs w:val="22"/>
            </w:rPr>
          </w:rPrChange>
        </w:rPr>
        <w:t>record purified and alkaline water sales, apply discounts, and generate digital receipts for walk-in and delivery customers.</w:t>
      </w:r>
    </w:p>
    <w:p w14:paraId="651FB86E" w14:textId="3C0E0664" w:rsidR="005C0C16" w:rsidRPr="00734374" w:rsidRDefault="005C0C16">
      <w:pPr>
        <w:spacing w:line="276" w:lineRule="auto"/>
        <w:jc w:val="both"/>
        <w:rPr>
          <w:rFonts w:ascii="Times New Roman" w:hAnsi="Times New Roman" w:cs="Times New Roman"/>
          <w:sz w:val="20"/>
          <w:szCs w:val="20"/>
          <w:rPrChange w:id="854" w:author="michaelaanas23@gmail.com" w:date="2026-09-25T21:08:00Z" w16du:dateUtc="2026-09-25T13:08:00Z">
            <w:rPr>
              <w:rFonts w:ascii="Times New Roman" w:hAnsi="Times New Roman" w:cs="Times New Roman"/>
              <w:sz w:val="22"/>
              <w:szCs w:val="22"/>
            </w:rPr>
          </w:rPrChange>
        </w:rPr>
        <w:pPrChange w:id="855"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856" w:author="michaelaanas23@gmail.com" w:date="2026-09-25T21:08:00Z" w16du:dateUtc="2026-09-25T13:08:00Z">
            <w:rPr>
              <w:rFonts w:ascii="Times New Roman" w:hAnsi="Times New Roman" w:cs="Times New Roman"/>
              <w:b/>
              <w:bCs/>
              <w:sz w:val="22"/>
              <w:szCs w:val="22"/>
            </w:rPr>
          </w:rPrChange>
        </w:rPr>
        <w:t>Predictive Forecasting</w:t>
      </w:r>
      <w:r w:rsidRPr="00734374">
        <w:rPr>
          <w:rFonts w:ascii="Times New Roman" w:hAnsi="Times New Roman" w:cs="Times New Roman"/>
          <w:sz w:val="20"/>
          <w:szCs w:val="20"/>
          <w:rPrChange w:id="857" w:author="michaelaanas23@gmail.com" w:date="2026-09-25T21:08:00Z" w16du:dateUtc="2026-09-25T13:08:00Z">
            <w:rPr>
              <w:rFonts w:ascii="Times New Roman" w:hAnsi="Times New Roman" w:cs="Times New Roman"/>
              <w:sz w:val="22"/>
              <w:szCs w:val="22"/>
            </w:rPr>
          </w:rPrChange>
        </w:rPr>
        <w:t xml:space="preserve"> refers to the advanced capability of the H2Ops system to anticipate future business trends based on historical data. In the context of this study, predictive forecasting uses past sales figures to generate a 7-day demand report, allowing High Island V to prepare the necessary staff and supplies before the busy period begins.</w:t>
      </w:r>
    </w:p>
    <w:p w14:paraId="6C193623" w14:textId="2B0926A2" w:rsidR="005C0C16" w:rsidRPr="00734374" w:rsidRDefault="005C0C16">
      <w:pPr>
        <w:spacing w:line="276" w:lineRule="auto"/>
        <w:jc w:val="both"/>
        <w:rPr>
          <w:rFonts w:ascii="Times New Roman" w:hAnsi="Times New Roman" w:cs="Times New Roman"/>
          <w:sz w:val="20"/>
          <w:szCs w:val="20"/>
          <w:rPrChange w:id="858" w:author="michaelaanas23@gmail.com" w:date="2026-09-25T21:08:00Z" w16du:dateUtc="2026-09-25T13:08:00Z">
            <w:rPr>
              <w:rFonts w:ascii="Times New Roman" w:hAnsi="Times New Roman" w:cs="Times New Roman"/>
              <w:sz w:val="22"/>
              <w:szCs w:val="22"/>
            </w:rPr>
          </w:rPrChange>
        </w:rPr>
        <w:pPrChange w:id="859"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860" w:author="michaelaanas23@gmail.com" w:date="2026-09-25T21:08:00Z" w16du:dateUtc="2026-09-25T13:08:00Z">
            <w:rPr>
              <w:rFonts w:ascii="Times New Roman" w:hAnsi="Times New Roman" w:cs="Times New Roman"/>
              <w:b/>
              <w:bCs/>
              <w:sz w:val="22"/>
              <w:szCs w:val="22"/>
            </w:rPr>
          </w:rPrChange>
        </w:rPr>
        <w:t>Responsive Web Design</w:t>
      </w:r>
      <w:r w:rsidRPr="00734374">
        <w:rPr>
          <w:rFonts w:ascii="Times New Roman" w:hAnsi="Times New Roman" w:cs="Times New Roman"/>
          <w:sz w:val="20"/>
          <w:szCs w:val="20"/>
          <w:rPrChange w:id="861" w:author="michaelaanas23@gmail.com" w:date="2026-09-25T21:08:00Z" w16du:dateUtc="2026-09-25T13:08:00Z">
            <w:rPr>
              <w:rFonts w:ascii="Times New Roman" w:hAnsi="Times New Roman" w:cs="Times New Roman"/>
              <w:sz w:val="22"/>
              <w:szCs w:val="22"/>
            </w:rPr>
          </w:rPrChange>
        </w:rPr>
        <w:t xml:space="preserve"> refers to a technical approach to front-end development that ensures the H2Ops system interface automatically adjusts its layout to fit any screen size. Operationally, this allows High Island V management to use the system effectively on a desktop computer, a tablet, or a mobile smartphone without losing functionality.</w:t>
      </w:r>
    </w:p>
    <w:p w14:paraId="6A694F3D" w14:textId="1667B4FF" w:rsidR="005C0C16" w:rsidRPr="00734374" w:rsidRDefault="005C0C16">
      <w:pPr>
        <w:spacing w:line="276" w:lineRule="auto"/>
        <w:jc w:val="both"/>
        <w:rPr>
          <w:rFonts w:ascii="Times New Roman" w:hAnsi="Times New Roman" w:cs="Times New Roman"/>
          <w:sz w:val="20"/>
          <w:szCs w:val="20"/>
          <w:rPrChange w:id="862" w:author="michaelaanas23@gmail.com" w:date="2026-09-25T21:08:00Z" w16du:dateUtc="2026-09-25T13:08:00Z">
            <w:rPr>
              <w:rFonts w:ascii="Times New Roman" w:hAnsi="Times New Roman" w:cs="Times New Roman"/>
              <w:sz w:val="22"/>
              <w:szCs w:val="22"/>
            </w:rPr>
          </w:rPrChange>
        </w:rPr>
        <w:pPrChange w:id="863"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864" w:author="michaelaanas23@gmail.com" w:date="2026-09-25T21:08:00Z" w16du:dateUtc="2026-09-25T13:08:00Z">
            <w:rPr>
              <w:rFonts w:ascii="Times New Roman" w:hAnsi="Times New Roman" w:cs="Times New Roman"/>
              <w:b/>
              <w:bCs/>
              <w:sz w:val="22"/>
              <w:szCs w:val="22"/>
            </w:rPr>
          </w:rPrChange>
        </w:rPr>
        <w:t>Role-Based Access Control (RBAC)</w:t>
      </w:r>
      <w:r w:rsidRPr="00734374">
        <w:rPr>
          <w:rFonts w:ascii="Times New Roman" w:hAnsi="Times New Roman" w:cs="Times New Roman"/>
          <w:sz w:val="20"/>
          <w:szCs w:val="20"/>
          <w:rPrChange w:id="865" w:author="michaelaanas23@gmail.com" w:date="2026-09-25T21:08:00Z" w16du:dateUtc="2026-09-25T13:08:00Z">
            <w:rPr>
              <w:rFonts w:ascii="Times New Roman" w:hAnsi="Times New Roman" w:cs="Times New Roman"/>
              <w:sz w:val="22"/>
              <w:szCs w:val="22"/>
            </w:rPr>
          </w:rPrChange>
        </w:rPr>
        <w:t xml:space="preserve"> refers to the security framework within H2Ops that assigns specific permissions to users based on their job titles. For example, a "Staff" user may only access the POS screen, while an "Admin" user can access profit reports and predictive forecasting tools, ensuring that sensitive information is only available to authorized personnel.</w:t>
      </w:r>
    </w:p>
    <w:p w14:paraId="6511D257" w14:textId="77777777" w:rsidR="005C0C16" w:rsidRPr="00734374" w:rsidRDefault="005C0C16">
      <w:pPr>
        <w:spacing w:line="276" w:lineRule="auto"/>
        <w:jc w:val="both"/>
        <w:rPr>
          <w:rFonts w:ascii="Times New Roman" w:hAnsi="Times New Roman" w:cs="Times New Roman"/>
          <w:sz w:val="20"/>
          <w:szCs w:val="20"/>
          <w:rPrChange w:id="866" w:author="michaelaanas23@gmail.com" w:date="2026-09-25T21:08:00Z" w16du:dateUtc="2026-09-25T13:08:00Z">
            <w:rPr>
              <w:rFonts w:ascii="Times New Roman" w:hAnsi="Times New Roman" w:cs="Times New Roman"/>
              <w:sz w:val="22"/>
              <w:szCs w:val="22"/>
            </w:rPr>
          </w:rPrChange>
        </w:rPr>
        <w:pPrChange w:id="867"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868" w:author="michaelaanas23@gmail.com" w:date="2026-09-25T21:08:00Z" w16du:dateUtc="2026-09-25T13:08:00Z">
            <w:rPr>
              <w:rFonts w:ascii="Times New Roman" w:hAnsi="Times New Roman" w:cs="Times New Roman"/>
              <w:b/>
              <w:bCs/>
              <w:sz w:val="22"/>
              <w:szCs w:val="22"/>
            </w:rPr>
          </w:rPrChange>
        </w:rPr>
        <w:t xml:space="preserve">Water Refilling Station (WRS) </w:t>
      </w:r>
      <w:r w:rsidRPr="00734374">
        <w:rPr>
          <w:rFonts w:ascii="Times New Roman" w:hAnsi="Times New Roman" w:cs="Times New Roman"/>
          <w:sz w:val="20"/>
          <w:szCs w:val="20"/>
          <w:rPrChange w:id="869" w:author="michaelaanas23@gmail.com" w:date="2026-09-25T21:08:00Z" w16du:dateUtc="2026-09-25T13:08:00Z">
            <w:rPr>
              <w:rFonts w:ascii="Times New Roman" w:hAnsi="Times New Roman" w:cs="Times New Roman"/>
              <w:sz w:val="22"/>
              <w:szCs w:val="22"/>
            </w:rPr>
          </w:rPrChange>
        </w:rPr>
        <w:t>refers to the specific type of SME (Small and Medium Enterprise) that purifies raw water and sells it in reusable containers. In this study, High Island V serves as the primary WRS model used to test the effectiveness of the H2Ops system in a real-world Philippine business environment.</w:t>
      </w:r>
    </w:p>
    <w:p w14:paraId="39280B6B" w14:textId="77777777" w:rsidR="005C0C16" w:rsidDel="0026620A" w:rsidRDefault="005C0C16">
      <w:pPr>
        <w:spacing w:line="360" w:lineRule="auto"/>
        <w:jc w:val="both"/>
        <w:rPr>
          <w:del w:id="870" w:author="michaelaanas23@gmail.com" w:date="2026-09-25T22:02:00Z" w16du:dateUtc="2026-09-25T14:02:00Z"/>
          <w:rFonts w:ascii="Times New Roman" w:hAnsi="Times New Roman" w:cs="Times New Roman"/>
          <w:sz w:val="22"/>
          <w:szCs w:val="22"/>
        </w:rPr>
      </w:pPr>
    </w:p>
    <w:p w14:paraId="2C4BEE3A" w14:textId="77777777" w:rsidR="005C0C16" w:rsidRPr="00734374" w:rsidRDefault="005C0C16">
      <w:pPr>
        <w:pStyle w:val="Heading2"/>
        <w:spacing w:line="360" w:lineRule="auto"/>
        <w:jc w:val="both"/>
        <w:rPr>
          <w:rFonts w:ascii="Times New Roman" w:hAnsi="Times New Roman" w:cs="Times New Roman"/>
          <w:b/>
          <w:bCs/>
          <w:color w:val="000000" w:themeColor="text1"/>
          <w:sz w:val="26"/>
          <w:szCs w:val="26"/>
          <w:rPrChange w:id="871" w:author="michaelaanas23@gmail.com" w:date="2026-09-25T21:08:00Z" w16du:dateUtc="2026-09-25T13:08:00Z">
            <w:rPr>
              <w:b/>
              <w:bCs/>
              <w:color w:val="000000" w:themeColor="text1"/>
            </w:rPr>
          </w:rPrChange>
        </w:rPr>
        <w:pPrChange w:id="872" w:author="michaelaanas23@gmail.com" w:date="2026-09-25T22:02:00Z" w16du:dateUtc="2026-09-25T14:02:00Z">
          <w:pPr>
            <w:pStyle w:val="Heading2"/>
            <w:jc w:val="both"/>
          </w:pPr>
        </w:pPrChange>
      </w:pPr>
      <w:r w:rsidRPr="00734374">
        <w:rPr>
          <w:rFonts w:ascii="Times New Roman" w:hAnsi="Times New Roman" w:cs="Times New Roman"/>
          <w:b/>
          <w:bCs/>
          <w:color w:val="000000" w:themeColor="text1"/>
          <w:sz w:val="26"/>
          <w:szCs w:val="26"/>
          <w:rPrChange w:id="873" w:author="michaelaanas23@gmail.com" w:date="2026-09-25T21:08:00Z" w16du:dateUtc="2026-09-25T13:08:00Z">
            <w:rPr>
              <w:b/>
              <w:bCs/>
              <w:color w:val="000000" w:themeColor="text1"/>
            </w:rPr>
          </w:rPrChange>
        </w:rPr>
        <w:t>1.7 Conceptual Framework</w:t>
      </w:r>
    </w:p>
    <w:p w14:paraId="3A6719C7" w14:textId="77777777" w:rsidR="005C0C16" w:rsidRPr="00734374" w:rsidRDefault="005C0C16">
      <w:pPr>
        <w:spacing w:line="276" w:lineRule="auto"/>
        <w:ind w:firstLine="357"/>
        <w:jc w:val="both"/>
        <w:rPr>
          <w:rFonts w:ascii="Times New Roman" w:hAnsi="Times New Roman" w:cs="Times New Roman"/>
          <w:sz w:val="20"/>
          <w:szCs w:val="20"/>
          <w:rPrChange w:id="874" w:author="michaelaanas23@gmail.com" w:date="2026-09-25T21:08:00Z" w16du:dateUtc="2026-09-25T13:08:00Z">
            <w:rPr>
              <w:rFonts w:ascii="Times New Roman" w:hAnsi="Times New Roman" w:cs="Times New Roman"/>
              <w:sz w:val="22"/>
              <w:szCs w:val="22"/>
            </w:rPr>
          </w:rPrChange>
        </w:rPr>
        <w:pPrChange w:id="875"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876" w:author="michaelaanas23@gmail.com" w:date="2026-09-25T21:08:00Z" w16du:dateUtc="2026-09-25T13:08:00Z">
            <w:rPr>
              <w:rFonts w:ascii="Times New Roman" w:hAnsi="Times New Roman" w:cs="Times New Roman"/>
              <w:sz w:val="22"/>
              <w:szCs w:val="22"/>
            </w:rPr>
          </w:rPrChange>
        </w:rPr>
        <w:t>This study is guided by a comprehensive conceptual framework that integrates theoretical perspectives from information systems, small business management, and technology adoption to structure the research design, system development, and evaluation approach for the H2Ops system. The conceptual framework posits that the operational challenges currently faced by High Island V—stemming from manual record-keeping, geographic information opacity (data silos), inefficient multi-branch reporting, inadequate container/asset monitoring, and the total absence of predictive analytical capabilities—can be systematically addressed through the development and implementation of a purpose-built, cloud-based operations management system.</w:t>
      </w:r>
    </w:p>
    <w:p w14:paraId="66B76126" w14:textId="362960E2" w:rsidR="005C0C16" w:rsidRPr="00734374" w:rsidRDefault="005C0C16">
      <w:pPr>
        <w:spacing w:line="276" w:lineRule="auto"/>
        <w:ind w:firstLine="357"/>
        <w:jc w:val="both"/>
        <w:rPr>
          <w:rFonts w:ascii="Times New Roman" w:hAnsi="Times New Roman" w:cs="Times New Roman"/>
          <w:sz w:val="20"/>
          <w:szCs w:val="20"/>
          <w:rPrChange w:id="877" w:author="michaelaanas23@gmail.com" w:date="2026-09-25T21:08:00Z" w16du:dateUtc="2026-09-25T13:08:00Z">
            <w:rPr>
              <w:rFonts w:ascii="Times New Roman" w:hAnsi="Times New Roman" w:cs="Times New Roman"/>
              <w:sz w:val="22"/>
              <w:szCs w:val="22"/>
            </w:rPr>
          </w:rPrChange>
        </w:rPr>
        <w:pPrChange w:id="878"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879" w:author="michaelaanas23@gmail.com" w:date="2026-09-25T21:08:00Z" w16du:dateUtc="2026-09-25T13:08:00Z">
            <w:rPr>
              <w:rFonts w:ascii="Times New Roman" w:hAnsi="Times New Roman" w:cs="Times New Roman"/>
              <w:sz w:val="22"/>
              <w:szCs w:val="22"/>
            </w:rPr>
          </w:rPrChange>
        </w:rPr>
        <w:lastRenderedPageBreak/>
        <w:t>The framework further posits that the effectiveness and ultimate success of such a system depend not merely on its technical coding or sophisticated algorithms, but also on its deep alignment with the operational context, the technical capabilities of the staff, and the specific decision-making needs of the water refilling industry. The framework identifies three interconnected and mutually reinforcing dimensions that influence system success, ensuring that H2Ops is viewed not just as a software product, but as a socio-technical intervention within a living business environment.</w:t>
      </w:r>
    </w:p>
    <w:p w14:paraId="2416E74B" w14:textId="77777777" w:rsidR="005C0C16" w:rsidRPr="00734374" w:rsidRDefault="005C0C16">
      <w:pPr>
        <w:spacing w:line="276" w:lineRule="auto"/>
        <w:jc w:val="both"/>
        <w:rPr>
          <w:rFonts w:ascii="Times New Roman" w:hAnsi="Times New Roman" w:cs="Times New Roman"/>
          <w:sz w:val="20"/>
          <w:szCs w:val="20"/>
          <w:rPrChange w:id="880" w:author="michaelaanas23@gmail.com" w:date="2026-09-25T21:08:00Z" w16du:dateUtc="2026-09-25T13:08:00Z">
            <w:rPr>
              <w:rFonts w:ascii="Times New Roman" w:hAnsi="Times New Roman" w:cs="Times New Roman"/>
              <w:sz w:val="22"/>
              <w:szCs w:val="22"/>
            </w:rPr>
          </w:rPrChange>
        </w:rPr>
        <w:pPrChange w:id="881"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882" w:author="michaelaanas23@gmail.com" w:date="2026-09-25T21:08:00Z" w16du:dateUtc="2026-09-25T13:08:00Z">
            <w:rPr>
              <w:rFonts w:ascii="Times New Roman" w:hAnsi="Times New Roman" w:cs="Times New Roman"/>
              <w:b/>
              <w:bCs/>
              <w:sz w:val="22"/>
              <w:szCs w:val="22"/>
            </w:rPr>
          </w:rPrChange>
        </w:rPr>
        <w:t>The Technical Dimension</w:t>
      </w:r>
    </w:p>
    <w:p w14:paraId="187414B5" w14:textId="49220DF4" w:rsidR="005C0C16" w:rsidRPr="00734374" w:rsidRDefault="005C0C16">
      <w:pPr>
        <w:spacing w:line="276" w:lineRule="auto"/>
        <w:jc w:val="both"/>
        <w:rPr>
          <w:rFonts w:ascii="Times New Roman" w:hAnsi="Times New Roman" w:cs="Times New Roman"/>
          <w:sz w:val="20"/>
          <w:szCs w:val="20"/>
          <w:rPrChange w:id="883" w:author="michaelaanas23@gmail.com" w:date="2026-09-25T21:08:00Z" w16du:dateUtc="2026-09-25T13:08:00Z">
            <w:rPr>
              <w:rFonts w:ascii="Times New Roman" w:hAnsi="Times New Roman" w:cs="Times New Roman"/>
              <w:sz w:val="22"/>
              <w:szCs w:val="22"/>
            </w:rPr>
          </w:rPrChange>
        </w:rPr>
        <w:pPrChange w:id="884"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885" w:author="michaelaanas23@gmail.com" w:date="2026-09-25T21:08:00Z" w16du:dateUtc="2026-09-25T13:08:00Z">
            <w:rPr>
              <w:rFonts w:ascii="Times New Roman" w:hAnsi="Times New Roman" w:cs="Times New Roman"/>
              <w:sz w:val="22"/>
              <w:szCs w:val="22"/>
            </w:rPr>
          </w:rPrChange>
        </w:rPr>
        <w:t> The Technical Dimension encompasses the system’s functional capabilities, architectural reliability, performance efficiency, and data security protocols. This dimension addresses the fundamental question of whether the system technically performs its intended functions correctly and securely. For H2Ops, technical success requires that the system accurately captures and processes every refill and delivery transaction without data loss. It must maintain absolute data integrity across the MySQL cloud database, ensuring that sales recorded at a provincial branch are perfectly synchronized with the central office.</w:t>
      </w:r>
    </w:p>
    <w:p w14:paraId="37C09653" w14:textId="3D82083F" w:rsidR="005C0C16" w:rsidRPr="00734374" w:rsidRDefault="005C0C16">
      <w:pPr>
        <w:spacing w:line="276" w:lineRule="auto"/>
        <w:jc w:val="both"/>
        <w:rPr>
          <w:rFonts w:ascii="Times New Roman" w:hAnsi="Times New Roman" w:cs="Times New Roman"/>
          <w:sz w:val="20"/>
          <w:szCs w:val="20"/>
          <w:rPrChange w:id="886" w:author="michaelaanas23@gmail.com" w:date="2026-09-25T21:08:00Z" w16du:dateUtc="2026-09-25T13:08:00Z">
            <w:rPr>
              <w:rFonts w:ascii="Times New Roman" w:hAnsi="Times New Roman" w:cs="Times New Roman"/>
              <w:sz w:val="22"/>
              <w:szCs w:val="22"/>
            </w:rPr>
          </w:rPrChange>
        </w:rPr>
        <w:pPrChange w:id="887"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888" w:author="michaelaanas23@gmail.com" w:date="2026-09-25T21:08:00Z" w16du:dateUtc="2026-09-25T13:08:00Z">
            <w:rPr>
              <w:rFonts w:ascii="Times New Roman" w:hAnsi="Times New Roman" w:cs="Times New Roman"/>
              <w:sz w:val="22"/>
              <w:szCs w:val="22"/>
            </w:rPr>
          </w:rPrChange>
        </w:rPr>
        <w:t>Furthermore, this dimension includes the rigor of the Simple Linear Regression algorithm; the system must correctly execute the mathematical logic required to transform 30 days of historical data into a reliable 7-day forecast. Technical excellence also demands that the system responds promptly to user requests even under the load of multiple concurrent branch logins, operates reliably without system crashes, and utilizes robust security measures—such as Email OTP and role-based encryption—to protect sensitive financial information from unauthorized access, accidental corruption, or external cyber threats.</w:t>
      </w:r>
    </w:p>
    <w:p w14:paraId="7253C67D" w14:textId="77777777" w:rsidR="005C0C16" w:rsidRPr="00734374" w:rsidRDefault="005C0C16">
      <w:pPr>
        <w:spacing w:line="276" w:lineRule="auto"/>
        <w:jc w:val="both"/>
        <w:rPr>
          <w:rFonts w:ascii="Times New Roman" w:hAnsi="Times New Roman" w:cs="Times New Roman"/>
          <w:sz w:val="20"/>
          <w:szCs w:val="20"/>
          <w:rPrChange w:id="889" w:author="michaelaanas23@gmail.com" w:date="2026-09-25T21:08:00Z" w16du:dateUtc="2026-09-25T13:08:00Z">
            <w:rPr>
              <w:rFonts w:ascii="Times New Roman" w:hAnsi="Times New Roman" w:cs="Times New Roman"/>
              <w:sz w:val="22"/>
              <w:szCs w:val="22"/>
            </w:rPr>
          </w:rPrChange>
        </w:rPr>
        <w:pPrChange w:id="890"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891" w:author="michaelaanas23@gmail.com" w:date="2026-09-25T21:08:00Z" w16du:dateUtc="2026-09-25T13:08:00Z">
            <w:rPr>
              <w:rFonts w:ascii="Times New Roman" w:hAnsi="Times New Roman" w:cs="Times New Roman"/>
              <w:b/>
              <w:bCs/>
              <w:sz w:val="22"/>
              <w:szCs w:val="22"/>
            </w:rPr>
          </w:rPrChange>
        </w:rPr>
        <w:t>The Operational Dimension</w:t>
      </w:r>
    </w:p>
    <w:p w14:paraId="0344D3A5" w14:textId="032B71BC" w:rsidR="005C0C16" w:rsidRPr="00734374" w:rsidRDefault="005C0C16">
      <w:pPr>
        <w:spacing w:line="276" w:lineRule="auto"/>
        <w:jc w:val="both"/>
        <w:rPr>
          <w:rFonts w:ascii="Times New Roman" w:hAnsi="Times New Roman" w:cs="Times New Roman"/>
          <w:sz w:val="20"/>
          <w:szCs w:val="20"/>
          <w:rPrChange w:id="892" w:author="michaelaanas23@gmail.com" w:date="2026-09-25T21:08:00Z" w16du:dateUtc="2026-09-25T13:08:00Z">
            <w:rPr>
              <w:rFonts w:ascii="Times New Roman" w:hAnsi="Times New Roman" w:cs="Times New Roman"/>
              <w:sz w:val="22"/>
              <w:szCs w:val="22"/>
            </w:rPr>
          </w:rPrChange>
        </w:rPr>
        <w:pPrChange w:id="893"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894" w:author="michaelaanas23@gmail.com" w:date="2026-09-25T21:08:00Z" w16du:dateUtc="2026-09-25T13:08:00Z">
            <w:rPr>
              <w:rFonts w:ascii="Times New Roman" w:hAnsi="Times New Roman" w:cs="Times New Roman"/>
              <w:sz w:val="22"/>
              <w:szCs w:val="22"/>
            </w:rPr>
          </w:rPrChange>
        </w:rPr>
        <w:t> The Operational Dimension encompasses the system’s integration with the existing workflows of the water refilling station, its support for daily physical tasks, and its overall contribution to business efficiency and financial health. This dimension addresses whether the system fits the unique operational "rhythm" of High Island V. Operational success requires that the H2Ops system supports, rather than disrupts, the high-pressure environment of the refill counter and the logistical complexity of the delivery channel.</w:t>
      </w:r>
    </w:p>
    <w:p w14:paraId="52EDC778" w14:textId="1F8517EC" w:rsidR="005C0C16" w:rsidRPr="00734374" w:rsidRDefault="005C0C16">
      <w:pPr>
        <w:spacing w:line="276" w:lineRule="auto"/>
        <w:jc w:val="both"/>
        <w:rPr>
          <w:rFonts w:ascii="Times New Roman" w:hAnsi="Times New Roman" w:cs="Times New Roman"/>
          <w:sz w:val="20"/>
          <w:szCs w:val="20"/>
          <w:rPrChange w:id="895" w:author="michaelaanas23@gmail.com" w:date="2026-09-25T21:08:00Z" w16du:dateUtc="2026-09-25T13:08:00Z">
            <w:rPr>
              <w:rFonts w:ascii="Times New Roman" w:hAnsi="Times New Roman" w:cs="Times New Roman"/>
              <w:sz w:val="22"/>
              <w:szCs w:val="22"/>
            </w:rPr>
          </w:rPrChange>
        </w:rPr>
        <w:pPrChange w:id="896"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897" w:author="michaelaanas23@gmail.com" w:date="2026-09-25T21:08:00Z" w16du:dateUtc="2026-09-25T13:08:00Z">
            <w:rPr>
              <w:rFonts w:ascii="Times New Roman" w:hAnsi="Times New Roman" w:cs="Times New Roman"/>
              <w:sz w:val="22"/>
              <w:szCs w:val="22"/>
            </w:rPr>
          </w:rPrChange>
        </w:rPr>
        <w:t> The system must streamline the core tasks of transaction processing and inventory intake, reducing the time staff previously spent on manual math and logbook entry. It must enable proactive management responses through real-time "Low-Stock Alerts" and generate measurable improvements in key business outcomes, such as the reduction of "Inventory Shrinkage" (lost blue gallons) and the elimination of the "Information Lag" between the city and provincial branches. In this dimension, the system is evaluated on its ability to transform raw data into a strategic asset that allows the owners to manage multiple locations with the same precision as a single shop.</w:t>
      </w:r>
    </w:p>
    <w:p w14:paraId="070A206F" w14:textId="77777777" w:rsidR="005C0C16" w:rsidRPr="00734374" w:rsidRDefault="005C0C16">
      <w:pPr>
        <w:spacing w:line="276" w:lineRule="auto"/>
        <w:jc w:val="both"/>
        <w:rPr>
          <w:rFonts w:ascii="Times New Roman" w:hAnsi="Times New Roman" w:cs="Times New Roman"/>
          <w:sz w:val="20"/>
          <w:szCs w:val="20"/>
          <w:rPrChange w:id="898" w:author="michaelaanas23@gmail.com" w:date="2026-09-25T21:08:00Z" w16du:dateUtc="2026-09-25T13:08:00Z">
            <w:rPr>
              <w:rFonts w:ascii="Times New Roman" w:hAnsi="Times New Roman" w:cs="Times New Roman"/>
              <w:sz w:val="22"/>
              <w:szCs w:val="22"/>
            </w:rPr>
          </w:rPrChange>
        </w:rPr>
        <w:pPrChange w:id="899"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900" w:author="michaelaanas23@gmail.com" w:date="2026-09-25T21:08:00Z" w16du:dateUtc="2026-09-25T13:08:00Z">
            <w:rPr>
              <w:rFonts w:ascii="Times New Roman" w:hAnsi="Times New Roman" w:cs="Times New Roman"/>
              <w:b/>
              <w:bCs/>
              <w:sz w:val="22"/>
              <w:szCs w:val="22"/>
            </w:rPr>
          </w:rPrChange>
        </w:rPr>
        <w:t>The Human Dimension</w:t>
      </w:r>
    </w:p>
    <w:p w14:paraId="2DA6066F" w14:textId="22D70D77" w:rsidR="005C0C16" w:rsidRPr="00734374" w:rsidRDefault="005C0C16">
      <w:pPr>
        <w:spacing w:line="276" w:lineRule="auto"/>
        <w:jc w:val="both"/>
        <w:rPr>
          <w:rFonts w:ascii="Times New Roman" w:hAnsi="Times New Roman" w:cs="Times New Roman"/>
          <w:sz w:val="20"/>
          <w:szCs w:val="20"/>
          <w:rPrChange w:id="901" w:author="michaelaanas23@gmail.com" w:date="2026-09-25T21:08:00Z" w16du:dateUtc="2026-09-25T13:08:00Z">
            <w:rPr>
              <w:rFonts w:ascii="Times New Roman" w:hAnsi="Times New Roman" w:cs="Times New Roman"/>
              <w:sz w:val="22"/>
              <w:szCs w:val="22"/>
            </w:rPr>
          </w:rPrChange>
        </w:rPr>
        <w:pPrChange w:id="902"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903" w:author="michaelaanas23@gmail.com" w:date="2026-09-25T21:08:00Z" w16du:dateUtc="2026-09-25T13:08:00Z">
            <w:rPr>
              <w:rFonts w:ascii="Times New Roman" w:hAnsi="Times New Roman" w:cs="Times New Roman"/>
              <w:sz w:val="22"/>
              <w:szCs w:val="22"/>
            </w:rPr>
          </w:rPrChange>
        </w:rPr>
        <w:t> The Human Dimension encompasses user acceptance, interface usability, training requirements, and the system’s psychological impact on staff workload and job satisfaction. This dimension recognizes that a system is only effective if its intended users—from the owner to the front-desk staff—can and will utilize it. Human success requires that the H2Ops responsive web interface is intuitive, legible, and learnable, even for staff members with limited technical background or those accustomed to traditional pen-and-paper methods for decades.</w:t>
      </w:r>
    </w:p>
    <w:p w14:paraId="36FD15D2" w14:textId="730704E4" w:rsidR="005C0C16" w:rsidRPr="00734374" w:rsidRDefault="005C0C16">
      <w:pPr>
        <w:spacing w:line="276" w:lineRule="auto"/>
        <w:jc w:val="both"/>
        <w:rPr>
          <w:rFonts w:ascii="Times New Roman" w:hAnsi="Times New Roman" w:cs="Times New Roman"/>
          <w:sz w:val="20"/>
          <w:szCs w:val="20"/>
          <w:rPrChange w:id="904" w:author="michaelaanas23@gmail.com" w:date="2026-09-25T21:08:00Z" w16du:dateUtc="2026-09-25T13:08:00Z">
            <w:rPr>
              <w:rFonts w:ascii="Times New Roman" w:hAnsi="Times New Roman" w:cs="Times New Roman"/>
              <w:sz w:val="22"/>
              <w:szCs w:val="22"/>
            </w:rPr>
          </w:rPrChange>
        </w:rPr>
        <w:pPrChange w:id="905"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906" w:author="michaelaanas23@gmail.com" w:date="2026-09-25T21:08:00Z" w16du:dateUtc="2026-09-25T13:08:00Z">
            <w:rPr>
              <w:rFonts w:ascii="Times New Roman" w:hAnsi="Times New Roman" w:cs="Times New Roman"/>
              <w:sz w:val="22"/>
              <w:szCs w:val="22"/>
            </w:rPr>
          </w:rPrChange>
        </w:rPr>
        <w:t xml:space="preserve"> The system’s functions must align with the user’s mental models of a water station workflow, ensuring that the Role-Based Access Control (RBAC) provides each user with exactly the tools they need without overwhelming them with unnecessary complexity. Successful adoption depends on the users perceiving the system not as a monitoring burden, but as a valuable tool that simplifies their work, reduces the stress of reconciliation errors, and provides clear guidance on their daily responsibilities. The framework recognizes that technology adoption in a family-owned SME like High </w:t>
      </w:r>
      <w:r w:rsidRPr="00734374">
        <w:rPr>
          <w:rFonts w:ascii="Times New Roman" w:hAnsi="Times New Roman" w:cs="Times New Roman"/>
          <w:sz w:val="20"/>
          <w:szCs w:val="20"/>
          <w:rPrChange w:id="907" w:author="michaelaanas23@gmail.com" w:date="2026-09-25T21:08:00Z" w16du:dateUtc="2026-09-25T13:08:00Z">
            <w:rPr>
              <w:rFonts w:ascii="Times New Roman" w:hAnsi="Times New Roman" w:cs="Times New Roman"/>
              <w:sz w:val="22"/>
              <w:szCs w:val="22"/>
            </w:rPr>
          </w:rPrChange>
        </w:rPr>
        <w:lastRenderedPageBreak/>
        <w:t>Island V requires careful management of the transition from analog to digital to minimize resistance and maximize long-term engagement.</w:t>
      </w:r>
    </w:p>
    <w:p w14:paraId="263AF334" w14:textId="77777777" w:rsidR="005C0C16" w:rsidRPr="00734374" w:rsidRDefault="005C0C16">
      <w:pPr>
        <w:spacing w:line="276" w:lineRule="auto"/>
        <w:jc w:val="both"/>
        <w:rPr>
          <w:rFonts w:ascii="Times New Roman" w:hAnsi="Times New Roman" w:cs="Times New Roman"/>
          <w:sz w:val="20"/>
          <w:szCs w:val="20"/>
          <w:rPrChange w:id="908" w:author="michaelaanas23@gmail.com" w:date="2026-09-25T21:08:00Z" w16du:dateUtc="2026-09-25T13:08:00Z">
            <w:rPr>
              <w:rFonts w:ascii="Times New Roman" w:hAnsi="Times New Roman" w:cs="Times New Roman"/>
              <w:sz w:val="22"/>
              <w:szCs w:val="22"/>
            </w:rPr>
          </w:rPrChange>
        </w:rPr>
        <w:pPrChange w:id="909" w:author="michaelaanas23@gmail.com" w:date="2026-09-25T21:55:00Z" w16du:dateUtc="2026-09-25T13:55:00Z">
          <w:pPr>
            <w:spacing w:line="360" w:lineRule="auto"/>
            <w:jc w:val="both"/>
          </w:pPr>
        </w:pPrChange>
      </w:pPr>
      <w:r w:rsidRPr="00734374">
        <w:rPr>
          <w:rFonts w:ascii="Times New Roman" w:hAnsi="Times New Roman" w:cs="Times New Roman"/>
          <w:b/>
          <w:bCs/>
          <w:sz w:val="20"/>
          <w:szCs w:val="20"/>
          <w:rPrChange w:id="910" w:author="michaelaanas23@gmail.com" w:date="2026-09-25T21:08:00Z" w16du:dateUtc="2026-09-25T13:08:00Z">
            <w:rPr>
              <w:rFonts w:ascii="Times New Roman" w:hAnsi="Times New Roman" w:cs="Times New Roman"/>
              <w:b/>
              <w:bCs/>
              <w:sz w:val="22"/>
              <w:szCs w:val="22"/>
            </w:rPr>
          </w:rPrChange>
        </w:rPr>
        <w:t>Synergy and Theoretical Foundations</w:t>
      </w:r>
    </w:p>
    <w:p w14:paraId="3E90EA88" w14:textId="77777777" w:rsidR="005C0C16" w:rsidRPr="00734374" w:rsidRDefault="005C0C16">
      <w:pPr>
        <w:spacing w:line="276" w:lineRule="auto"/>
        <w:jc w:val="both"/>
        <w:rPr>
          <w:rFonts w:ascii="Times New Roman" w:hAnsi="Times New Roman" w:cs="Times New Roman"/>
          <w:sz w:val="20"/>
          <w:szCs w:val="20"/>
          <w:rPrChange w:id="911" w:author="michaelaanas23@gmail.com" w:date="2026-09-25T21:08:00Z" w16du:dateUtc="2026-09-25T13:08:00Z">
            <w:rPr>
              <w:rFonts w:ascii="Times New Roman" w:hAnsi="Times New Roman" w:cs="Times New Roman"/>
              <w:sz w:val="22"/>
              <w:szCs w:val="22"/>
            </w:rPr>
          </w:rPrChange>
        </w:rPr>
        <w:pPrChange w:id="912"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913" w:author="michaelaanas23@gmail.com" w:date="2026-09-25T21:08:00Z" w16du:dateUtc="2026-09-25T13:08:00Z">
            <w:rPr>
              <w:rFonts w:ascii="Times New Roman" w:hAnsi="Times New Roman" w:cs="Times New Roman"/>
              <w:sz w:val="22"/>
              <w:szCs w:val="22"/>
            </w:rPr>
          </w:rPrChange>
        </w:rPr>
        <w:t> The framework hypothesizes that successful system implementation requires a balanced and positive outcome across all three dimensions, and that a deficiency in any single dimension can compromise the overall effectiveness of the H2Ops project. A technically perfect forecasting algorithm will provide no value if the staff finds the interface too difficult to input daily sales (Human failure). Conversely, a highly user-friendly interface that fails to synchronize data correctly to the cloud server (Technical failure) will lead to management making decisions based on incorrect information, thereby undermining business growth (Operational failure).</w:t>
      </w:r>
    </w:p>
    <w:p w14:paraId="16C51373" w14:textId="4D88F7C8" w:rsidR="005C0C16" w:rsidRPr="00734374" w:rsidDel="0026620A" w:rsidRDefault="005C0C16">
      <w:pPr>
        <w:spacing w:line="276" w:lineRule="auto"/>
        <w:jc w:val="both"/>
        <w:rPr>
          <w:del w:id="914" w:author="michaelaanas23@gmail.com" w:date="2026-09-25T22:02:00Z" w16du:dateUtc="2026-09-25T14:02:00Z"/>
          <w:rFonts w:ascii="Times New Roman" w:hAnsi="Times New Roman" w:cs="Times New Roman"/>
          <w:sz w:val="20"/>
          <w:szCs w:val="20"/>
          <w:rPrChange w:id="915" w:author="michaelaanas23@gmail.com" w:date="2026-09-25T21:08:00Z" w16du:dateUtc="2026-09-25T13:08:00Z">
            <w:rPr>
              <w:del w:id="916" w:author="michaelaanas23@gmail.com" w:date="2026-09-25T22:02:00Z" w16du:dateUtc="2026-09-25T14:02:00Z"/>
              <w:rFonts w:ascii="Times New Roman" w:hAnsi="Times New Roman" w:cs="Times New Roman"/>
              <w:sz w:val="22"/>
              <w:szCs w:val="22"/>
            </w:rPr>
          </w:rPrChange>
        </w:rPr>
        <w:pPrChange w:id="917" w:author="michaelaanas23@gmail.com" w:date="2026-09-25T21:55:00Z" w16du:dateUtc="2026-09-25T13:55:00Z">
          <w:pPr>
            <w:spacing w:line="360" w:lineRule="auto"/>
            <w:jc w:val="both"/>
          </w:pPr>
        </w:pPrChange>
      </w:pPr>
      <w:r w:rsidRPr="00734374">
        <w:rPr>
          <w:rFonts w:ascii="Times New Roman" w:hAnsi="Times New Roman" w:cs="Times New Roman"/>
          <w:sz w:val="20"/>
          <w:szCs w:val="20"/>
          <w:rPrChange w:id="918" w:author="michaelaanas23@gmail.com" w:date="2026-09-25T21:08:00Z" w16du:dateUtc="2026-09-25T13:08:00Z">
            <w:rPr>
              <w:rFonts w:ascii="Times New Roman" w:hAnsi="Times New Roman" w:cs="Times New Roman"/>
              <w:sz w:val="22"/>
              <w:szCs w:val="22"/>
            </w:rPr>
          </w:rPrChange>
        </w:rPr>
        <w:t>This three-dimensional framework is informed by established theoretical perspectives on information systems success. The Technology Acceptance Model (TAM) serves as a foundational lens, suggesting that "Perceived Usefulness" and "Perceived Ease of Use" are the primary drivers of whether High Island V staff will embrace H2Ops. Additionally, the Socio-Technical Systems Perspective guides the study, emphasizing that effective operations management must achieve joint optimization of both the technical</w:t>
      </w:r>
      <w:r w:rsidR="008E45C7" w:rsidRPr="00734374">
        <w:rPr>
          <w:rFonts w:ascii="Times New Roman" w:hAnsi="Times New Roman" w:cs="Times New Roman"/>
          <w:sz w:val="20"/>
          <w:szCs w:val="20"/>
          <w:rPrChange w:id="919" w:author="michaelaanas23@gmail.com" w:date="2026-09-25T21:08:00Z" w16du:dateUtc="2026-09-25T13:08:00Z">
            <w:rPr>
              <w:rFonts w:ascii="Times New Roman" w:hAnsi="Times New Roman" w:cs="Times New Roman"/>
              <w:sz w:val="22"/>
              <w:szCs w:val="22"/>
            </w:rPr>
          </w:rPrChange>
        </w:rPr>
        <w:t xml:space="preserve"> </w:t>
      </w:r>
      <w:r w:rsidRPr="00734374">
        <w:rPr>
          <w:rFonts w:ascii="Times New Roman" w:hAnsi="Times New Roman" w:cs="Times New Roman"/>
          <w:sz w:val="20"/>
          <w:szCs w:val="20"/>
          <w:rPrChange w:id="920" w:author="michaelaanas23@gmail.com" w:date="2026-09-25T21:08:00Z" w16du:dateUtc="2026-09-25T13:08:00Z">
            <w:rPr>
              <w:rFonts w:ascii="Times New Roman" w:hAnsi="Times New Roman" w:cs="Times New Roman"/>
              <w:sz w:val="22"/>
              <w:szCs w:val="22"/>
            </w:rPr>
          </w:rPrChange>
        </w:rPr>
        <w:t>components (the Flask code and MySQL database and the social components (the staff's daily habits and the owner’s management style).</w:t>
      </w:r>
    </w:p>
    <w:p w14:paraId="1C071B17" w14:textId="77777777" w:rsidR="008E45C7" w:rsidRDefault="008E45C7">
      <w:pPr>
        <w:spacing w:line="276" w:lineRule="auto"/>
        <w:jc w:val="both"/>
        <w:rPr>
          <w:rFonts w:ascii="Times New Roman" w:hAnsi="Times New Roman" w:cs="Times New Roman"/>
          <w:sz w:val="22"/>
          <w:szCs w:val="22"/>
        </w:rPr>
        <w:pPrChange w:id="921" w:author="michaelaanas23@gmail.com" w:date="2026-09-25T21:55:00Z" w16du:dateUtc="2026-09-25T13:55:00Z">
          <w:pPr>
            <w:spacing w:line="360" w:lineRule="auto"/>
            <w:jc w:val="both"/>
          </w:pPr>
        </w:pPrChange>
      </w:pPr>
    </w:p>
    <w:p w14:paraId="4DD83108" w14:textId="49D01FE4" w:rsidR="008E45C7" w:rsidRPr="00734374" w:rsidRDefault="008E45C7">
      <w:pPr>
        <w:pStyle w:val="Heading2"/>
        <w:spacing w:line="360" w:lineRule="auto"/>
        <w:jc w:val="both"/>
        <w:rPr>
          <w:rFonts w:ascii="Times New Roman" w:hAnsi="Times New Roman" w:cs="Times New Roman"/>
          <w:b/>
          <w:bCs/>
          <w:color w:val="000000" w:themeColor="text1"/>
          <w:sz w:val="26"/>
          <w:szCs w:val="26"/>
          <w:rPrChange w:id="922" w:author="michaelaanas23@gmail.com" w:date="2026-09-25T21:08:00Z" w16du:dateUtc="2026-09-25T13:08:00Z">
            <w:rPr>
              <w:b/>
              <w:bCs/>
              <w:color w:val="000000" w:themeColor="text1"/>
            </w:rPr>
          </w:rPrChange>
        </w:rPr>
        <w:pPrChange w:id="923" w:author="michaelaanas23@gmail.com" w:date="2026-09-25T22:02:00Z" w16du:dateUtc="2026-09-25T14:02:00Z">
          <w:pPr>
            <w:pStyle w:val="Heading2"/>
            <w:jc w:val="both"/>
          </w:pPr>
        </w:pPrChange>
      </w:pPr>
      <w:r w:rsidRPr="00734374">
        <w:rPr>
          <w:rFonts w:ascii="Times New Roman" w:hAnsi="Times New Roman" w:cs="Times New Roman"/>
          <w:b/>
          <w:bCs/>
          <w:color w:val="000000" w:themeColor="text1"/>
          <w:sz w:val="26"/>
          <w:szCs w:val="26"/>
          <w:rPrChange w:id="924" w:author="michaelaanas23@gmail.com" w:date="2026-09-25T21:08:00Z" w16du:dateUtc="2026-09-25T13:08:00Z">
            <w:rPr>
              <w:b/>
              <w:bCs/>
              <w:color w:val="000000" w:themeColor="text1"/>
            </w:rPr>
          </w:rPrChange>
        </w:rPr>
        <w:t>1.8 Summary</w:t>
      </w:r>
    </w:p>
    <w:p w14:paraId="5124ECF8" w14:textId="3ACE0402" w:rsidR="008E45C7" w:rsidRPr="00734374" w:rsidRDefault="008E45C7">
      <w:pPr>
        <w:spacing w:line="276" w:lineRule="auto"/>
        <w:ind w:firstLine="357"/>
        <w:jc w:val="both"/>
        <w:rPr>
          <w:rFonts w:ascii="Times New Roman" w:hAnsi="Times New Roman" w:cs="Times New Roman"/>
          <w:sz w:val="20"/>
          <w:szCs w:val="20"/>
          <w:rPrChange w:id="925" w:author="michaelaanas23@gmail.com" w:date="2026-09-25T21:08:00Z" w16du:dateUtc="2026-09-25T13:08:00Z">
            <w:rPr>
              <w:rFonts w:ascii="Times New Roman" w:hAnsi="Times New Roman" w:cs="Times New Roman"/>
              <w:sz w:val="22"/>
              <w:szCs w:val="22"/>
            </w:rPr>
          </w:rPrChange>
        </w:rPr>
        <w:pPrChange w:id="926"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927" w:author="michaelaanas23@gmail.com" w:date="2026-09-25T21:08:00Z" w16du:dateUtc="2026-09-25T13:08:00Z">
            <w:rPr>
              <w:rFonts w:ascii="Times New Roman" w:hAnsi="Times New Roman" w:cs="Times New Roman"/>
              <w:sz w:val="22"/>
              <w:szCs w:val="22"/>
            </w:rPr>
          </w:rPrChange>
        </w:rPr>
        <w:t>This chapter has established the foundational framework for the study by presenting a comprehensive background on the critical role of the water refilling industry in the Philippines and the evolving operational challenges faced by multi-branch enterprises like High Island V. It has identified the specific systemic deficiencies—including manual record-keeping errors, geographic data silos, inventory shrinkage, and the absence of predictive capabilities—that necessitate the development of H2Ops: A Responsive Cloud-Based Operations Management System. By articulating the general and specific objectives, the study has set a clear technical and mathematical roadmap, specifically highlighting the integration of Simple Linear Regression to transition the business from a reactive to a proactive management model.</w:t>
      </w:r>
    </w:p>
    <w:p w14:paraId="10A3C5A1" w14:textId="77777777" w:rsidR="008E45C7" w:rsidRPr="00734374" w:rsidRDefault="008E45C7">
      <w:pPr>
        <w:spacing w:line="276" w:lineRule="auto"/>
        <w:ind w:firstLine="357"/>
        <w:jc w:val="both"/>
        <w:rPr>
          <w:rFonts w:ascii="Times New Roman" w:hAnsi="Times New Roman" w:cs="Times New Roman"/>
          <w:sz w:val="20"/>
          <w:szCs w:val="20"/>
          <w:rPrChange w:id="928" w:author="michaelaanas23@gmail.com" w:date="2026-09-25T21:08:00Z" w16du:dateUtc="2026-09-25T13:08:00Z">
            <w:rPr>
              <w:rFonts w:ascii="Times New Roman" w:hAnsi="Times New Roman" w:cs="Times New Roman"/>
              <w:sz w:val="22"/>
              <w:szCs w:val="22"/>
            </w:rPr>
          </w:rPrChange>
        </w:rPr>
        <w:pPrChange w:id="929" w:author="michaelaanas23@gmail.com" w:date="2026-09-25T21:55:00Z" w16du:dateUtc="2026-09-25T13:55:00Z">
          <w:pPr>
            <w:spacing w:line="360" w:lineRule="auto"/>
            <w:ind w:firstLine="357"/>
            <w:jc w:val="both"/>
          </w:pPr>
        </w:pPrChange>
      </w:pPr>
      <w:r w:rsidRPr="00734374">
        <w:rPr>
          <w:rFonts w:ascii="Times New Roman" w:hAnsi="Times New Roman" w:cs="Times New Roman"/>
          <w:sz w:val="20"/>
          <w:szCs w:val="20"/>
          <w:rPrChange w:id="930" w:author="michaelaanas23@gmail.com" w:date="2026-09-25T21:08:00Z" w16du:dateUtc="2026-09-25T13:08:00Z">
            <w:rPr>
              <w:rFonts w:ascii="Times New Roman" w:hAnsi="Times New Roman" w:cs="Times New Roman"/>
              <w:sz w:val="22"/>
              <w:szCs w:val="22"/>
            </w:rPr>
          </w:rPrChange>
        </w:rPr>
        <w:t> Furthermore, the chapter delineated the precise scope and boundaries of the research, ensuring that the system remains focused on core operational needs while maintaining a secure and scalable architecture. The significance of the study was discussed in relation to its diverse beneficiaries, ranging from business owners and branch staff to the broader academic and small business communities. Finally, the conceptual framework was presented to illustrate the intersection of technical, operational, and human dimensions, while the definition of terms provided the necessary linguistic consistency for the research. Together, these sections provide a rigorous justification for the project and a structured approach for its implementation.</w:t>
      </w:r>
    </w:p>
    <w:p w14:paraId="3A422A1B" w14:textId="77777777" w:rsidR="008E45C7" w:rsidDel="00247B2E" w:rsidRDefault="008E45C7">
      <w:pPr>
        <w:pStyle w:val="Heading1"/>
        <w:spacing w:line="276" w:lineRule="auto"/>
        <w:jc w:val="center"/>
        <w:rPr>
          <w:del w:id="931" w:author="michaelaanas23@gmail.com" w:date="2026-09-25T21:15:00Z" w16du:dateUtc="2026-09-25T13:15:00Z"/>
          <w:rFonts w:ascii="Times New Roman" w:hAnsi="Times New Roman" w:cs="Times New Roman"/>
          <w:b/>
          <w:bCs/>
          <w:color w:val="000000" w:themeColor="text1"/>
          <w:sz w:val="24"/>
          <w:szCs w:val="24"/>
        </w:rPr>
        <w:pPrChange w:id="932" w:author="michaelaanas23@gmail.com" w:date="2026-09-25T21:55:00Z" w16du:dateUtc="2026-09-25T13:55:00Z">
          <w:pPr>
            <w:pStyle w:val="Heading1"/>
            <w:jc w:val="center"/>
          </w:pPr>
        </w:pPrChange>
      </w:pPr>
    </w:p>
    <w:p w14:paraId="384DA55B" w14:textId="77777777" w:rsidR="00247B2E" w:rsidRPr="00247B2E" w:rsidRDefault="00247B2E">
      <w:pPr>
        <w:spacing w:line="276" w:lineRule="auto"/>
        <w:rPr>
          <w:ins w:id="933" w:author="michaelaanas23@gmail.com" w:date="2026-09-25T21:15:00Z" w16du:dateUtc="2026-09-25T13:15:00Z"/>
          <w:color w:val="EE0000"/>
          <w:rPrChange w:id="934" w:author="michaelaanas23@gmail.com" w:date="2026-09-25T21:16:00Z" w16du:dateUtc="2026-09-25T13:16:00Z">
            <w:rPr>
              <w:ins w:id="935" w:author="michaelaanas23@gmail.com" w:date="2026-09-25T21:15:00Z" w16du:dateUtc="2026-09-25T13:15:00Z"/>
              <w:rFonts w:ascii="Times New Roman" w:hAnsi="Times New Roman" w:cs="Times New Roman"/>
              <w:sz w:val="22"/>
              <w:szCs w:val="22"/>
            </w:rPr>
          </w:rPrChange>
        </w:rPr>
        <w:pPrChange w:id="936" w:author="michaelaanas23@gmail.com" w:date="2026-09-25T21:55:00Z" w16du:dateUtc="2026-09-25T13:55:00Z">
          <w:pPr>
            <w:spacing w:line="360" w:lineRule="auto"/>
            <w:jc w:val="both"/>
          </w:pPr>
        </w:pPrChange>
      </w:pPr>
    </w:p>
    <w:p w14:paraId="3F6621AB" w14:textId="234874B2" w:rsidR="005C0C16" w:rsidRPr="00427840" w:rsidDel="00247B2E" w:rsidRDefault="005C0C16">
      <w:pPr>
        <w:spacing w:line="276" w:lineRule="auto"/>
        <w:jc w:val="center"/>
        <w:rPr>
          <w:del w:id="937" w:author="michaelaanas23@gmail.com" w:date="2026-09-25T21:15:00Z" w16du:dateUtc="2026-09-25T13:15:00Z"/>
          <w:rFonts w:ascii="Times New Roman" w:eastAsiaTheme="majorEastAsia" w:hAnsi="Times New Roman" w:cs="Times New Roman"/>
          <w:color w:val="2F5496" w:themeColor="accent1" w:themeShade="BF"/>
          <w:sz w:val="22"/>
          <w:szCs w:val="22"/>
          <w:rPrChange w:id="938" w:author="michaelaanas23@gmail.com" w:date="2026-09-25T22:01:00Z" w16du:dateUtc="2026-09-25T14:01:00Z">
            <w:rPr>
              <w:del w:id="939" w:author="michaelaanas23@gmail.com" w:date="2026-09-25T21:15:00Z" w16du:dateUtc="2026-09-25T13:15:00Z"/>
              <w:rFonts w:ascii="Times New Roman" w:hAnsi="Times New Roman" w:cs="Times New Roman"/>
              <w:sz w:val="22"/>
              <w:szCs w:val="22"/>
            </w:rPr>
          </w:rPrChange>
        </w:rPr>
        <w:pPrChange w:id="940" w:author="michaelaanas23@gmail.com" w:date="2026-09-25T22:02:00Z" w16du:dateUtc="2026-09-25T14:02:00Z">
          <w:pPr>
            <w:spacing w:line="360" w:lineRule="auto"/>
            <w:jc w:val="both"/>
          </w:pPr>
        </w:pPrChange>
      </w:pPr>
    </w:p>
    <w:p w14:paraId="68D830D2" w14:textId="77777777" w:rsidR="00C538A6" w:rsidRPr="00163F4B" w:rsidDel="00247B2E" w:rsidRDefault="00C538A6">
      <w:pPr>
        <w:jc w:val="center"/>
        <w:rPr>
          <w:del w:id="941" w:author="michaelaanas23@gmail.com" w:date="2026-09-25T21:15:00Z" w16du:dateUtc="2026-09-25T13:15:00Z"/>
          <w:rFonts w:ascii="Times New Roman" w:hAnsi="Times New Roman" w:cs="Times New Roman"/>
        </w:rPr>
        <w:pPrChange w:id="942" w:author="michaelaanas23@gmail.com" w:date="2026-09-25T22:02:00Z" w16du:dateUtc="2026-09-25T14:02:00Z">
          <w:pPr>
            <w:spacing w:line="360" w:lineRule="auto"/>
            <w:jc w:val="both"/>
          </w:pPr>
        </w:pPrChange>
      </w:pPr>
    </w:p>
    <w:p w14:paraId="1523340F" w14:textId="77777777" w:rsidR="00163F4B" w:rsidDel="00247B2E" w:rsidRDefault="00163F4B">
      <w:pPr>
        <w:jc w:val="center"/>
        <w:rPr>
          <w:del w:id="943" w:author="michaelaanas23@gmail.com" w:date="2026-09-25T21:15:00Z" w16du:dateUtc="2026-09-25T13:15:00Z"/>
        </w:rPr>
        <w:pPrChange w:id="944" w:author="michaelaanas23@gmail.com" w:date="2026-09-25T22:02:00Z" w16du:dateUtc="2026-09-25T14:02:00Z">
          <w:pPr>
            <w:jc w:val="both"/>
          </w:pPr>
        </w:pPrChange>
      </w:pPr>
    </w:p>
    <w:p w14:paraId="23C99845" w14:textId="77777777" w:rsidR="008E45C7" w:rsidDel="00247B2E" w:rsidRDefault="008E45C7">
      <w:pPr>
        <w:jc w:val="center"/>
        <w:rPr>
          <w:del w:id="945" w:author="michaelaanas23@gmail.com" w:date="2026-09-25T21:15:00Z" w16du:dateUtc="2026-09-25T13:15:00Z"/>
        </w:rPr>
        <w:pPrChange w:id="946" w:author="michaelaanas23@gmail.com" w:date="2026-09-25T22:02:00Z" w16du:dateUtc="2026-09-25T14:02:00Z">
          <w:pPr>
            <w:jc w:val="both"/>
          </w:pPr>
        </w:pPrChange>
      </w:pPr>
    </w:p>
    <w:p w14:paraId="39E341F6" w14:textId="77777777" w:rsidR="008E45C7" w:rsidDel="00247B2E" w:rsidRDefault="008E45C7">
      <w:pPr>
        <w:jc w:val="center"/>
        <w:rPr>
          <w:del w:id="947" w:author="michaelaanas23@gmail.com" w:date="2026-09-25T21:15:00Z" w16du:dateUtc="2026-09-25T13:15:00Z"/>
        </w:rPr>
        <w:pPrChange w:id="948" w:author="michaelaanas23@gmail.com" w:date="2026-09-25T22:02:00Z" w16du:dateUtc="2026-09-25T14:02:00Z">
          <w:pPr>
            <w:jc w:val="both"/>
          </w:pPr>
        </w:pPrChange>
      </w:pPr>
    </w:p>
    <w:p w14:paraId="188DD1D9" w14:textId="77777777" w:rsidR="008E45C7" w:rsidDel="00247B2E" w:rsidRDefault="008E45C7">
      <w:pPr>
        <w:jc w:val="center"/>
        <w:rPr>
          <w:del w:id="949" w:author="michaelaanas23@gmail.com" w:date="2026-09-25T21:15:00Z" w16du:dateUtc="2026-09-25T13:15:00Z"/>
        </w:rPr>
        <w:pPrChange w:id="950" w:author="michaelaanas23@gmail.com" w:date="2026-09-25T22:02:00Z" w16du:dateUtc="2026-09-25T14:02:00Z">
          <w:pPr>
            <w:jc w:val="both"/>
          </w:pPr>
        </w:pPrChange>
      </w:pPr>
    </w:p>
    <w:p w14:paraId="32116FD2" w14:textId="77777777" w:rsidR="008E45C7" w:rsidRPr="00163F4B" w:rsidDel="00247B2E" w:rsidRDefault="008E45C7">
      <w:pPr>
        <w:jc w:val="center"/>
        <w:rPr>
          <w:del w:id="951" w:author="michaelaanas23@gmail.com" w:date="2026-09-25T21:15:00Z" w16du:dateUtc="2026-09-25T13:15:00Z"/>
        </w:rPr>
        <w:pPrChange w:id="952" w:author="michaelaanas23@gmail.com" w:date="2026-09-25T22:02:00Z" w16du:dateUtc="2026-09-25T14:02:00Z">
          <w:pPr>
            <w:jc w:val="both"/>
          </w:pPr>
        </w:pPrChange>
      </w:pPr>
    </w:p>
    <w:p w14:paraId="1C996D0E" w14:textId="4167D65E" w:rsidR="0046241D" w:rsidRPr="00427840" w:rsidRDefault="008E45C7">
      <w:pPr>
        <w:jc w:val="center"/>
        <w:rPr>
          <w:rFonts w:ascii="Times New Roman" w:hAnsi="Times New Roman" w:cs="Times New Roman"/>
          <w:b/>
          <w:bCs/>
          <w:color w:val="000000" w:themeColor="text1"/>
        </w:rPr>
        <w:pPrChange w:id="953" w:author="michaelaanas23@gmail.com" w:date="2026-09-25T22:02:00Z" w16du:dateUtc="2026-09-25T14:02:00Z">
          <w:pPr>
            <w:pStyle w:val="Heading1"/>
            <w:jc w:val="both"/>
          </w:pPr>
        </w:pPrChange>
      </w:pPr>
      <w:r w:rsidRPr="00427840">
        <w:rPr>
          <w:rFonts w:ascii="Times New Roman" w:hAnsi="Times New Roman" w:cs="Times New Roman"/>
          <w:b/>
          <w:bCs/>
          <w:color w:val="000000" w:themeColor="text1"/>
        </w:rPr>
        <w:t>CHAPTER 2</w:t>
      </w:r>
    </w:p>
    <w:p w14:paraId="32E766E0" w14:textId="6FAF94D2" w:rsidR="0046241D" w:rsidRPr="00247B2E" w:rsidRDefault="004737C2">
      <w:pPr>
        <w:spacing w:line="360" w:lineRule="auto"/>
        <w:jc w:val="center"/>
        <w:rPr>
          <w:rFonts w:ascii="Times New Roman" w:hAnsi="Times New Roman" w:cs="Times New Roman"/>
          <w:b/>
          <w:bCs/>
          <w:sz w:val="26"/>
          <w:szCs w:val="26"/>
          <w:rPrChange w:id="954" w:author="michaelaanas23@gmail.com" w:date="2026-09-25T21:11:00Z" w16du:dateUtc="2026-09-25T13:11:00Z">
            <w:rPr>
              <w:rFonts w:ascii="Times New Roman" w:hAnsi="Times New Roman" w:cs="Times New Roman"/>
              <w:b/>
              <w:bCs/>
              <w:sz w:val="32"/>
              <w:szCs w:val="32"/>
            </w:rPr>
          </w:rPrChange>
        </w:rPr>
        <w:pPrChange w:id="955" w:author="michaelaanas23@gmail.com" w:date="2026-09-25T22:02:00Z" w16du:dateUtc="2026-09-25T14:02:00Z">
          <w:pPr>
            <w:jc w:val="both"/>
          </w:pPr>
        </w:pPrChange>
      </w:pPr>
      <w:r w:rsidRPr="00247B2E">
        <w:rPr>
          <w:rFonts w:ascii="Times New Roman" w:hAnsi="Times New Roman" w:cs="Times New Roman"/>
          <w:b/>
          <w:bCs/>
          <w:sz w:val="26"/>
          <w:szCs w:val="26"/>
          <w:rPrChange w:id="956" w:author="michaelaanas23@gmail.com" w:date="2026-09-25T21:11:00Z" w16du:dateUtc="2026-09-25T13:11:00Z">
            <w:rPr>
              <w:rFonts w:ascii="Times New Roman" w:hAnsi="Times New Roman" w:cs="Times New Roman"/>
              <w:b/>
              <w:bCs/>
              <w:sz w:val="32"/>
              <w:szCs w:val="32"/>
            </w:rPr>
          </w:rPrChange>
        </w:rPr>
        <w:t>REVIEW OF RELATED LITERATURE AND STUDIES</w:t>
      </w:r>
    </w:p>
    <w:p w14:paraId="0D6E9DF2" w14:textId="77777777" w:rsidR="004737C2" w:rsidRPr="004737C2" w:rsidRDefault="004737C2">
      <w:pPr>
        <w:spacing w:line="276" w:lineRule="auto"/>
        <w:jc w:val="both"/>
        <w:rPr>
          <w:rFonts w:ascii="Times New Roman" w:hAnsi="Times New Roman" w:cs="Times New Roman"/>
          <w:sz w:val="32"/>
          <w:szCs w:val="32"/>
        </w:rPr>
        <w:pPrChange w:id="957" w:author="michaelaanas23@gmail.com" w:date="2026-09-25T21:55:00Z" w16du:dateUtc="2026-09-25T13:55:00Z">
          <w:pPr>
            <w:jc w:val="both"/>
          </w:pPr>
        </w:pPrChange>
      </w:pPr>
    </w:p>
    <w:p w14:paraId="15C16908" w14:textId="1CEA8B6A" w:rsidR="006E4779" w:rsidRPr="00427840" w:rsidRDefault="004737C2">
      <w:pPr>
        <w:pStyle w:val="Heading2"/>
        <w:spacing w:line="360" w:lineRule="auto"/>
        <w:jc w:val="both"/>
        <w:rPr>
          <w:rFonts w:ascii="Times New Roman" w:hAnsi="Times New Roman" w:cs="Times New Roman"/>
          <w:b/>
          <w:bCs/>
          <w:color w:val="000000" w:themeColor="text1"/>
          <w:sz w:val="26"/>
          <w:szCs w:val="26"/>
          <w:rPrChange w:id="958" w:author="michaelaanas23@gmail.com" w:date="2026-09-25T22:01:00Z" w16du:dateUtc="2026-09-25T14:01:00Z">
            <w:rPr>
              <w:rFonts w:ascii="Times New Roman" w:hAnsi="Times New Roman" w:cs="Times New Roman"/>
              <w:color w:val="000000" w:themeColor="text1"/>
            </w:rPr>
          </w:rPrChange>
        </w:rPr>
        <w:pPrChange w:id="959" w:author="michaelaanas23@gmail.com" w:date="2026-09-25T22:01:00Z" w16du:dateUtc="2026-09-25T14:01:00Z">
          <w:pPr>
            <w:pStyle w:val="Heading2"/>
            <w:jc w:val="both"/>
          </w:pPr>
        </w:pPrChange>
      </w:pPr>
      <w:r w:rsidRPr="00427840">
        <w:rPr>
          <w:rFonts w:ascii="Times New Roman" w:hAnsi="Times New Roman" w:cs="Times New Roman"/>
          <w:b/>
          <w:bCs/>
          <w:color w:val="000000" w:themeColor="text1"/>
          <w:sz w:val="26"/>
          <w:szCs w:val="26"/>
          <w:rPrChange w:id="960" w:author="michaelaanas23@gmail.com" w:date="2026-09-25T22:01:00Z" w16du:dateUtc="2026-09-25T14:01:00Z">
            <w:rPr>
              <w:rFonts w:ascii="Times New Roman" w:hAnsi="Times New Roman" w:cs="Times New Roman"/>
              <w:color w:val="000000" w:themeColor="text1"/>
            </w:rPr>
          </w:rPrChange>
        </w:rPr>
        <w:t>2.1 Foreign Studies</w:t>
      </w:r>
    </w:p>
    <w:p w14:paraId="1167F8B6" w14:textId="1CFD5D4B" w:rsidR="004737C2" w:rsidRPr="00247B2E" w:rsidRDefault="004737C2">
      <w:pPr>
        <w:spacing w:line="276" w:lineRule="auto"/>
        <w:ind w:firstLine="357"/>
        <w:jc w:val="both"/>
        <w:rPr>
          <w:rFonts w:ascii="Times New Roman" w:hAnsi="Times New Roman" w:cs="Times New Roman"/>
          <w:sz w:val="20"/>
          <w:szCs w:val="20"/>
          <w:rPrChange w:id="961" w:author="michaelaanas23@gmail.com" w:date="2026-09-25T21:17:00Z" w16du:dateUtc="2026-09-25T13:17:00Z">
            <w:rPr>
              <w:rFonts w:ascii="Times New Roman" w:hAnsi="Times New Roman" w:cs="Times New Roman"/>
              <w:sz w:val="22"/>
              <w:szCs w:val="22"/>
            </w:rPr>
          </w:rPrChange>
        </w:rPr>
        <w:pPrChange w:id="962" w:author="michaelaanas23@gmail.com" w:date="2026-09-25T21:55:00Z" w16du:dateUtc="2026-09-25T13:55:00Z">
          <w:pPr>
            <w:ind w:firstLine="357"/>
            <w:jc w:val="both"/>
          </w:pPr>
        </w:pPrChange>
      </w:pPr>
      <w:r w:rsidRPr="00247B2E">
        <w:rPr>
          <w:rFonts w:ascii="Times New Roman" w:hAnsi="Times New Roman" w:cs="Times New Roman"/>
          <w:sz w:val="20"/>
          <w:szCs w:val="20"/>
          <w:rPrChange w:id="963" w:author="michaelaanas23@gmail.com" w:date="2026-09-25T21:17:00Z" w16du:dateUtc="2026-09-25T13:17:00Z">
            <w:rPr>
              <w:rFonts w:ascii="Times New Roman" w:hAnsi="Times New Roman" w:cs="Times New Roman"/>
              <w:sz w:val="22"/>
              <w:szCs w:val="22"/>
            </w:rPr>
          </w:rPrChange>
        </w:rPr>
        <w:t xml:space="preserve">Cloud-based operations management systems and business analytics have become essential technologies for improving business efficiency and supporting data-driven decision-making across various industries. The increasing adoption of cloud computing enables organizations to centralize operational data, automate business processes, and </w:t>
      </w:r>
      <w:r w:rsidRPr="00247B2E">
        <w:rPr>
          <w:rFonts w:ascii="Times New Roman" w:hAnsi="Times New Roman" w:cs="Times New Roman"/>
          <w:sz w:val="20"/>
          <w:szCs w:val="20"/>
          <w:rPrChange w:id="964" w:author="michaelaanas23@gmail.com" w:date="2026-09-25T21:17:00Z" w16du:dateUtc="2026-09-25T13:17:00Z">
            <w:rPr>
              <w:rFonts w:ascii="Times New Roman" w:hAnsi="Times New Roman" w:cs="Times New Roman"/>
              <w:sz w:val="22"/>
              <w:szCs w:val="22"/>
            </w:rPr>
          </w:rPrChange>
        </w:rPr>
        <w:lastRenderedPageBreak/>
        <w:t>provide real-time access to information regardless of location. At the same time, business analytics has evolved from basic reporting tools into advanced systems capable of transforming large volumes of operational data into meaningful insights that support planning, performance evaluation, and strategic decision-making. Organizations that integrate cloud technologies with business analytics are better equipped to improve productivity, streamline operations, and respond effectively to changing business demands.</w:t>
      </w:r>
    </w:p>
    <w:p w14:paraId="483762E6" w14:textId="5B1A65C4" w:rsidR="004737C2" w:rsidRPr="00247B2E" w:rsidRDefault="004737C2">
      <w:pPr>
        <w:spacing w:line="276" w:lineRule="auto"/>
        <w:ind w:firstLine="357"/>
        <w:jc w:val="both"/>
        <w:rPr>
          <w:rFonts w:ascii="Times New Roman" w:hAnsi="Times New Roman" w:cs="Times New Roman"/>
          <w:sz w:val="20"/>
          <w:szCs w:val="20"/>
          <w:rPrChange w:id="965" w:author="michaelaanas23@gmail.com" w:date="2026-09-25T21:17:00Z" w16du:dateUtc="2026-09-25T13:17:00Z">
            <w:rPr>
              <w:rFonts w:ascii="Times New Roman" w:hAnsi="Times New Roman" w:cs="Times New Roman"/>
              <w:sz w:val="22"/>
              <w:szCs w:val="22"/>
            </w:rPr>
          </w:rPrChange>
        </w:rPr>
        <w:pPrChange w:id="966" w:author="michaelaanas23@gmail.com" w:date="2026-09-25T21:55:00Z" w16du:dateUtc="2026-09-25T13:55:00Z">
          <w:pPr>
            <w:ind w:firstLine="357"/>
            <w:jc w:val="both"/>
          </w:pPr>
        </w:pPrChange>
      </w:pPr>
      <w:r w:rsidRPr="00247B2E">
        <w:rPr>
          <w:rFonts w:ascii="Times New Roman" w:hAnsi="Times New Roman" w:cs="Times New Roman"/>
          <w:sz w:val="20"/>
          <w:szCs w:val="20"/>
          <w:rPrChange w:id="967" w:author="michaelaanas23@gmail.com" w:date="2026-09-25T21:17:00Z" w16du:dateUtc="2026-09-25T13:17:00Z">
            <w:rPr>
              <w:rFonts w:ascii="Times New Roman" w:hAnsi="Times New Roman" w:cs="Times New Roman"/>
              <w:sz w:val="22"/>
              <w:szCs w:val="22"/>
            </w:rPr>
          </w:rPrChange>
        </w:rPr>
        <w:t xml:space="preserve">According to </w:t>
      </w:r>
      <w:r w:rsidRPr="001D1134">
        <w:rPr>
          <w:rFonts w:cstheme="minorHAnsi"/>
          <w:i/>
          <w:iCs/>
          <w:sz w:val="22"/>
          <w:szCs w:val="22"/>
        </w:rPr>
        <w:t xml:space="preserve">Holsapple, Lee-Post, and </w:t>
      </w:r>
      <w:proofErr w:type="spellStart"/>
      <w:r w:rsidRPr="001D1134">
        <w:rPr>
          <w:rFonts w:cstheme="minorHAnsi"/>
          <w:i/>
          <w:iCs/>
          <w:sz w:val="22"/>
          <w:szCs w:val="22"/>
        </w:rPr>
        <w:t>Pakath</w:t>
      </w:r>
      <w:proofErr w:type="spellEnd"/>
      <w:r w:rsidRPr="00247B2E">
        <w:rPr>
          <w:rFonts w:ascii="Times New Roman" w:hAnsi="Times New Roman" w:cs="Times New Roman"/>
          <w:sz w:val="20"/>
          <w:szCs w:val="20"/>
          <w:rPrChange w:id="968" w:author="michaelaanas23@gmail.com" w:date="2026-09-25T21:17:00Z" w16du:dateUtc="2026-09-25T13:17:00Z">
            <w:rPr>
              <w:rFonts w:ascii="Times New Roman" w:hAnsi="Times New Roman" w:cs="Times New Roman"/>
              <w:sz w:val="22"/>
              <w:szCs w:val="22"/>
            </w:rPr>
          </w:rPrChange>
        </w:rPr>
        <w:t xml:space="preserve"> (2014), business analytics serves as a comprehensive approach that enables organizations to transform raw data into meaningful information that supports effective decision-making</w:t>
      </w:r>
      <w:sdt>
        <w:sdtPr>
          <w:rPr>
            <w:rFonts w:ascii="Times New Roman" w:hAnsi="Times New Roman" w:cs="Times New Roman"/>
            <w:sz w:val="20"/>
            <w:szCs w:val="20"/>
          </w:rPr>
          <w:id w:val="-1009361748"/>
          <w:citation/>
        </w:sdtPr>
        <w:sdtContent>
          <w:r w:rsidR="008C6800" w:rsidRPr="00247B2E">
            <w:rPr>
              <w:rFonts w:ascii="Times New Roman" w:hAnsi="Times New Roman" w:cs="Times New Roman"/>
              <w:sz w:val="20"/>
              <w:szCs w:val="20"/>
              <w:rPrChange w:id="969" w:author="michaelaanas23@gmail.com" w:date="2026-09-25T21:17:00Z" w16du:dateUtc="2026-09-25T13:17:00Z">
                <w:rPr>
                  <w:rFonts w:ascii="Times New Roman" w:hAnsi="Times New Roman" w:cs="Times New Roman"/>
                  <w:sz w:val="22"/>
                  <w:szCs w:val="22"/>
                </w:rPr>
              </w:rPrChange>
            </w:rPr>
            <w:fldChar w:fldCharType="begin"/>
          </w:r>
          <w:r w:rsidR="008C6800" w:rsidRPr="00247B2E">
            <w:rPr>
              <w:rFonts w:ascii="Times New Roman" w:hAnsi="Times New Roman" w:cs="Times New Roman"/>
              <w:sz w:val="20"/>
              <w:szCs w:val="20"/>
              <w:rPrChange w:id="970" w:author="michaelaanas23@gmail.com" w:date="2026-09-25T21:17:00Z" w16du:dateUtc="2026-09-25T13:17:00Z">
                <w:rPr>
                  <w:rFonts w:ascii="Times New Roman" w:hAnsi="Times New Roman" w:cs="Times New Roman"/>
                  <w:sz w:val="22"/>
                  <w:szCs w:val="22"/>
                </w:rPr>
              </w:rPrChange>
            </w:rPr>
            <w:instrText xml:space="preserve"> CITATION Cly14 \l 1033 </w:instrText>
          </w:r>
          <w:r w:rsidR="008C6800" w:rsidRPr="00247B2E">
            <w:rPr>
              <w:rFonts w:ascii="Times New Roman" w:hAnsi="Times New Roman" w:cs="Times New Roman"/>
              <w:sz w:val="20"/>
              <w:szCs w:val="20"/>
              <w:rPrChange w:id="971" w:author="michaelaanas23@gmail.com" w:date="2026-09-25T21:17:00Z" w16du:dateUtc="2026-09-25T13:17:00Z">
                <w:rPr>
                  <w:rFonts w:ascii="Times New Roman" w:hAnsi="Times New Roman" w:cs="Times New Roman"/>
                  <w:sz w:val="22"/>
                  <w:szCs w:val="22"/>
                </w:rPr>
              </w:rPrChange>
            </w:rPr>
            <w:fldChar w:fldCharType="separate"/>
          </w:r>
          <w:r w:rsidR="003B1EE1" w:rsidRPr="00247B2E">
            <w:rPr>
              <w:rFonts w:ascii="Times New Roman" w:hAnsi="Times New Roman" w:cs="Times New Roman"/>
              <w:noProof/>
              <w:sz w:val="20"/>
              <w:szCs w:val="20"/>
              <w:rPrChange w:id="972" w:author="michaelaanas23@gmail.com" w:date="2026-09-25T21:17:00Z" w16du:dateUtc="2026-09-25T13:17:00Z">
                <w:rPr>
                  <w:rFonts w:ascii="Times New Roman" w:hAnsi="Times New Roman" w:cs="Times New Roman"/>
                  <w:noProof/>
                  <w:sz w:val="22"/>
                  <w:szCs w:val="22"/>
                </w:rPr>
              </w:rPrChange>
            </w:rPr>
            <w:t xml:space="preserve"> [6]</w:t>
          </w:r>
          <w:r w:rsidR="008C6800" w:rsidRPr="00247B2E">
            <w:rPr>
              <w:rFonts w:ascii="Times New Roman" w:hAnsi="Times New Roman" w:cs="Times New Roman"/>
              <w:sz w:val="20"/>
              <w:szCs w:val="20"/>
              <w:rPrChange w:id="973" w:author="michaelaanas23@gmail.com" w:date="2026-09-25T21:17:00Z" w16du:dateUtc="2026-09-25T13:17:00Z">
                <w:rPr>
                  <w:rFonts w:ascii="Times New Roman" w:hAnsi="Times New Roman" w:cs="Times New Roman"/>
                  <w:sz w:val="22"/>
                  <w:szCs w:val="22"/>
                </w:rPr>
              </w:rPrChange>
            </w:rPr>
            <w:fldChar w:fldCharType="end"/>
          </w:r>
        </w:sdtContent>
      </w:sdt>
      <w:r w:rsidRPr="00247B2E">
        <w:rPr>
          <w:rFonts w:ascii="Times New Roman" w:hAnsi="Times New Roman" w:cs="Times New Roman"/>
          <w:sz w:val="20"/>
          <w:szCs w:val="20"/>
          <w:rPrChange w:id="974" w:author="michaelaanas23@gmail.com" w:date="2026-09-25T21:17:00Z" w16du:dateUtc="2026-09-25T13:17:00Z">
            <w:rPr>
              <w:rFonts w:ascii="Times New Roman" w:hAnsi="Times New Roman" w:cs="Times New Roman"/>
              <w:sz w:val="22"/>
              <w:szCs w:val="22"/>
            </w:rPr>
          </w:rPrChange>
        </w:rPr>
        <w:t>. In their study, A Unified Foundation for Business Analytics, the researchers developed a holistic framework that unifies various concepts of business analytics by identifying its key dimensions, perspectives, and applications across different industries. They emphasized that business analytics extends beyond simple data management and statistical analysis, as it also involves systematic reasoning, organizational processes, technology utilization, and strategic decision-making. The study introduced a six-class taxonomy and an inclusive framework that provides researchers and practitioners with a better understanding of how business analytics can improve organizational performance and guide future business initiatives.</w:t>
      </w:r>
    </w:p>
    <w:p w14:paraId="0FD9E627" w14:textId="0FC1C46D" w:rsidR="004737C2" w:rsidRPr="00247B2E" w:rsidRDefault="004737C2">
      <w:pPr>
        <w:spacing w:line="276" w:lineRule="auto"/>
        <w:jc w:val="both"/>
        <w:rPr>
          <w:rFonts w:ascii="Times New Roman" w:hAnsi="Times New Roman" w:cs="Times New Roman"/>
          <w:sz w:val="20"/>
          <w:szCs w:val="20"/>
          <w:rPrChange w:id="975" w:author="michaelaanas23@gmail.com" w:date="2026-09-25T21:17:00Z" w16du:dateUtc="2026-09-25T13:17:00Z">
            <w:rPr>
              <w:rFonts w:ascii="Times New Roman" w:hAnsi="Times New Roman" w:cs="Times New Roman"/>
              <w:sz w:val="22"/>
              <w:szCs w:val="22"/>
            </w:rPr>
          </w:rPrChange>
        </w:rPr>
        <w:pPrChange w:id="976" w:author="michaelaanas23@gmail.com" w:date="2026-09-25T21:55:00Z" w16du:dateUtc="2026-09-25T13:55:00Z">
          <w:pPr>
            <w:ind w:firstLine="357"/>
            <w:jc w:val="both"/>
          </w:pPr>
        </w:pPrChange>
      </w:pPr>
      <w:del w:id="977" w:author="michaelaanas23@gmail.com" w:date="2026-09-25T21:19:00Z" w16du:dateUtc="2026-09-25T13:19:00Z">
        <w:r w:rsidRPr="00247B2E" w:rsidDel="001D1134">
          <w:rPr>
            <w:rFonts w:ascii="Times New Roman" w:hAnsi="Times New Roman" w:cs="Times New Roman"/>
            <w:sz w:val="20"/>
            <w:szCs w:val="20"/>
            <w:rPrChange w:id="978" w:author="michaelaanas23@gmail.com" w:date="2026-09-25T21:17:00Z" w16du:dateUtc="2026-09-25T13:17:00Z">
              <w:rPr>
                <w:rFonts w:ascii="Times New Roman" w:hAnsi="Times New Roman" w:cs="Times New Roman"/>
                <w:sz w:val="22"/>
                <w:szCs w:val="22"/>
              </w:rPr>
            </w:rPrChange>
          </w:rPr>
          <w:delText> </w:delText>
        </w:r>
      </w:del>
      <w:r w:rsidRPr="00247B2E">
        <w:rPr>
          <w:rFonts w:ascii="Times New Roman" w:hAnsi="Times New Roman" w:cs="Times New Roman"/>
          <w:sz w:val="20"/>
          <w:szCs w:val="20"/>
          <w:rPrChange w:id="979" w:author="michaelaanas23@gmail.com" w:date="2026-09-25T21:17:00Z" w16du:dateUtc="2026-09-25T13:17:00Z">
            <w:rPr>
              <w:rFonts w:ascii="Times New Roman" w:hAnsi="Times New Roman" w:cs="Times New Roman"/>
              <w:sz w:val="22"/>
              <w:szCs w:val="22"/>
            </w:rPr>
          </w:rPrChange>
        </w:rPr>
        <w:t xml:space="preserve">The findings of </w:t>
      </w:r>
      <w:r w:rsidRPr="001D1134">
        <w:rPr>
          <w:rFonts w:cstheme="minorHAnsi"/>
          <w:i/>
          <w:iCs/>
          <w:sz w:val="22"/>
          <w:szCs w:val="22"/>
        </w:rPr>
        <w:t>Holsapple et al</w:t>
      </w:r>
      <w:r w:rsidRPr="001D1134">
        <w:rPr>
          <w:rFonts w:ascii="Times New Roman" w:hAnsi="Times New Roman" w:cs="Times New Roman"/>
          <w:sz w:val="22"/>
          <w:szCs w:val="22"/>
        </w:rPr>
        <w:t>. (2014)</w:t>
      </w:r>
      <w:r w:rsidRPr="00247B2E">
        <w:rPr>
          <w:rFonts w:ascii="Times New Roman" w:hAnsi="Times New Roman" w:cs="Times New Roman"/>
          <w:sz w:val="20"/>
          <w:szCs w:val="20"/>
          <w:rPrChange w:id="980" w:author="michaelaanas23@gmail.com" w:date="2026-09-25T21:17:00Z" w16du:dateUtc="2026-09-25T13:17:00Z">
            <w:rPr>
              <w:rFonts w:ascii="Times New Roman" w:hAnsi="Times New Roman" w:cs="Times New Roman"/>
              <w:sz w:val="22"/>
              <w:szCs w:val="22"/>
            </w:rPr>
          </w:rPrChange>
        </w:rPr>
        <w:t xml:space="preserve"> are highly relevant to the present study because they highlight the importance of integrating business analytics into organizational operations to support informed and data-driven decision-making. Similar to the framework presented in this study, H2Ops: Cloud-Based Operations Management System for Water Refilling Stations with Automated Sales Analytics is designed not only to store operational data but also to transform daily sales transactions into meaningful business information through automated reports, dashboards, and sales analytics. The system enables water refilling station owners and managers to monitor sales performance, evaluate operational trends, and make timely business decisions based on accurate and organized data. Furthermore, the cloud-based architecture of H2Ops supports centralized data management, making business information more accessible and useful for monitoring multiple branches. The study of Holsapple et al. strengthens the theoretical foundation of this research by demonstrating that business analytics plays a vital role in improving operational efficiency, supporting strategic planning, and enhancing organizational decision-making through the effective use of information systems.</w:t>
      </w:r>
    </w:p>
    <w:p w14:paraId="355F1C6B" w14:textId="143B75C9" w:rsidR="004737C2" w:rsidRPr="00247B2E" w:rsidRDefault="004737C2">
      <w:pPr>
        <w:spacing w:line="276" w:lineRule="auto"/>
        <w:ind w:firstLine="357"/>
        <w:jc w:val="both"/>
        <w:rPr>
          <w:rFonts w:ascii="Times New Roman" w:hAnsi="Times New Roman" w:cs="Times New Roman"/>
          <w:sz w:val="20"/>
          <w:szCs w:val="20"/>
          <w:rPrChange w:id="981" w:author="michaelaanas23@gmail.com" w:date="2026-09-25T21:17:00Z" w16du:dateUtc="2026-09-25T13:17:00Z">
            <w:rPr>
              <w:rFonts w:ascii="Times New Roman" w:hAnsi="Times New Roman" w:cs="Times New Roman"/>
              <w:sz w:val="22"/>
              <w:szCs w:val="22"/>
            </w:rPr>
          </w:rPrChange>
        </w:rPr>
        <w:pPrChange w:id="982" w:author="michaelaanas23@gmail.com" w:date="2026-09-25T21:55:00Z" w16du:dateUtc="2026-09-25T13:55:00Z">
          <w:pPr>
            <w:ind w:firstLine="357"/>
            <w:jc w:val="both"/>
          </w:pPr>
        </w:pPrChange>
      </w:pPr>
      <w:r w:rsidRPr="00247B2E">
        <w:rPr>
          <w:rFonts w:ascii="Times New Roman" w:hAnsi="Times New Roman" w:cs="Times New Roman"/>
          <w:sz w:val="20"/>
          <w:szCs w:val="20"/>
          <w:rPrChange w:id="983" w:author="michaelaanas23@gmail.com" w:date="2026-09-25T21:17:00Z" w16du:dateUtc="2026-09-25T13:17:00Z">
            <w:rPr>
              <w:rFonts w:ascii="Times New Roman" w:hAnsi="Times New Roman" w:cs="Times New Roman"/>
              <w:sz w:val="22"/>
              <w:szCs w:val="22"/>
            </w:rPr>
          </w:rPrChange>
        </w:rPr>
        <w:t xml:space="preserve">In a similar to </w:t>
      </w:r>
      <w:r w:rsidRPr="001D1134">
        <w:rPr>
          <w:rFonts w:cstheme="minorHAnsi"/>
          <w:i/>
          <w:iCs/>
          <w:sz w:val="22"/>
          <w:szCs w:val="22"/>
        </w:rPr>
        <w:t>Delen and Ram</w:t>
      </w:r>
      <w:r w:rsidRPr="001D1134">
        <w:rPr>
          <w:rFonts w:ascii="Times New Roman" w:hAnsi="Times New Roman" w:cs="Times New Roman"/>
          <w:b/>
          <w:bCs/>
          <w:sz w:val="22"/>
          <w:szCs w:val="22"/>
        </w:rPr>
        <w:t xml:space="preserve"> (</w:t>
      </w:r>
      <w:r w:rsidRPr="001D1134">
        <w:rPr>
          <w:rFonts w:ascii="Times New Roman" w:hAnsi="Times New Roman" w:cs="Times New Roman"/>
          <w:sz w:val="22"/>
          <w:szCs w:val="22"/>
        </w:rPr>
        <w:t>2018),</w:t>
      </w:r>
      <w:r w:rsidRPr="00247B2E">
        <w:rPr>
          <w:rFonts w:ascii="Times New Roman" w:hAnsi="Times New Roman" w:cs="Times New Roman"/>
          <w:sz w:val="20"/>
          <w:szCs w:val="20"/>
          <w:rPrChange w:id="984" w:author="michaelaanas23@gmail.com" w:date="2026-09-25T21:17:00Z" w16du:dateUtc="2026-09-25T13:17:00Z">
            <w:rPr>
              <w:rFonts w:ascii="Times New Roman" w:hAnsi="Times New Roman" w:cs="Times New Roman"/>
              <w:sz w:val="22"/>
              <w:szCs w:val="22"/>
            </w:rPr>
          </w:rPrChange>
        </w:rPr>
        <w:t xml:space="preserve"> business analytics is a comprehensive approach that enables organizations to transform raw data into actionable insights that support faster and more effective decision-making</w:t>
      </w:r>
      <w:sdt>
        <w:sdtPr>
          <w:rPr>
            <w:rFonts w:ascii="Times New Roman" w:hAnsi="Times New Roman" w:cs="Times New Roman"/>
            <w:sz w:val="20"/>
            <w:szCs w:val="20"/>
          </w:rPr>
          <w:id w:val="-1810616605"/>
          <w:citation/>
        </w:sdtPr>
        <w:sdtContent>
          <w:r w:rsidR="00482DA7" w:rsidRPr="00247B2E">
            <w:rPr>
              <w:rFonts w:ascii="Times New Roman" w:hAnsi="Times New Roman" w:cs="Times New Roman"/>
              <w:sz w:val="20"/>
              <w:szCs w:val="20"/>
              <w:rPrChange w:id="985" w:author="michaelaanas23@gmail.com" w:date="2026-09-25T21:17:00Z" w16du:dateUtc="2026-09-25T13:17:00Z">
                <w:rPr>
                  <w:rFonts w:ascii="Times New Roman" w:hAnsi="Times New Roman" w:cs="Times New Roman"/>
                  <w:sz w:val="22"/>
                  <w:szCs w:val="22"/>
                </w:rPr>
              </w:rPrChange>
            </w:rPr>
            <w:fldChar w:fldCharType="begin"/>
          </w:r>
          <w:r w:rsidR="00482DA7" w:rsidRPr="00247B2E">
            <w:rPr>
              <w:rFonts w:ascii="Times New Roman" w:hAnsi="Times New Roman" w:cs="Times New Roman"/>
              <w:sz w:val="20"/>
              <w:szCs w:val="20"/>
              <w:rPrChange w:id="986" w:author="michaelaanas23@gmail.com" w:date="2026-09-25T21:17:00Z" w16du:dateUtc="2026-09-25T13:17:00Z">
                <w:rPr>
                  <w:rFonts w:ascii="Times New Roman" w:hAnsi="Times New Roman" w:cs="Times New Roman"/>
                  <w:sz w:val="22"/>
                  <w:szCs w:val="22"/>
                </w:rPr>
              </w:rPrChange>
            </w:rPr>
            <w:instrText xml:space="preserve">CITATION Ram18 \l 1033 </w:instrText>
          </w:r>
          <w:r w:rsidR="00482DA7" w:rsidRPr="00247B2E">
            <w:rPr>
              <w:rFonts w:ascii="Times New Roman" w:hAnsi="Times New Roman" w:cs="Times New Roman"/>
              <w:sz w:val="20"/>
              <w:szCs w:val="20"/>
              <w:rPrChange w:id="987" w:author="michaelaanas23@gmail.com" w:date="2026-09-25T21:17:00Z" w16du:dateUtc="2026-09-25T13:17:00Z">
                <w:rPr>
                  <w:rFonts w:ascii="Times New Roman" w:hAnsi="Times New Roman" w:cs="Times New Roman"/>
                  <w:sz w:val="22"/>
                  <w:szCs w:val="22"/>
                </w:rPr>
              </w:rPrChange>
            </w:rPr>
            <w:fldChar w:fldCharType="separate"/>
          </w:r>
          <w:r w:rsidR="003B1EE1" w:rsidRPr="00247B2E">
            <w:rPr>
              <w:rFonts w:ascii="Times New Roman" w:hAnsi="Times New Roman" w:cs="Times New Roman"/>
              <w:noProof/>
              <w:sz w:val="20"/>
              <w:szCs w:val="20"/>
              <w:rPrChange w:id="988" w:author="michaelaanas23@gmail.com" w:date="2026-09-25T21:17:00Z" w16du:dateUtc="2026-09-25T13:17:00Z">
                <w:rPr>
                  <w:rFonts w:ascii="Times New Roman" w:hAnsi="Times New Roman" w:cs="Times New Roman"/>
                  <w:noProof/>
                  <w:sz w:val="22"/>
                  <w:szCs w:val="22"/>
                </w:rPr>
              </w:rPrChange>
            </w:rPr>
            <w:t xml:space="preserve"> [7]</w:t>
          </w:r>
          <w:r w:rsidR="00482DA7" w:rsidRPr="00247B2E">
            <w:rPr>
              <w:rFonts w:ascii="Times New Roman" w:hAnsi="Times New Roman" w:cs="Times New Roman"/>
              <w:sz w:val="20"/>
              <w:szCs w:val="20"/>
              <w:rPrChange w:id="989" w:author="michaelaanas23@gmail.com" w:date="2026-09-25T21:17:00Z" w16du:dateUtc="2026-09-25T13:17:00Z">
                <w:rPr>
                  <w:rFonts w:ascii="Times New Roman" w:hAnsi="Times New Roman" w:cs="Times New Roman"/>
                  <w:sz w:val="22"/>
                  <w:szCs w:val="22"/>
                </w:rPr>
              </w:rPrChange>
            </w:rPr>
            <w:fldChar w:fldCharType="end"/>
          </w:r>
        </w:sdtContent>
      </w:sdt>
      <w:r w:rsidRPr="00247B2E">
        <w:rPr>
          <w:rFonts w:ascii="Times New Roman" w:hAnsi="Times New Roman" w:cs="Times New Roman"/>
          <w:sz w:val="20"/>
          <w:szCs w:val="20"/>
          <w:rPrChange w:id="990" w:author="michaelaanas23@gmail.com" w:date="2026-09-25T21:17:00Z" w16du:dateUtc="2026-09-25T13:17:00Z">
            <w:rPr>
              <w:rFonts w:ascii="Times New Roman" w:hAnsi="Times New Roman" w:cs="Times New Roman"/>
              <w:sz w:val="22"/>
              <w:szCs w:val="22"/>
            </w:rPr>
          </w:rPrChange>
        </w:rPr>
        <w:t>. In their study, Research Challenges and Opportunities in Business Analytics, the researchers examined the different definitions, challenges, and opportunities associated with business analytics as an emerging field of research and practice. They emphasized that while business analytics has been defined from various perspectives, its primary purpose is to convert organizational data into meaningful information that improves business performance and supports informed decision-making. The study also highlighted that business analytics encompasses descriptive, diagnostic, predictive, and prescriptive analytics, allowing organizations to analyze historical data, understand current business conditions, anticipate future trends, and recommend appropriate actions. Furthermore, the researchers stressed that business analytics has become increasingly important across industries as organizations continue to rely on data-driven strategies to remain competitive and improve operational efficiency.</w:t>
      </w:r>
    </w:p>
    <w:p w14:paraId="3EB6CE61" w14:textId="154AC2A1" w:rsidR="004737C2" w:rsidRPr="00247B2E" w:rsidRDefault="004737C2">
      <w:pPr>
        <w:spacing w:line="276" w:lineRule="auto"/>
        <w:jc w:val="both"/>
        <w:rPr>
          <w:rFonts w:ascii="Times New Roman" w:hAnsi="Times New Roman" w:cs="Times New Roman"/>
          <w:sz w:val="20"/>
          <w:szCs w:val="20"/>
          <w:rPrChange w:id="991" w:author="michaelaanas23@gmail.com" w:date="2026-09-25T21:17:00Z" w16du:dateUtc="2026-09-25T13:17:00Z">
            <w:rPr>
              <w:rFonts w:ascii="Times New Roman" w:hAnsi="Times New Roman" w:cs="Times New Roman"/>
              <w:sz w:val="22"/>
              <w:szCs w:val="22"/>
            </w:rPr>
          </w:rPrChange>
        </w:rPr>
        <w:pPrChange w:id="992" w:author="michaelaanas23@gmail.com" w:date="2026-09-25T21:55:00Z" w16du:dateUtc="2026-09-25T13:55:00Z">
          <w:pPr>
            <w:ind w:firstLine="357"/>
            <w:jc w:val="both"/>
          </w:pPr>
        </w:pPrChange>
      </w:pPr>
      <w:r w:rsidRPr="00247B2E">
        <w:rPr>
          <w:rFonts w:ascii="Times New Roman" w:hAnsi="Times New Roman" w:cs="Times New Roman"/>
          <w:sz w:val="20"/>
          <w:szCs w:val="20"/>
          <w:rPrChange w:id="993" w:author="michaelaanas23@gmail.com" w:date="2026-09-25T21:17:00Z" w16du:dateUtc="2026-09-25T13:17:00Z">
            <w:rPr>
              <w:rFonts w:ascii="Times New Roman" w:hAnsi="Times New Roman" w:cs="Times New Roman"/>
              <w:sz w:val="22"/>
              <w:szCs w:val="22"/>
            </w:rPr>
          </w:rPrChange>
        </w:rPr>
        <w:t xml:space="preserve">The findings of </w:t>
      </w:r>
      <w:r w:rsidRPr="00247B2E">
        <w:rPr>
          <w:rFonts w:cstheme="minorHAnsi"/>
          <w:i/>
          <w:iCs/>
          <w:sz w:val="20"/>
          <w:szCs w:val="20"/>
          <w:rPrChange w:id="994" w:author="michaelaanas23@gmail.com" w:date="2026-09-25T21:17:00Z" w16du:dateUtc="2026-09-25T13:17:00Z">
            <w:rPr>
              <w:rFonts w:cstheme="minorHAnsi"/>
              <w:i/>
              <w:iCs/>
              <w:sz w:val="22"/>
              <w:szCs w:val="22"/>
            </w:rPr>
          </w:rPrChange>
        </w:rPr>
        <w:t>Delen and Ram</w:t>
      </w:r>
      <w:r w:rsidRPr="00247B2E">
        <w:rPr>
          <w:rFonts w:ascii="Times New Roman" w:hAnsi="Times New Roman" w:cs="Times New Roman"/>
          <w:sz w:val="20"/>
          <w:szCs w:val="20"/>
          <w:rPrChange w:id="995" w:author="michaelaanas23@gmail.com" w:date="2026-09-25T21:17:00Z" w16du:dateUtc="2026-09-25T13:17:00Z">
            <w:rPr>
              <w:rFonts w:ascii="Times New Roman" w:hAnsi="Times New Roman" w:cs="Times New Roman"/>
              <w:sz w:val="22"/>
              <w:szCs w:val="22"/>
            </w:rPr>
          </w:rPrChange>
        </w:rPr>
        <w:t xml:space="preserve"> (2018) are highly relevant to the present study because they emphasize the value of business analytics in supporting organizational decision-making through the effective use of data. Similar to the concepts discussed in their study, H2Ops: Cloud-Based Operations Management System for Water Refilling Stations with Automated Sales Analytic</w:t>
      </w:r>
      <w:r w:rsidRPr="00247B2E">
        <w:rPr>
          <w:rFonts w:ascii="Times New Roman" w:hAnsi="Times New Roman" w:cs="Times New Roman"/>
          <w:b/>
          <w:bCs/>
          <w:sz w:val="20"/>
          <w:szCs w:val="20"/>
          <w:rPrChange w:id="996" w:author="michaelaanas23@gmail.com" w:date="2026-09-25T21:17:00Z" w16du:dateUtc="2026-09-25T13:17:00Z">
            <w:rPr>
              <w:rFonts w:ascii="Times New Roman" w:hAnsi="Times New Roman" w:cs="Times New Roman"/>
              <w:b/>
              <w:bCs/>
              <w:sz w:val="22"/>
              <w:szCs w:val="22"/>
            </w:rPr>
          </w:rPrChange>
        </w:rPr>
        <w:t>s</w:t>
      </w:r>
      <w:r w:rsidRPr="00247B2E">
        <w:rPr>
          <w:rFonts w:ascii="Times New Roman" w:hAnsi="Times New Roman" w:cs="Times New Roman"/>
          <w:sz w:val="20"/>
          <w:szCs w:val="20"/>
          <w:rPrChange w:id="997" w:author="michaelaanas23@gmail.com" w:date="2026-09-25T21:17:00Z" w16du:dateUtc="2026-09-25T13:17:00Z">
            <w:rPr>
              <w:rFonts w:ascii="Times New Roman" w:hAnsi="Times New Roman" w:cs="Times New Roman"/>
              <w:sz w:val="22"/>
              <w:szCs w:val="22"/>
            </w:rPr>
          </w:rPrChange>
        </w:rPr>
        <w:t xml:space="preserve"> is designed not only to automate operational processes but also to transform daily sales transactions into meaningful business information through automated reports, dashboards, and sales analytics. The system enables water refilling station owners and managers to monitor sales performance, identify business trends, evaluate operational activities, and make informed decisions based on accurate and centralized data. In addition, the cloud-based architecture of H2Ops provides real-time access to operational information, allowing business owners to efficiently monitor their business performance and improve overall management. The study of Delen and Ram strengthens the theoretical foundation of this research by demonstrating that business analytics is an essential </w:t>
      </w:r>
      <w:r w:rsidRPr="00247B2E">
        <w:rPr>
          <w:rFonts w:ascii="Times New Roman" w:hAnsi="Times New Roman" w:cs="Times New Roman"/>
          <w:sz w:val="20"/>
          <w:szCs w:val="20"/>
          <w:rPrChange w:id="998" w:author="michaelaanas23@gmail.com" w:date="2026-09-25T21:17:00Z" w16du:dateUtc="2026-09-25T13:17:00Z">
            <w:rPr>
              <w:rFonts w:ascii="Times New Roman" w:hAnsi="Times New Roman" w:cs="Times New Roman"/>
              <w:sz w:val="22"/>
              <w:szCs w:val="22"/>
            </w:rPr>
          </w:rPrChange>
        </w:rPr>
        <w:lastRenderedPageBreak/>
        <w:t>component of modern information systems that enhances operational efficiency, supports strategic planning, and enables organizations to make data-driven decisions for continuous business improvement.</w:t>
      </w:r>
    </w:p>
    <w:p w14:paraId="06183B54" w14:textId="777B27A4" w:rsidR="004737C2" w:rsidRPr="00247B2E" w:rsidRDefault="004737C2">
      <w:pPr>
        <w:spacing w:line="276" w:lineRule="auto"/>
        <w:ind w:firstLine="357"/>
        <w:jc w:val="both"/>
        <w:rPr>
          <w:rFonts w:ascii="Times New Roman" w:hAnsi="Times New Roman" w:cs="Times New Roman"/>
          <w:sz w:val="20"/>
          <w:szCs w:val="20"/>
          <w:rPrChange w:id="999" w:author="michaelaanas23@gmail.com" w:date="2026-09-25T21:17:00Z" w16du:dateUtc="2026-09-25T13:17:00Z">
            <w:rPr>
              <w:rFonts w:ascii="Times New Roman" w:hAnsi="Times New Roman" w:cs="Times New Roman"/>
              <w:sz w:val="22"/>
              <w:szCs w:val="22"/>
            </w:rPr>
          </w:rPrChange>
        </w:rPr>
        <w:pPrChange w:id="1000" w:author="michaelaanas23@gmail.com" w:date="2026-09-25T21:55:00Z" w16du:dateUtc="2026-09-25T13:55:00Z">
          <w:pPr>
            <w:ind w:firstLine="357"/>
            <w:jc w:val="both"/>
          </w:pPr>
        </w:pPrChange>
      </w:pPr>
      <w:r w:rsidRPr="001D1134">
        <w:rPr>
          <w:rFonts w:cstheme="minorHAnsi"/>
          <w:i/>
          <w:iCs/>
          <w:sz w:val="22"/>
          <w:szCs w:val="22"/>
        </w:rPr>
        <w:t xml:space="preserve">Singh and </w:t>
      </w:r>
      <w:proofErr w:type="spellStart"/>
      <w:r w:rsidRPr="001D1134">
        <w:rPr>
          <w:rFonts w:cstheme="minorHAnsi"/>
          <w:i/>
          <w:iCs/>
          <w:sz w:val="22"/>
          <w:szCs w:val="22"/>
        </w:rPr>
        <w:t>Wajgi</w:t>
      </w:r>
      <w:proofErr w:type="spellEnd"/>
      <w:r w:rsidRPr="00247B2E">
        <w:rPr>
          <w:rFonts w:ascii="Times New Roman" w:hAnsi="Times New Roman" w:cs="Times New Roman"/>
          <w:b/>
          <w:bCs/>
          <w:sz w:val="20"/>
          <w:szCs w:val="20"/>
          <w:rPrChange w:id="1001" w:author="michaelaanas23@gmail.com" w:date="2026-09-25T21:17:00Z" w16du:dateUtc="2026-09-25T13:17:00Z">
            <w:rPr>
              <w:rFonts w:ascii="Times New Roman" w:hAnsi="Times New Roman" w:cs="Times New Roman"/>
              <w:b/>
              <w:bCs/>
              <w:sz w:val="22"/>
              <w:szCs w:val="22"/>
            </w:rPr>
          </w:rPrChange>
        </w:rPr>
        <w:t xml:space="preserve"> (</w:t>
      </w:r>
      <w:r w:rsidRPr="00247B2E">
        <w:rPr>
          <w:rFonts w:ascii="Times New Roman" w:hAnsi="Times New Roman" w:cs="Times New Roman"/>
          <w:sz w:val="20"/>
          <w:szCs w:val="20"/>
          <w:rPrChange w:id="1002" w:author="michaelaanas23@gmail.com" w:date="2026-09-25T21:17:00Z" w16du:dateUtc="2026-09-25T13:17:00Z">
            <w:rPr>
              <w:rFonts w:ascii="Times New Roman" w:hAnsi="Times New Roman" w:cs="Times New Roman"/>
              <w:sz w:val="22"/>
              <w:szCs w:val="22"/>
            </w:rPr>
          </w:rPrChange>
        </w:rPr>
        <w:t>2016) titled “Data Analysis and Visualization of Sales Data”, presented at the World Conference on Futuristic Trends in Research and Innovation for Social Welfare, discussed the growing challenges faced by businesses in handling large volumes of sales data. The researchers explained that due to the continuous increase of data from different sources such as online transactions, databases, and digital platforms, organizations often struggle to effectively analyze and interpret this information</w:t>
      </w:r>
      <w:sdt>
        <w:sdtPr>
          <w:rPr>
            <w:rFonts w:ascii="Times New Roman" w:hAnsi="Times New Roman" w:cs="Times New Roman"/>
            <w:sz w:val="20"/>
            <w:szCs w:val="20"/>
          </w:rPr>
          <w:id w:val="-1957325746"/>
          <w:citation/>
        </w:sdtPr>
        <w:sdtContent>
          <w:r w:rsidR="00A22F49" w:rsidRPr="00247B2E">
            <w:rPr>
              <w:rFonts w:ascii="Times New Roman" w:hAnsi="Times New Roman" w:cs="Times New Roman"/>
              <w:sz w:val="20"/>
              <w:szCs w:val="20"/>
              <w:rPrChange w:id="1003" w:author="michaelaanas23@gmail.com" w:date="2026-09-25T21:17:00Z" w16du:dateUtc="2026-09-25T13:17:00Z">
                <w:rPr>
                  <w:rFonts w:ascii="Times New Roman" w:hAnsi="Times New Roman" w:cs="Times New Roman"/>
                  <w:sz w:val="22"/>
                  <w:szCs w:val="22"/>
                </w:rPr>
              </w:rPrChange>
            </w:rPr>
            <w:fldChar w:fldCharType="begin"/>
          </w:r>
          <w:r w:rsidR="00A22F49" w:rsidRPr="00247B2E">
            <w:rPr>
              <w:rFonts w:ascii="Times New Roman" w:hAnsi="Times New Roman" w:cs="Times New Roman"/>
              <w:sz w:val="20"/>
              <w:szCs w:val="20"/>
              <w:rPrChange w:id="1004" w:author="michaelaanas23@gmail.com" w:date="2026-09-25T21:17:00Z" w16du:dateUtc="2026-09-25T13:17:00Z">
                <w:rPr>
                  <w:rFonts w:ascii="Times New Roman" w:hAnsi="Times New Roman" w:cs="Times New Roman"/>
                  <w:sz w:val="22"/>
                  <w:szCs w:val="22"/>
                </w:rPr>
              </w:rPrChange>
            </w:rPr>
            <w:instrText xml:space="preserve"> CITATION Waj16 \l 1033 </w:instrText>
          </w:r>
          <w:r w:rsidR="00A22F49" w:rsidRPr="00247B2E">
            <w:rPr>
              <w:rFonts w:ascii="Times New Roman" w:hAnsi="Times New Roman" w:cs="Times New Roman"/>
              <w:sz w:val="20"/>
              <w:szCs w:val="20"/>
              <w:rPrChange w:id="1005" w:author="michaelaanas23@gmail.com" w:date="2026-09-25T21:17:00Z" w16du:dateUtc="2026-09-25T13:17:00Z">
                <w:rPr>
                  <w:rFonts w:ascii="Times New Roman" w:hAnsi="Times New Roman" w:cs="Times New Roman"/>
                  <w:sz w:val="22"/>
                  <w:szCs w:val="22"/>
                </w:rPr>
              </w:rPrChange>
            </w:rPr>
            <w:fldChar w:fldCharType="separate"/>
          </w:r>
          <w:r w:rsidR="003B1EE1" w:rsidRPr="00247B2E">
            <w:rPr>
              <w:rFonts w:ascii="Times New Roman" w:hAnsi="Times New Roman" w:cs="Times New Roman"/>
              <w:noProof/>
              <w:sz w:val="20"/>
              <w:szCs w:val="20"/>
              <w:rPrChange w:id="1006" w:author="michaelaanas23@gmail.com" w:date="2026-09-25T21:17:00Z" w16du:dateUtc="2026-09-25T13:17:00Z">
                <w:rPr>
                  <w:rFonts w:ascii="Times New Roman" w:hAnsi="Times New Roman" w:cs="Times New Roman"/>
                  <w:noProof/>
                  <w:sz w:val="22"/>
                  <w:szCs w:val="22"/>
                </w:rPr>
              </w:rPrChange>
            </w:rPr>
            <w:t xml:space="preserve"> [8]</w:t>
          </w:r>
          <w:r w:rsidR="00A22F49" w:rsidRPr="00247B2E">
            <w:rPr>
              <w:rFonts w:ascii="Times New Roman" w:hAnsi="Times New Roman" w:cs="Times New Roman"/>
              <w:sz w:val="20"/>
              <w:szCs w:val="20"/>
              <w:rPrChange w:id="1007" w:author="michaelaanas23@gmail.com" w:date="2026-09-25T21:17:00Z" w16du:dateUtc="2026-09-25T13:17:00Z">
                <w:rPr>
                  <w:rFonts w:ascii="Times New Roman" w:hAnsi="Times New Roman" w:cs="Times New Roman"/>
                  <w:sz w:val="22"/>
                  <w:szCs w:val="22"/>
                </w:rPr>
              </w:rPrChange>
            </w:rPr>
            <w:fldChar w:fldCharType="end"/>
          </w:r>
        </w:sdtContent>
      </w:sdt>
      <w:r w:rsidRPr="00247B2E">
        <w:rPr>
          <w:rFonts w:ascii="Times New Roman" w:hAnsi="Times New Roman" w:cs="Times New Roman"/>
          <w:sz w:val="20"/>
          <w:szCs w:val="20"/>
          <w:rPrChange w:id="1008" w:author="michaelaanas23@gmail.com" w:date="2026-09-25T21:17:00Z" w16du:dateUtc="2026-09-25T13:17:00Z">
            <w:rPr>
              <w:rFonts w:ascii="Times New Roman" w:hAnsi="Times New Roman" w:cs="Times New Roman"/>
              <w:sz w:val="22"/>
              <w:szCs w:val="22"/>
            </w:rPr>
          </w:rPrChange>
        </w:rPr>
        <w:t>. As data becomes more complex and voluminous, traditional methods of data processing are no longer efficient or reliable.</w:t>
      </w:r>
    </w:p>
    <w:p w14:paraId="3FAB5F13" w14:textId="72C343DF" w:rsidR="004737C2" w:rsidRPr="00247B2E" w:rsidRDefault="004737C2">
      <w:pPr>
        <w:spacing w:line="276" w:lineRule="auto"/>
        <w:jc w:val="both"/>
        <w:rPr>
          <w:rFonts w:ascii="Times New Roman" w:hAnsi="Times New Roman" w:cs="Times New Roman"/>
          <w:sz w:val="20"/>
          <w:szCs w:val="20"/>
          <w:rPrChange w:id="1009" w:author="michaelaanas23@gmail.com" w:date="2026-09-25T21:17:00Z" w16du:dateUtc="2026-09-25T13:17:00Z">
            <w:rPr>
              <w:rFonts w:ascii="Times New Roman" w:hAnsi="Times New Roman" w:cs="Times New Roman"/>
              <w:sz w:val="22"/>
              <w:szCs w:val="22"/>
            </w:rPr>
          </w:rPrChange>
        </w:rPr>
        <w:pPrChange w:id="1010" w:author="michaelaanas23@gmail.com" w:date="2026-09-25T21:55:00Z" w16du:dateUtc="2026-09-25T13:55:00Z">
          <w:pPr>
            <w:ind w:firstLine="357"/>
            <w:jc w:val="both"/>
          </w:pPr>
        </w:pPrChange>
      </w:pPr>
      <w:del w:id="1011" w:author="michaelaanas23@gmail.com" w:date="2026-09-25T21:18:00Z" w16du:dateUtc="2026-09-25T13:18:00Z">
        <w:r w:rsidRPr="00247B2E" w:rsidDel="00247B2E">
          <w:rPr>
            <w:rFonts w:ascii="Times New Roman" w:hAnsi="Times New Roman" w:cs="Times New Roman"/>
            <w:sz w:val="20"/>
            <w:szCs w:val="20"/>
            <w:rPrChange w:id="1012" w:author="michaelaanas23@gmail.com" w:date="2026-09-25T21:17:00Z" w16du:dateUtc="2026-09-25T13:17:00Z">
              <w:rPr>
                <w:rFonts w:ascii="Times New Roman" w:hAnsi="Times New Roman" w:cs="Times New Roman"/>
                <w:sz w:val="22"/>
                <w:szCs w:val="22"/>
              </w:rPr>
            </w:rPrChange>
          </w:rPr>
          <w:delText>‎</w:delText>
        </w:r>
      </w:del>
      <w:r w:rsidRPr="00247B2E">
        <w:rPr>
          <w:rFonts w:ascii="Times New Roman" w:hAnsi="Times New Roman" w:cs="Times New Roman"/>
          <w:sz w:val="20"/>
          <w:szCs w:val="20"/>
          <w:rPrChange w:id="1013" w:author="michaelaanas23@gmail.com" w:date="2026-09-25T21:17:00Z" w16du:dateUtc="2026-09-25T13:17:00Z">
            <w:rPr>
              <w:rFonts w:ascii="Times New Roman" w:hAnsi="Times New Roman" w:cs="Times New Roman"/>
              <w:sz w:val="22"/>
              <w:szCs w:val="22"/>
            </w:rPr>
          </w:rPrChange>
        </w:rPr>
        <w:t>The study emphasized that without proper tools, businesses may find it difficult to extract meaningful insights from their data, which can negatively affect decision-making and overall performance. The researchers pointed out that manual analysis and basic reporting techniques are not capable of handling large datasets or presenting data in a clear and understandable way.  Because of this limitation, important patterns and trends in sales performance may be overlooked. </w:t>
      </w:r>
    </w:p>
    <w:p w14:paraId="274753B7" w14:textId="6EF8E848" w:rsidR="004737C2" w:rsidRPr="00247B2E" w:rsidRDefault="004737C2">
      <w:pPr>
        <w:spacing w:line="276" w:lineRule="auto"/>
        <w:jc w:val="both"/>
        <w:rPr>
          <w:rFonts w:ascii="Times New Roman" w:hAnsi="Times New Roman" w:cs="Times New Roman"/>
          <w:sz w:val="20"/>
          <w:szCs w:val="20"/>
          <w:rPrChange w:id="1014" w:author="michaelaanas23@gmail.com" w:date="2026-09-25T21:17:00Z" w16du:dateUtc="2026-09-25T13:17:00Z">
            <w:rPr>
              <w:rFonts w:ascii="Times New Roman" w:hAnsi="Times New Roman" w:cs="Times New Roman"/>
              <w:sz w:val="22"/>
              <w:szCs w:val="22"/>
            </w:rPr>
          </w:rPrChange>
        </w:rPr>
        <w:pPrChange w:id="1015" w:author="michaelaanas23@gmail.com" w:date="2026-09-25T21:55:00Z" w16du:dateUtc="2026-09-25T13:55:00Z">
          <w:pPr>
            <w:ind w:firstLine="357"/>
            <w:jc w:val="both"/>
          </w:pPr>
        </w:pPrChange>
      </w:pPr>
      <w:del w:id="1016" w:author="michaelaanas23@gmail.com" w:date="2026-09-25T21:18:00Z" w16du:dateUtc="2026-09-25T13:18:00Z">
        <w:r w:rsidRPr="00247B2E" w:rsidDel="00247B2E">
          <w:rPr>
            <w:rFonts w:ascii="Times New Roman" w:hAnsi="Times New Roman" w:cs="Times New Roman"/>
            <w:sz w:val="20"/>
            <w:szCs w:val="20"/>
            <w:rPrChange w:id="1017" w:author="michaelaanas23@gmail.com" w:date="2026-09-25T21:17:00Z" w16du:dateUtc="2026-09-25T13:17:00Z">
              <w:rPr>
                <w:rFonts w:ascii="Times New Roman" w:hAnsi="Times New Roman" w:cs="Times New Roman"/>
                <w:sz w:val="22"/>
                <w:szCs w:val="22"/>
              </w:rPr>
            </w:rPrChange>
          </w:rPr>
          <w:delText> </w:delText>
        </w:r>
      </w:del>
      <w:r w:rsidRPr="00247B2E">
        <w:rPr>
          <w:rFonts w:ascii="Times New Roman" w:hAnsi="Times New Roman" w:cs="Times New Roman"/>
          <w:sz w:val="20"/>
          <w:szCs w:val="20"/>
          <w:rPrChange w:id="1018" w:author="michaelaanas23@gmail.com" w:date="2026-09-25T21:17:00Z" w16du:dateUtc="2026-09-25T13:17:00Z">
            <w:rPr>
              <w:rFonts w:ascii="Times New Roman" w:hAnsi="Times New Roman" w:cs="Times New Roman"/>
              <w:sz w:val="22"/>
              <w:szCs w:val="22"/>
            </w:rPr>
          </w:rPrChange>
        </w:rPr>
        <w:t>To address these issues, the study proposed the development of a system focused on data analysis and visualization. The system is designed to convert raw sales data into graphical representations such as charts and reports, making it easier for users to understand business performance. Through visualization, users can quickly identify trends, monitor progress, and make informed decisions. The study concluded that integrating data analytics and visualization tools can significantly improve business operations, enhance revenue generation, and support strategic planning.</w:t>
      </w:r>
    </w:p>
    <w:p w14:paraId="76635FD4" w14:textId="3558DD75" w:rsidR="004737C2" w:rsidRPr="00247B2E" w:rsidRDefault="004737C2">
      <w:pPr>
        <w:spacing w:line="276" w:lineRule="auto"/>
        <w:ind w:firstLine="357"/>
        <w:jc w:val="both"/>
        <w:rPr>
          <w:rFonts w:ascii="Times New Roman" w:hAnsi="Times New Roman" w:cs="Times New Roman"/>
          <w:sz w:val="20"/>
          <w:szCs w:val="20"/>
          <w:rPrChange w:id="1019" w:author="michaelaanas23@gmail.com" w:date="2026-09-25T21:17:00Z" w16du:dateUtc="2026-09-25T13:17:00Z">
            <w:rPr>
              <w:rFonts w:ascii="Times New Roman" w:hAnsi="Times New Roman" w:cs="Times New Roman"/>
              <w:sz w:val="22"/>
              <w:szCs w:val="22"/>
            </w:rPr>
          </w:rPrChange>
        </w:rPr>
        <w:pPrChange w:id="1020" w:author="michaelaanas23@gmail.com" w:date="2026-09-25T21:55:00Z" w16du:dateUtc="2026-09-25T13:55:00Z">
          <w:pPr>
            <w:ind w:firstLine="357"/>
            <w:jc w:val="both"/>
          </w:pPr>
        </w:pPrChange>
      </w:pPr>
      <w:r w:rsidRPr="00247B2E">
        <w:rPr>
          <w:rFonts w:cstheme="minorHAnsi"/>
          <w:i/>
          <w:iCs/>
          <w:sz w:val="22"/>
          <w:szCs w:val="22"/>
        </w:rPr>
        <w:t>Tim Mather, Subra Kumaraswamy, and Shahed Latif</w:t>
      </w:r>
      <w:r w:rsidRPr="00247B2E">
        <w:rPr>
          <w:rFonts w:ascii="Times New Roman" w:hAnsi="Times New Roman" w:cs="Times New Roman"/>
          <w:sz w:val="20"/>
          <w:szCs w:val="20"/>
          <w:rPrChange w:id="1021" w:author="michaelaanas23@gmail.com" w:date="2026-09-25T21:17:00Z" w16du:dateUtc="2026-09-25T13:17:00Z">
            <w:rPr>
              <w:rFonts w:ascii="Times New Roman" w:hAnsi="Times New Roman" w:cs="Times New Roman"/>
              <w:sz w:val="22"/>
              <w:szCs w:val="22"/>
            </w:rPr>
          </w:rPrChange>
        </w:rPr>
        <w:t xml:space="preserve"> (2009) in their book “Cloud Security and Privacy: An Enterprise Perspective on Risks and Compliance”, cloud computing provides organizations with significant benefits in terms of accessibility, scalability, and cost reduction</w:t>
      </w:r>
      <w:sdt>
        <w:sdtPr>
          <w:rPr>
            <w:rFonts w:ascii="Times New Roman" w:hAnsi="Times New Roman" w:cs="Times New Roman"/>
            <w:sz w:val="20"/>
            <w:szCs w:val="20"/>
          </w:rPr>
          <w:id w:val="-1223056508"/>
          <w:citation/>
        </w:sdtPr>
        <w:sdtContent>
          <w:r w:rsidR="005D134B" w:rsidRPr="00247B2E">
            <w:rPr>
              <w:rFonts w:ascii="Times New Roman" w:hAnsi="Times New Roman" w:cs="Times New Roman"/>
              <w:sz w:val="20"/>
              <w:szCs w:val="20"/>
              <w:rPrChange w:id="1022" w:author="michaelaanas23@gmail.com" w:date="2026-09-25T21:17:00Z" w16du:dateUtc="2026-09-25T13:17:00Z">
                <w:rPr>
                  <w:rFonts w:ascii="Times New Roman" w:hAnsi="Times New Roman" w:cs="Times New Roman"/>
                  <w:sz w:val="22"/>
                  <w:szCs w:val="22"/>
                </w:rPr>
              </w:rPrChange>
            </w:rPr>
            <w:fldChar w:fldCharType="begin"/>
          </w:r>
          <w:r w:rsidR="005D134B" w:rsidRPr="00247B2E">
            <w:rPr>
              <w:rFonts w:ascii="Times New Roman" w:hAnsi="Times New Roman" w:cs="Times New Roman"/>
              <w:sz w:val="20"/>
              <w:szCs w:val="20"/>
              <w:rPrChange w:id="1023" w:author="michaelaanas23@gmail.com" w:date="2026-09-25T21:17:00Z" w16du:dateUtc="2026-09-25T13:17:00Z">
                <w:rPr>
                  <w:rFonts w:ascii="Times New Roman" w:hAnsi="Times New Roman" w:cs="Times New Roman"/>
                  <w:sz w:val="22"/>
                  <w:szCs w:val="22"/>
                </w:rPr>
              </w:rPrChange>
            </w:rPr>
            <w:instrText xml:space="preserve"> CITATION Tim09 \l 1033 </w:instrText>
          </w:r>
          <w:r w:rsidR="005D134B" w:rsidRPr="00247B2E">
            <w:rPr>
              <w:rFonts w:ascii="Times New Roman" w:hAnsi="Times New Roman" w:cs="Times New Roman"/>
              <w:sz w:val="20"/>
              <w:szCs w:val="20"/>
              <w:rPrChange w:id="1024" w:author="michaelaanas23@gmail.com" w:date="2026-09-25T21:17:00Z" w16du:dateUtc="2026-09-25T13:17:00Z">
                <w:rPr>
                  <w:rFonts w:ascii="Times New Roman" w:hAnsi="Times New Roman" w:cs="Times New Roman"/>
                  <w:sz w:val="22"/>
                  <w:szCs w:val="22"/>
                </w:rPr>
              </w:rPrChange>
            </w:rPr>
            <w:fldChar w:fldCharType="separate"/>
          </w:r>
          <w:r w:rsidR="003B1EE1" w:rsidRPr="00247B2E">
            <w:rPr>
              <w:rFonts w:ascii="Times New Roman" w:hAnsi="Times New Roman" w:cs="Times New Roman"/>
              <w:noProof/>
              <w:sz w:val="20"/>
              <w:szCs w:val="20"/>
              <w:rPrChange w:id="1025" w:author="michaelaanas23@gmail.com" w:date="2026-09-25T21:17:00Z" w16du:dateUtc="2026-09-25T13:17:00Z">
                <w:rPr>
                  <w:rFonts w:ascii="Times New Roman" w:hAnsi="Times New Roman" w:cs="Times New Roman"/>
                  <w:noProof/>
                  <w:sz w:val="22"/>
                  <w:szCs w:val="22"/>
                </w:rPr>
              </w:rPrChange>
            </w:rPr>
            <w:t xml:space="preserve"> [9]</w:t>
          </w:r>
          <w:r w:rsidR="005D134B" w:rsidRPr="00247B2E">
            <w:rPr>
              <w:rFonts w:ascii="Times New Roman" w:hAnsi="Times New Roman" w:cs="Times New Roman"/>
              <w:sz w:val="20"/>
              <w:szCs w:val="20"/>
              <w:rPrChange w:id="1026" w:author="michaelaanas23@gmail.com" w:date="2026-09-25T21:17:00Z" w16du:dateUtc="2026-09-25T13:17:00Z">
                <w:rPr>
                  <w:rFonts w:ascii="Times New Roman" w:hAnsi="Times New Roman" w:cs="Times New Roman"/>
                  <w:sz w:val="22"/>
                  <w:szCs w:val="22"/>
                </w:rPr>
              </w:rPrChange>
            </w:rPr>
            <w:fldChar w:fldCharType="end"/>
          </w:r>
        </w:sdtContent>
      </w:sdt>
      <w:r w:rsidRPr="00247B2E">
        <w:rPr>
          <w:rFonts w:ascii="Times New Roman" w:hAnsi="Times New Roman" w:cs="Times New Roman"/>
          <w:sz w:val="20"/>
          <w:szCs w:val="20"/>
          <w:rPrChange w:id="1027" w:author="michaelaanas23@gmail.com" w:date="2026-09-25T21:17:00Z" w16du:dateUtc="2026-09-25T13:17:00Z">
            <w:rPr>
              <w:rFonts w:ascii="Times New Roman" w:hAnsi="Times New Roman" w:cs="Times New Roman"/>
              <w:sz w:val="22"/>
              <w:szCs w:val="22"/>
            </w:rPr>
          </w:rPrChange>
        </w:rPr>
        <w:t>. However, the authors emphasized that businesses must also address security and privacy concerns when storing and managing data in cloud environments. As organizations increasingly rely on cloud-based services, protecting sensitive information becomes a critical aspect of successful cloud adoption.</w:t>
      </w:r>
    </w:p>
    <w:p w14:paraId="52467816" w14:textId="4A8580A4" w:rsidR="004737C2" w:rsidRPr="00247B2E" w:rsidRDefault="004737C2">
      <w:pPr>
        <w:spacing w:line="276" w:lineRule="auto"/>
        <w:jc w:val="both"/>
        <w:rPr>
          <w:rFonts w:ascii="Times New Roman" w:hAnsi="Times New Roman" w:cs="Times New Roman"/>
          <w:sz w:val="20"/>
          <w:szCs w:val="20"/>
          <w:rPrChange w:id="1028" w:author="michaelaanas23@gmail.com" w:date="2026-09-25T21:17:00Z" w16du:dateUtc="2026-09-25T13:17:00Z">
            <w:rPr>
              <w:rFonts w:ascii="Times New Roman" w:hAnsi="Times New Roman" w:cs="Times New Roman"/>
              <w:sz w:val="22"/>
              <w:szCs w:val="22"/>
            </w:rPr>
          </w:rPrChange>
        </w:rPr>
        <w:pPrChange w:id="1029" w:author="michaelaanas23@gmail.com" w:date="2026-09-25T21:55:00Z" w16du:dateUtc="2026-09-25T13:55:00Z">
          <w:pPr>
            <w:ind w:firstLine="357"/>
            <w:jc w:val="both"/>
          </w:pPr>
        </w:pPrChange>
      </w:pPr>
      <w:r w:rsidRPr="00247B2E">
        <w:rPr>
          <w:rFonts w:ascii="Times New Roman" w:hAnsi="Times New Roman" w:cs="Times New Roman"/>
          <w:sz w:val="20"/>
          <w:szCs w:val="20"/>
          <w:rPrChange w:id="1030" w:author="michaelaanas23@gmail.com" w:date="2026-09-25T21:17:00Z" w16du:dateUtc="2026-09-25T13:17:00Z">
            <w:rPr>
              <w:rFonts w:ascii="Times New Roman" w:hAnsi="Times New Roman" w:cs="Times New Roman"/>
              <w:sz w:val="22"/>
              <w:szCs w:val="22"/>
            </w:rPr>
          </w:rPrChange>
        </w:rPr>
        <w:t>The authors discussed key cloud security principles, including confidentiality, integrity, and availability of data. They explained that organizations should implement proper security measures such as identity and access management (IAM), authentication, authorization, and auditing mechanisms to ensure that only authorized users can access cloud resources. The study also highlighted the importance of compliance with security standards and regulations to maintain the privacy and protection of business information. </w:t>
      </w:r>
    </w:p>
    <w:p w14:paraId="3A1DF73E" w14:textId="38782CC2" w:rsidR="004737C2" w:rsidRPr="00247B2E" w:rsidRDefault="004737C2">
      <w:pPr>
        <w:spacing w:line="276" w:lineRule="auto"/>
        <w:jc w:val="both"/>
        <w:rPr>
          <w:rFonts w:ascii="Times New Roman" w:hAnsi="Times New Roman" w:cs="Times New Roman"/>
          <w:sz w:val="20"/>
          <w:szCs w:val="20"/>
          <w:rPrChange w:id="1031" w:author="michaelaanas23@gmail.com" w:date="2026-09-25T21:17:00Z" w16du:dateUtc="2026-09-25T13:17:00Z">
            <w:rPr>
              <w:rFonts w:ascii="Times New Roman" w:hAnsi="Times New Roman" w:cs="Times New Roman"/>
              <w:sz w:val="22"/>
              <w:szCs w:val="22"/>
            </w:rPr>
          </w:rPrChange>
        </w:rPr>
        <w:pPrChange w:id="1032" w:author="michaelaanas23@gmail.com" w:date="2026-09-25T21:55:00Z" w16du:dateUtc="2026-09-25T13:55:00Z">
          <w:pPr>
            <w:ind w:firstLine="357"/>
            <w:jc w:val="both"/>
          </w:pPr>
        </w:pPrChange>
      </w:pPr>
      <w:r w:rsidRPr="00247B2E">
        <w:rPr>
          <w:rFonts w:ascii="Times New Roman" w:hAnsi="Times New Roman" w:cs="Times New Roman"/>
          <w:sz w:val="20"/>
          <w:szCs w:val="20"/>
          <w:rPrChange w:id="1033" w:author="michaelaanas23@gmail.com" w:date="2026-09-25T21:17:00Z" w16du:dateUtc="2026-09-25T13:17:00Z">
            <w:rPr>
              <w:rFonts w:ascii="Times New Roman" w:hAnsi="Times New Roman" w:cs="Times New Roman"/>
              <w:sz w:val="22"/>
              <w:szCs w:val="22"/>
            </w:rPr>
          </w:rPrChange>
        </w:rPr>
        <w:t>Furthermore, the book emphasized that cloud security frameworks help organizations reduce risks associated with unauthorized access, data breaches, and system vulnerabilities. By implementing effective security practices, businesses can increase trust in cloud services and ensure the reliability of their information systems. This literature is relevant to the proposed H2Ops: Cloud-Based Operations Management System for Water Refilling Stations with Automated Sales Analytics because the system stores operational and sales data in a cloud environment. Similar to the study, H2Ops requires secure user authentication, controlled access, and proper data management to protect business information. The concepts discussed by Mather, Kumaraswamy, and Latif support the importance of integrating security measures into cloud-based systems to ensure data confidentiality, reliability, and safe access for administrators and staff.</w:t>
      </w:r>
    </w:p>
    <w:p w14:paraId="41E4AC8C" w14:textId="2DF10A8B" w:rsidR="004737C2" w:rsidRPr="00247B2E" w:rsidRDefault="004737C2">
      <w:pPr>
        <w:spacing w:line="276" w:lineRule="auto"/>
        <w:ind w:firstLine="357"/>
        <w:jc w:val="both"/>
        <w:rPr>
          <w:rFonts w:ascii="Times New Roman" w:hAnsi="Times New Roman" w:cs="Times New Roman"/>
          <w:sz w:val="20"/>
          <w:szCs w:val="20"/>
          <w:rPrChange w:id="1034" w:author="michaelaanas23@gmail.com" w:date="2026-09-25T21:17:00Z" w16du:dateUtc="2026-09-25T13:17:00Z">
            <w:rPr>
              <w:rFonts w:ascii="Times New Roman" w:hAnsi="Times New Roman" w:cs="Times New Roman"/>
              <w:sz w:val="22"/>
              <w:szCs w:val="22"/>
            </w:rPr>
          </w:rPrChange>
        </w:rPr>
        <w:pPrChange w:id="1035" w:author="michaelaanas23@gmail.com" w:date="2026-09-25T21:55:00Z" w16du:dateUtc="2026-09-25T13:55:00Z">
          <w:pPr>
            <w:ind w:firstLine="357"/>
            <w:jc w:val="both"/>
          </w:pPr>
        </w:pPrChange>
      </w:pPr>
      <w:r w:rsidRPr="001D1134">
        <w:rPr>
          <w:rFonts w:cstheme="minorHAnsi"/>
          <w:i/>
          <w:iCs/>
          <w:sz w:val="22"/>
          <w:szCs w:val="22"/>
        </w:rPr>
        <w:t xml:space="preserve">Darya </w:t>
      </w:r>
      <w:proofErr w:type="spellStart"/>
      <w:r w:rsidRPr="001D1134">
        <w:rPr>
          <w:rFonts w:cstheme="minorHAnsi"/>
          <w:i/>
          <w:iCs/>
          <w:sz w:val="22"/>
          <w:szCs w:val="22"/>
        </w:rPr>
        <w:t>Plinere</w:t>
      </w:r>
      <w:proofErr w:type="spellEnd"/>
      <w:r w:rsidRPr="001D1134">
        <w:rPr>
          <w:rFonts w:cstheme="minorHAnsi"/>
          <w:i/>
          <w:iCs/>
          <w:sz w:val="22"/>
          <w:szCs w:val="22"/>
        </w:rPr>
        <w:t xml:space="preserve"> and Arkady Borisov</w:t>
      </w:r>
      <w:r w:rsidRPr="00247B2E">
        <w:rPr>
          <w:rFonts w:cstheme="minorHAnsi"/>
          <w:i/>
          <w:iCs/>
          <w:sz w:val="20"/>
          <w:szCs w:val="20"/>
          <w:rPrChange w:id="1036" w:author="michaelaanas23@gmail.com" w:date="2026-09-25T21:17:00Z" w16du:dateUtc="2026-09-25T13:17:00Z">
            <w:rPr>
              <w:rFonts w:cstheme="minorHAnsi"/>
              <w:i/>
              <w:iCs/>
              <w:sz w:val="22"/>
              <w:szCs w:val="22"/>
            </w:rPr>
          </w:rPrChange>
        </w:rPr>
        <w:t xml:space="preserve"> (2015)</w:t>
      </w:r>
      <w:r w:rsidRPr="00247B2E">
        <w:rPr>
          <w:rFonts w:ascii="Times New Roman" w:hAnsi="Times New Roman" w:cs="Times New Roman"/>
          <w:b/>
          <w:bCs/>
          <w:sz w:val="20"/>
          <w:szCs w:val="20"/>
          <w:rPrChange w:id="1037" w:author="michaelaanas23@gmail.com" w:date="2026-09-25T21:17:00Z" w16du:dateUtc="2026-09-25T13:17:00Z">
            <w:rPr>
              <w:rFonts w:ascii="Times New Roman" w:hAnsi="Times New Roman" w:cs="Times New Roman"/>
              <w:b/>
              <w:bCs/>
              <w:sz w:val="22"/>
              <w:szCs w:val="22"/>
            </w:rPr>
          </w:rPrChange>
        </w:rPr>
        <w:t xml:space="preserve"> </w:t>
      </w:r>
      <w:r w:rsidRPr="00247B2E">
        <w:rPr>
          <w:rFonts w:ascii="Times New Roman" w:hAnsi="Times New Roman" w:cs="Times New Roman"/>
          <w:sz w:val="20"/>
          <w:szCs w:val="20"/>
          <w:rPrChange w:id="1038" w:author="michaelaanas23@gmail.com" w:date="2026-09-25T21:17:00Z" w16du:dateUtc="2026-09-25T13:17:00Z">
            <w:rPr>
              <w:rFonts w:ascii="Times New Roman" w:hAnsi="Times New Roman" w:cs="Times New Roman"/>
              <w:sz w:val="22"/>
              <w:szCs w:val="22"/>
            </w:rPr>
          </w:rPrChange>
        </w:rPr>
        <w:t>in their study “Case Study on Inventory Management Improvement” published in Information Technology and Management Science, inventory management is one of the most critical aspects of supply chain and business operations</w:t>
      </w:r>
      <w:sdt>
        <w:sdtPr>
          <w:rPr>
            <w:rFonts w:ascii="Times New Roman" w:hAnsi="Times New Roman" w:cs="Times New Roman"/>
            <w:sz w:val="20"/>
            <w:szCs w:val="20"/>
          </w:rPr>
          <w:id w:val="-21402380"/>
          <w:citation/>
        </w:sdtPr>
        <w:sdtContent>
          <w:r w:rsidR="00165349" w:rsidRPr="00247B2E">
            <w:rPr>
              <w:rFonts w:ascii="Times New Roman" w:hAnsi="Times New Roman" w:cs="Times New Roman"/>
              <w:sz w:val="20"/>
              <w:szCs w:val="20"/>
              <w:rPrChange w:id="1039" w:author="michaelaanas23@gmail.com" w:date="2026-09-25T21:17:00Z" w16du:dateUtc="2026-09-25T13:17:00Z">
                <w:rPr>
                  <w:rFonts w:ascii="Times New Roman" w:hAnsi="Times New Roman" w:cs="Times New Roman"/>
                  <w:sz w:val="22"/>
                  <w:szCs w:val="22"/>
                </w:rPr>
              </w:rPrChange>
            </w:rPr>
            <w:fldChar w:fldCharType="begin"/>
          </w:r>
          <w:r w:rsidR="00165349" w:rsidRPr="00247B2E">
            <w:rPr>
              <w:rFonts w:ascii="Times New Roman" w:hAnsi="Times New Roman" w:cs="Times New Roman"/>
              <w:sz w:val="20"/>
              <w:szCs w:val="20"/>
              <w:rPrChange w:id="1040" w:author="michaelaanas23@gmail.com" w:date="2026-09-25T21:17:00Z" w16du:dateUtc="2026-09-25T13:17:00Z">
                <w:rPr>
                  <w:rFonts w:ascii="Times New Roman" w:hAnsi="Times New Roman" w:cs="Times New Roman"/>
                  <w:sz w:val="22"/>
                  <w:szCs w:val="22"/>
                </w:rPr>
              </w:rPrChange>
            </w:rPr>
            <w:instrText xml:space="preserve"> CITATION Dar15 \l 1033 </w:instrText>
          </w:r>
          <w:r w:rsidR="00165349" w:rsidRPr="00247B2E">
            <w:rPr>
              <w:rFonts w:ascii="Times New Roman" w:hAnsi="Times New Roman" w:cs="Times New Roman"/>
              <w:sz w:val="20"/>
              <w:szCs w:val="20"/>
              <w:rPrChange w:id="1041" w:author="michaelaanas23@gmail.com" w:date="2026-09-25T21:17:00Z" w16du:dateUtc="2026-09-25T13:17:00Z">
                <w:rPr>
                  <w:rFonts w:ascii="Times New Roman" w:hAnsi="Times New Roman" w:cs="Times New Roman"/>
                  <w:sz w:val="22"/>
                  <w:szCs w:val="22"/>
                </w:rPr>
              </w:rPrChange>
            </w:rPr>
            <w:fldChar w:fldCharType="separate"/>
          </w:r>
          <w:r w:rsidR="003B1EE1" w:rsidRPr="00247B2E">
            <w:rPr>
              <w:rFonts w:ascii="Times New Roman" w:hAnsi="Times New Roman" w:cs="Times New Roman"/>
              <w:noProof/>
              <w:sz w:val="20"/>
              <w:szCs w:val="20"/>
              <w:rPrChange w:id="1042" w:author="michaelaanas23@gmail.com" w:date="2026-09-25T21:17:00Z" w16du:dateUtc="2026-09-25T13:17:00Z">
                <w:rPr>
                  <w:rFonts w:ascii="Times New Roman" w:hAnsi="Times New Roman" w:cs="Times New Roman"/>
                  <w:noProof/>
                  <w:sz w:val="22"/>
                  <w:szCs w:val="22"/>
                </w:rPr>
              </w:rPrChange>
            </w:rPr>
            <w:t xml:space="preserve"> [10]</w:t>
          </w:r>
          <w:r w:rsidR="00165349" w:rsidRPr="00247B2E">
            <w:rPr>
              <w:rFonts w:ascii="Times New Roman" w:hAnsi="Times New Roman" w:cs="Times New Roman"/>
              <w:sz w:val="20"/>
              <w:szCs w:val="20"/>
              <w:rPrChange w:id="1043" w:author="michaelaanas23@gmail.com" w:date="2026-09-25T21:17:00Z" w16du:dateUtc="2026-09-25T13:17:00Z">
                <w:rPr>
                  <w:rFonts w:ascii="Times New Roman" w:hAnsi="Times New Roman" w:cs="Times New Roman"/>
                  <w:sz w:val="22"/>
                  <w:szCs w:val="22"/>
                </w:rPr>
              </w:rPrChange>
            </w:rPr>
            <w:fldChar w:fldCharType="end"/>
          </w:r>
        </w:sdtContent>
      </w:sdt>
      <w:r w:rsidRPr="00247B2E">
        <w:rPr>
          <w:rFonts w:ascii="Times New Roman" w:hAnsi="Times New Roman" w:cs="Times New Roman"/>
          <w:sz w:val="20"/>
          <w:szCs w:val="20"/>
          <w:rPrChange w:id="1044" w:author="michaelaanas23@gmail.com" w:date="2026-09-25T21:17:00Z" w16du:dateUtc="2026-09-25T13:17:00Z">
            <w:rPr>
              <w:rFonts w:ascii="Times New Roman" w:hAnsi="Times New Roman" w:cs="Times New Roman"/>
              <w:sz w:val="22"/>
              <w:szCs w:val="22"/>
            </w:rPr>
          </w:rPrChange>
        </w:rPr>
        <w:t>. The researchers explained that companies need to maintain sufficient inventory levels to meet customer demand while avoiding excessive stock that can increase storage costs and tie up financial resources. Poor inventory management can lead to overstocking, stock shortages, and inefficient business operations.</w:t>
      </w:r>
    </w:p>
    <w:p w14:paraId="42864863" w14:textId="0EFD38A7" w:rsidR="004737C2" w:rsidRPr="00247B2E" w:rsidRDefault="004737C2">
      <w:pPr>
        <w:spacing w:line="276" w:lineRule="auto"/>
        <w:jc w:val="both"/>
        <w:rPr>
          <w:rFonts w:ascii="Times New Roman" w:hAnsi="Times New Roman" w:cs="Times New Roman"/>
          <w:sz w:val="20"/>
          <w:szCs w:val="20"/>
          <w:rPrChange w:id="1045" w:author="michaelaanas23@gmail.com" w:date="2026-09-25T21:17:00Z" w16du:dateUtc="2026-09-25T13:17:00Z">
            <w:rPr>
              <w:rFonts w:ascii="Times New Roman" w:hAnsi="Times New Roman" w:cs="Times New Roman"/>
              <w:sz w:val="22"/>
              <w:szCs w:val="22"/>
            </w:rPr>
          </w:rPrChange>
        </w:rPr>
        <w:pPrChange w:id="1046" w:author="michaelaanas23@gmail.com" w:date="2026-09-25T21:55:00Z" w16du:dateUtc="2026-09-25T13:55:00Z">
          <w:pPr>
            <w:ind w:firstLine="357"/>
            <w:jc w:val="both"/>
          </w:pPr>
        </w:pPrChange>
      </w:pPr>
      <w:r w:rsidRPr="00247B2E">
        <w:rPr>
          <w:rFonts w:ascii="Times New Roman" w:hAnsi="Times New Roman" w:cs="Times New Roman"/>
          <w:sz w:val="20"/>
          <w:szCs w:val="20"/>
          <w:rPrChange w:id="1047" w:author="michaelaanas23@gmail.com" w:date="2026-09-25T21:17:00Z" w16du:dateUtc="2026-09-25T13:17:00Z">
            <w:rPr>
              <w:rFonts w:ascii="Times New Roman" w:hAnsi="Times New Roman" w:cs="Times New Roman"/>
              <w:sz w:val="22"/>
              <w:szCs w:val="22"/>
            </w:rPr>
          </w:rPrChange>
        </w:rPr>
        <w:lastRenderedPageBreak/>
        <w:t>The study presented a case analysis of an assembling company and proposed the use of inventory management techniques combined with automated systems to improve inventory control. The researchers emphasized that implementing inventory management systems can help organizations reduce unnecessary stock levels, optimize resource utilization, and improve operational efficiency. They also suggested the use of automated agent systems to support inventory monitoring and management processes.</w:t>
      </w:r>
    </w:p>
    <w:p w14:paraId="51576D47" w14:textId="4545AD7B" w:rsidR="004737C2" w:rsidRPr="00247B2E" w:rsidRDefault="004737C2">
      <w:pPr>
        <w:spacing w:line="276" w:lineRule="auto"/>
        <w:jc w:val="both"/>
        <w:rPr>
          <w:rFonts w:ascii="Times New Roman" w:hAnsi="Times New Roman" w:cs="Times New Roman"/>
          <w:sz w:val="20"/>
          <w:szCs w:val="20"/>
          <w:rPrChange w:id="1048" w:author="michaelaanas23@gmail.com" w:date="2026-09-25T21:17:00Z" w16du:dateUtc="2026-09-25T13:17:00Z">
            <w:rPr>
              <w:rFonts w:ascii="Times New Roman" w:hAnsi="Times New Roman" w:cs="Times New Roman"/>
              <w:sz w:val="22"/>
              <w:szCs w:val="22"/>
            </w:rPr>
          </w:rPrChange>
        </w:rPr>
        <w:pPrChange w:id="1049" w:author="michaelaanas23@gmail.com" w:date="2026-09-25T21:55:00Z" w16du:dateUtc="2026-09-25T13:55:00Z">
          <w:pPr>
            <w:ind w:firstLine="357"/>
            <w:jc w:val="both"/>
          </w:pPr>
        </w:pPrChange>
      </w:pPr>
      <w:del w:id="1050" w:author="michaelaanas23@gmail.com" w:date="2026-09-25T21:17:00Z" w16du:dateUtc="2026-09-25T13:17:00Z">
        <w:r w:rsidRPr="00247B2E" w:rsidDel="00247B2E">
          <w:rPr>
            <w:rFonts w:ascii="Times New Roman" w:hAnsi="Times New Roman" w:cs="Times New Roman"/>
            <w:sz w:val="20"/>
            <w:szCs w:val="20"/>
            <w:rPrChange w:id="1051" w:author="michaelaanas23@gmail.com" w:date="2026-09-25T21:17:00Z" w16du:dateUtc="2026-09-25T13:17:00Z">
              <w:rPr>
                <w:rFonts w:ascii="Times New Roman" w:hAnsi="Times New Roman" w:cs="Times New Roman"/>
                <w:sz w:val="22"/>
                <w:szCs w:val="22"/>
              </w:rPr>
            </w:rPrChange>
          </w:rPr>
          <w:delText> </w:delText>
        </w:r>
      </w:del>
      <w:r w:rsidRPr="00247B2E">
        <w:rPr>
          <w:rFonts w:ascii="Times New Roman" w:hAnsi="Times New Roman" w:cs="Times New Roman"/>
          <w:sz w:val="20"/>
          <w:szCs w:val="20"/>
          <w:rPrChange w:id="1052" w:author="michaelaanas23@gmail.com" w:date="2026-09-25T21:17:00Z" w16du:dateUtc="2026-09-25T13:17:00Z">
            <w:rPr>
              <w:rFonts w:ascii="Times New Roman" w:hAnsi="Times New Roman" w:cs="Times New Roman"/>
              <w:sz w:val="22"/>
              <w:szCs w:val="22"/>
            </w:rPr>
          </w:rPrChange>
        </w:rPr>
        <w:t>‎Furthermore, the study highlighted that automation in inventory management helps businesses maintain accurate records, reduce human errors, and make faster decisions regarding stock replenishment and inventory control. By improving inventory visibility and monitoring, organizations can better respond to customer demands while minimizing operational costs. ‎This literature is related to the proposed H2Ops: Cloud-Based Operations Management System for Water Refilling Stations with Automated Sales Analytics because the system includes operational monitoring and management features that help businesses track sales and resources efficiently. Similar to the study, H2Ops aims to improve business operations through automation, accurate record management, and real-time monitoring, enabling water refilling station owners to manage their resources more effectively and support better decision-making.</w:t>
      </w:r>
    </w:p>
    <w:p w14:paraId="0BA9E764" w14:textId="49EA687B" w:rsidR="004737C2" w:rsidRPr="00247B2E" w:rsidRDefault="004737C2">
      <w:pPr>
        <w:spacing w:line="276" w:lineRule="auto"/>
        <w:ind w:firstLine="357"/>
        <w:jc w:val="both"/>
        <w:rPr>
          <w:rFonts w:ascii="Times New Roman" w:hAnsi="Times New Roman" w:cs="Times New Roman"/>
          <w:sz w:val="20"/>
          <w:szCs w:val="20"/>
          <w:rPrChange w:id="1053" w:author="michaelaanas23@gmail.com" w:date="2026-09-25T21:17:00Z" w16du:dateUtc="2026-09-25T13:17:00Z">
            <w:rPr>
              <w:rFonts w:ascii="Times New Roman" w:hAnsi="Times New Roman" w:cs="Times New Roman"/>
              <w:sz w:val="22"/>
              <w:szCs w:val="22"/>
            </w:rPr>
          </w:rPrChange>
        </w:rPr>
        <w:pPrChange w:id="1054" w:author="michaelaanas23@gmail.com" w:date="2026-09-25T21:55:00Z" w16du:dateUtc="2026-09-25T13:55:00Z">
          <w:pPr>
            <w:ind w:firstLine="357"/>
            <w:jc w:val="both"/>
          </w:pPr>
        </w:pPrChange>
      </w:pPr>
      <w:r w:rsidRPr="00247B2E">
        <w:rPr>
          <w:rFonts w:ascii="Times New Roman" w:hAnsi="Times New Roman" w:cs="Times New Roman"/>
          <w:sz w:val="20"/>
          <w:szCs w:val="20"/>
          <w:rPrChange w:id="1055" w:author="michaelaanas23@gmail.com" w:date="2026-09-25T21:17:00Z" w16du:dateUtc="2026-09-25T13:17:00Z">
            <w:rPr>
              <w:rFonts w:ascii="Times New Roman" w:hAnsi="Times New Roman" w:cs="Times New Roman"/>
              <w:sz w:val="22"/>
              <w:szCs w:val="22"/>
            </w:rPr>
          </w:rPrChange>
        </w:rPr>
        <w:t>‎</w:t>
      </w:r>
      <w:r w:rsidRPr="00247B2E">
        <w:rPr>
          <w:rFonts w:cstheme="minorHAnsi"/>
          <w:i/>
          <w:iCs/>
          <w:sz w:val="20"/>
          <w:szCs w:val="20"/>
          <w:rPrChange w:id="1056" w:author="michaelaanas23@gmail.com" w:date="2026-09-25T21:17:00Z" w16du:dateUtc="2026-09-25T13:17:00Z">
            <w:rPr>
              <w:rFonts w:cstheme="minorHAnsi"/>
              <w:i/>
              <w:iCs/>
              <w:sz w:val="22"/>
              <w:szCs w:val="22"/>
            </w:rPr>
          </w:rPrChange>
        </w:rPr>
        <w:t>Sanjay Mathrani, Anuradha Mathrani, and Dennis Viehland</w:t>
      </w:r>
      <w:r w:rsidRPr="00247B2E">
        <w:rPr>
          <w:rFonts w:ascii="Times New Roman" w:hAnsi="Times New Roman" w:cs="Times New Roman"/>
          <w:sz w:val="20"/>
          <w:szCs w:val="20"/>
          <w:rPrChange w:id="1057" w:author="michaelaanas23@gmail.com" w:date="2026-09-25T21:17:00Z" w16du:dateUtc="2026-09-25T13:17:00Z">
            <w:rPr>
              <w:rFonts w:ascii="Times New Roman" w:hAnsi="Times New Roman" w:cs="Times New Roman"/>
              <w:sz w:val="22"/>
              <w:szCs w:val="22"/>
            </w:rPr>
          </w:rPrChange>
        </w:rPr>
        <w:t xml:space="preserve"> (2013</w:t>
      </w:r>
      <w:r w:rsidRPr="00247B2E">
        <w:rPr>
          <w:rFonts w:ascii="Times New Roman" w:hAnsi="Times New Roman" w:cs="Times New Roman"/>
          <w:b/>
          <w:bCs/>
          <w:sz w:val="20"/>
          <w:szCs w:val="20"/>
          <w:rPrChange w:id="1058" w:author="michaelaanas23@gmail.com" w:date="2026-09-25T21:17:00Z" w16du:dateUtc="2026-09-25T13:17:00Z">
            <w:rPr>
              <w:rFonts w:ascii="Times New Roman" w:hAnsi="Times New Roman" w:cs="Times New Roman"/>
              <w:b/>
              <w:bCs/>
              <w:sz w:val="22"/>
              <w:szCs w:val="22"/>
            </w:rPr>
          </w:rPrChange>
        </w:rPr>
        <w:t>)</w:t>
      </w:r>
      <w:r w:rsidRPr="00247B2E">
        <w:rPr>
          <w:rFonts w:ascii="Times New Roman" w:hAnsi="Times New Roman" w:cs="Times New Roman"/>
          <w:sz w:val="20"/>
          <w:szCs w:val="20"/>
          <w:rPrChange w:id="1059" w:author="michaelaanas23@gmail.com" w:date="2026-09-25T21:17:00Z" w16du:dateUtc="2026-09-25T13:17:00Z">
            <w:rPr>
              <w:rFonts w:ascii="Times New Roman" w:hAnsi="Times New Roman" w:cs="Times New Roman"/>
              <w:sz w:val="22"/>
              <w:szCs w:val="22"/>
            </w:rPr>
          </w:rPrChange>
        </w:rPr>
        <w:t xml:space="preserve"> in their study “Using Enterprise Systems to Realize Digital Business Strategies” published in the Journal of Enterprise Information Management, enterprise systems (ES) play a significant role in helping organizations achieve their digital business strategies</w:t>
      </w:r>
      <w:sdt>
        <w:sdtPr>
          <w:rPr>
            <w:rFonts w:ascii="Times New Roman" w:hAnsi="Times New Roman" w:cs="Times New Roman"/>
            <w:sz w:val="20"/>
            <w:szCs w:val="20"/>
          </w:rPr>
          <w:id w:val="-1588923041"/>
          <w:citation/>
        </w:sdtPr>
        <w:sdtContent>
          <w:r w:rsidR="00165349" w:rsidRPr="00247B2E">
            <w:rPr>
              <w:rFonts w:ascii="Times New Roman" w:hAnsi="Times New Roman" w:cs="Times New Roman"/>
              <w:sz w:val="20"/>
              <w:szCs w:val="20"/>
              <w:rPrChange w:id="1060" w:author="michaelaanas23@gmail.com" w:date="2026-09-25T21:17:00Z" w16du:dateUtc="2026-09-25T13:17:00Z">
                <w:rPr>
                  <w:rFonts w:ascii="Times New Roman" w:hAnsi="Times New Roman" w:cs="Times New Roman"/>
                  <w:sz w:val="22"/>
                  <w:szCs w:val="22"/>
                </w:rPr>
              </w:rPrChange>
            </w:rPr>
            <w:fldChar w:fldCharType="begin"/>
          </w:r>
          <w:r w:rsidR="00165349" w:rsidRPr="00247B2E">
            <w:rPr>
              <w:rFonts w:ascii="Times New Roman" w:hAnsi="Times New Roman" w:cs="Times New Roman"/>
              <w:sz w:val="20"/>
              <w:szCs w:val="20"/>
              <w:rPrChange w:id="1061" w:author="michaelaanas23@gmail.com" w:date="2026-09-25T21:17:00Z" w16du:dateUtc="2026-09-25T13:17:00Z">
                <w:rPr>
                  <w:rFonts w:ascii="Times New Roman" w:hAnsi="Times New Roman" w:cs="Times New Roman"/>
                  <w:sz w:val="22"/>
                  <w:szCs w:val="22"/>
                </w:rPr>
              </w:rPrChange>
            </w:rPr>
            <w:instrText xml:space="preserve"> CITATION San13 \l 1033 </w:instrText>
          </w:r>
          <w:r w:rsidR="00165349" w:rsidRPr="00247B2E">
            <w:rPr>
              <w:rFonts w:ascii="Times New Roman" w:hAnsi="Times New Roman" w:cs="Times New Roman"/>
              <w:sz w:val="20"/>
              <w:szCs w:val="20"/>
              <w:rPrChange w:id="1062" w:author="michaelaanas23@gmail.com" w:date="2026-09-25T21:17:00Z" w16du:dateUtc="2026-09-25T13:17:00Z">
                <w:rPr>
                  <w:rFonts w:ascii="Times New Roman" w:hAnsi="Times New Roman" w:cs="Times New Roman"/>
                  <w:sz w:val="22"/>
                  <w:szCs w:val="22"/>
                </w:rPr>
              </w:rPrChange>
            </w:rPr>
            <w:fldChar w:fldCharType="separate"/>
          </w:r>
          <w:r w:rsidR="003B1EE1" w:rsidRPr="00247B2E">
            <w:rPr>
              <w:rFonts w:ascii="Times New Roman" w:hAnsi="Times New Roman" w:cs="Times New Roman"/>
              <w:noProof/>
              <w:sz w:val="20"/>
              <w:szCs w:val="20"/>
              <w:rPrChange w:id="1063" w:author="michaelaanas23@gmail.com" w:date="2026-09-25T21:17:00Z" w16du:dateUtc="2026-09-25T13:17:00Z">
                <w:rPr>
                  <w:rFonts w:ascii="Times New Roman" w:hAnsi="Times New Roman" w:cs="Times New Roman"/>
                  <w:noProof/>
                  <w:sz w:val="22"/>
                  <w:szCs w:val="22"/>
                </w:rPr>
              </w:rPrChange>
            </w:rPr>
            <w:t xml:space="preserve"> [11]</w:t>
          </w:r>
          <w:r w:rsidR="00165349" w:rsidRPr="00247B2E">
            <w:rPr>
              <w:rFonts w:ascii="Times New Roman" w:hAnsi="Times New Roman" w:cs="Times New Roman"/>
              <w:sz w:val="20"/>
              <w:szCs w:val="20"/>
              <w:rPrChange w:id="1064" w:author="michaelaanas23@gmail.com" w:date="2026-09-25T21:17:00Z" w16du:dateUtc="2026-09-25T13:17:00Z">
                <w:rPr>
                  <w:rFonts w:ascii="Times New Roman" w:hAnsi="Times New Roman" w:cs="Times New Roman"/>
                  <w:sz w:val="22"/>
                  <w:szCs w:val="22"/>
                </w:rPr>
              </w:rPrChange>
            </w:rPr>
            <w:fldChar w:fldCharType="end"/>
          </w:r>
        </w:sdtContent>
      </w:sdt>
      <w:r w:rsidRPr="00247B2E">
        <w:rPr>
          <w:rFonts w:ascii="Times New Roman" w:hAnsi="Times New Roman" w:cs="Times New Roman"/>
          <w:sz w:val="20"/>
          <w:szCs w:val="20"/>
          <w:rPrChange w:id="1065" w:author="michaelaanas23@gmail.com" w:date="2026-09-25T21:17:00Z" w16du:dateUtc="2026-09-25T13:17:00Z">
            <w:rPr>
              <w:rFonts w:ascii="Times New Roman" w:hAnsi="Times New Roman" w:cs="Times New Roman"/>
              <w:sz w:val="22"/>
              <w:szCs w:val="22"/>
            </w:rPr>
          </w:rPrChange>
        </w:rPr>
        <w:t>. The researchers explained that organizations invest in enterprise systems to integrate and share information from different departments and sources, allowing them to improve operational efficiency and organizational effectiveness.</w:t>
      </w:r>
    </w:p>
    <w:p w14:paraId="002B8DC3" w14:textId="00EBE213" w:rsidR="004737C2" w:rsidRPr="00247B2E" w:rsidRDefault="004737C2">
      <w:pPr>
        <w:spacing w:line="276" w:lineRule="auto"/>
        <w:jc w:val="both"/>
        <w:rPr>
          <w:rFonts w:ascii="Times New Roman" w:hAnsi="Times New Roman" w:cs="Times New Roman"/>
          <w:sz w:val="20"/>
          <w:szCs w:val="20"/>
          <w:rPrChange w:id="1066" w:author="michaelaanas23@gmail.com" w:date="2026-09-25T21:17:00Z" w16du:dateUtc="2026-09-25T13:17:00Z">
            <w:rPr>
              <w:rFonts w:ascii="Times New Roman" w:hAnsi="Times New Roman" w:cs="Times New Roman"/>
              <w:sz w:val="22"/>
              <w:szCs w:val="22"/>
            </w:rPr>
          </w:rPrChange>
        </w:rPr>
        <w:pPrChange w:id="1067" w:author="michaelaanas23@gmail.com" w:date="2026-09-25T21:55:00Z" w16du:dateUtc="2026-09-25T13:55:00Z">
          <w:pPr>
            <w:ind w:firstLine="357"/>
            <w:jc w:val="both"/>
          </w:pPr>
        </w:pPrChange>
      </w:pPr>
      <w:del w:id="1068" w:author="michaelaanas23@gmail.com" w:date="2026-09-25T21:17:00Z" w16du:dateUtc="2026-09-25T13:17:00Z">
        <w:r w:rsidRPr="00247B2E" w:rsidDel="00247B2E">
          <w:rPr>
            <w:rFonts w:ascii="Times New Roman" w:hAnsi="Times New Roman" w:cs="Times New Roman"/>
            <w:sz w:val="20"/>
            <w:szCs w:val="20"/>
            <w:rPrChange w:id="1069" w:author="michaelaanas23@gmail.com" w:date="2026-09-25T21:17:00Z" w16du:dateUtc="2026-09-25T13:17:00Z">
              <w:rPr>
                <w:rFonts w:ascii="Times New Roman" w:hAnsi="Times New Roman" w:cs="Times New Roman"/>
                <w:sz w:val="22"/>
                <w:szCs w:val="22"/>
              </w:rPr>
            </w:rPrChange>
          </w:rPr>
          <w:delText> </w:delText>
        </w:r>
      </w:del>
      <w:r w:rsidRPr="00247B2E">
        <w:rPr>
          <w:rFonts w:ascii="Times New Roman" w:hAnsi="Times New Roman" w:cs="Times New Roman"/>
          <w:sz w:val="20"/>
          <w:szCs w:val="20"/>
          <w:rPrChange w:id="1070" w:author="michaelaanas23@gmail.com" w:date="2026-09-25T21:17:00Z" w16du:dateUtc="2026-09-25T13:17:00Z">
            <w:rPr>
              <w:rFonts w:ascii="Times New Roman" w:hAnsi="Times New Roman" w:cs="Times New Roman"/>
              <w:sz w:val="22"/>
              <w:szCs w:val="22"/>
            </w:rPr>
          </w:rPrChange>
        </w:rPr>
        <w:t>The study examined how enterprise system data are transformed into useful knowledge that supports business decision-making and strategic planning. Through interviews with enterprise system vendors, consultants, and organizations that implemented enterprise systems, the researchers found that integrated information systems help businesses collect, process, and analyze data more effectively. This enables managers to gain valuable insights that support operational improvements and business growth.</w:t>
      </w:r>
    </w:p>
    <w:p w14:paraId="3091EFFC" w14:textId="18C37DAA" w:rsidR="004737C2" w:rsidRPr="00247B2E" w:rsidRDefault="004737C2">
      <w:pPr>
        <w:spacing w:line="276" w:lineRule="auto"/>
        <w:jc w:val="both"/>
        <w:rPr>
          <w:rFonts w:ascii="Times New Roman" w:hAnsi="Times New Roman" w:cs="Times New Roman"/>
          <w:sz w:val="20"/>
          <w:szCs w:val="20"/>
          <w:rPrChange w:id="1071" w:author="michaelaanas23@gmail.com" w:date="2026-09-25T21:17:00Z" w16du:dateUtc="2026-09-25T13:17:00Z">
            <w:rPr>
              <w:rFonts w:ascii="Times New Roman" w:hAnsi="Times New Roman" w:cs="Times New Roman"/>
              <w:sz w:val="22"/>
              <w:szCs w:val="22"/>
            </w:rPr>
          </w:rPrChange>
        </w:rPr>
        <w:pPrChange w:id="1072" w:author="michaelaanas23@gmail.com" w:date="2026-09-25T21:55:00Z" w16du:dateUtc="2026-09-25T13:55:00Z">
          <w:pPr>
            <w:ind w:firstLine="357"/>
            <w:jc w:val="both"/>
          </w:pPr>
        </w:pPrChange>
      </w:pPr>
      <w:del w:id="1073" w:author="michaelaanas23@gmail.com" w:date="2026-09-25T21:17:00Z" w16du:dateUtc="2026-09-25T13:17:00Z">
        <w:r w:rsidRPr="00247B2E" w:rsidDel="00247B2E">
          <w:rPr>
            <w:rFonts w:ascii="Times New Roman" w:hAnsi="Times New Roman" w:cs="Times New Roman"/>
            <w:sz w:val="20"/>
            <w:szCs w:val="20"/>
            <w:rPrChange w:id="1074" w:author="michaelaanas23@gmail.com" w:date="2026-09-25T21:17:00Z" w16du:dateUtc="2026-09-25T13:17:00Z">
              <w:rPr>
                <w:rFonts w:ascii="Times New Roman" w:hAnsi="Times New Roman" w:cs="Times New Roman"/>
                <w:sz w:val="22"/>
                <w:szCs w:val="22"/>
              </w:rPr>
            </w:rPrChange>
          </w:rPr>
          <w:delText> </w:delText>
        </w:r>
      </w:del>
      <w:r w:rsidRPr="00247B2E">
        <w:rPr>
          <w:rFonts w:ascii="Times New Roman" w:hAnsi="Times New Roman" w:cs="Times New Roman"/>
          <w:sz w:val="20"/>
          <w:szCs w:val="20"/>
          <w:rPrChange w:id="1075" w:author="michaelaanas23@gmail.com" w:date="2026-09-25T21:17:00Z" w16du:dateUtc="2026-09-25T13:17:00Z">
            <w:rPr>
              <w:rFonts w:ascii="Times New Roman" w:hAnsi="Times New Roman" w:cs="Times New Roman"/>
              <w:sz w:val="22"/>
              <w:szCs w:val="22"/>
            </w:rPr>
          </w:rPrChange>
        </w:rPr>
        <w:t>‎Furthermore, the study emphasized that enterprise systems provide real-time access to business information, allowing organizations to make informed decisions based on accurate and updated data. The researchers concluded that the successful use of enterprise systems contributes to better knowledge management, improved business processes, and the realization of organizational goals through digital transformation.</w:t>
      </w:r>
    </w:p>
    <w:p w14:paraId="7A20D4EC" w14:textId="4CFE6455" w:rsidR="004737C2" w:rsidRPr="00247B2E" w:rsidRDefault="004737C2">
      <w:pPr>
        <w:spacing w:line="276" w:lineRule="auto"/>
        <w:jc w:val="both"/>
        <w:rPr>
          <w:rFonts w:ascii="Times New Roman" w:hAnsi="Times New Roman" w:cs="Times New Roman"/>
          <w:sz w:val="20"/>
          <w:szCs w:val="20"/>
          <w:rPrChange w:id="1076" w:author="michaelaanas23@gmail.com" w:date="2026-09-25T21:17:00Z" w16du:dateUtc="2026-09-25T13:17:00Z">
            <w:rPr>
              <w:rFonts w:ascii="Times New Roman" w:hAnsi="Times New Roman" w:cs="Times New Roman"/>
              <w:sz w:val="22"/>
              <w:szCs w:val="22"/>
            </w:rPr>
          </w:rPrChange>
        </w:rPr>
        <w:pPrChange w:id="1077" w:author="michaelaanas23@gmail.com" w:date="2026-09-25T21:55:00Z" w16du:dateUtc="2026-09-25T13:55:00Z">
          <w:pPr>
            <w:ind w:firstLine="357"/>
            <w:jc w:val="both"/>
          </w:pPr>
        </w:pPrChange>
      </w:pPr>
      <w:del w:id="1078" w:author="michaelaanas23@gmail.com" w:date="2026-09-25T21:17:00Z" w16du:dateUtc="2026-09-25T13:17:00Z">
        <w:r w:rsidRPr="00247B2E" w:rsidDel="00247B2E">
          <w:rPr>
            <w:rFonts w:ascii="Times New Roman" w:hAnsi="Times New Roman" w:cs="Times New Roman"/>
            <w:sz w:val="20"/>
            <w:szCs w:val="20"/>
            <w:rPrChange w:id="1079" w:author="michaelaanas23@gmail.com" w:date="2026-09-25T21:17:00Z" w16du:dateUtc="2026-09-25T13:17:00Z">
              <w:rPr>
                <w:rFonts w:ascii="Times New Roman" w:hAnsi="Times New Roman" w:cs="Times New Roman"/>
                <w:sz w:val="22"/>
                <w:szCs w:val="22"/>
              </w:rPr>
            </w:rPrChange>
          </w:rPr>
          <w:delText> ‎</w:delText>
        </w:r>
      </w:del>
      <w:r w:rsidRPr="00247B2E">
        <w:rPr>
          <w:rFonts w:ascii="Times New Roman" w:hAnsi="Times New Roman" w:cs="Times New Roman"/>
          <w:sz w:val="20"/>
          <w:szCs w:val="20"/>
          <w:rPrChange w:id="1080" w:author="michaelaanas23@gmail.com" w:date="2026-09-25T21:17:00Z" w16du:dateUtc="2026-09-25T13:17:00Z">
            <w:rPr>
              <w:rFonts w:ascii="Times New Roman" w:hAnsi="Times New Roman" w:cs="Times New Roman"/>
              <w:sz w:val="22"/>
              <w:szCs w:val="22"/>
            </w:rPr>
          </w:rPrChange>
        </w:rPr>
        <w:t>This literature is related to the proposed H2Ops: Cloud-Based Operations Management System for Water Refilling Stations with Automated Sales Analytics because the system also focuses on integrating operational and sales data into a centralized platform. Similar to the study, H2Ops transforms business data into meaningful information through automated analytics, reports, and dashboards that support decision-making, operational monitoring, and business strategy development for water refilling station owners.</w:t>
      </w:r>
    </w:p>
    <w:p w14:paraId="7553EBEF" w14:textId="0FDBD04E" w:rsidR="004737C2" w:rsidRPr="00247B2E" w:rsidRDefault="004737C2">
      <w:pPr>
        <w:spacing w:line="276" w:lineRule="auto"/>
        <w:ind w:firstLine="357"/>
        <w:jc w:val="both"/>
        <w:rPr>
          <w:rFonts w:ascii="Times New Roman" w:hAnsi="Times New Roman" w:cs="Times New Roman"/>
          <w:sz w:val="20"/>
          <w:szCs w:val="20"/>
          <w:rPrChange w:id="1081" w:author="michaelaanas23@gmail.com" w:date="2026-09-25T21:17:00Z" w16du:dateUtc="2026-09-25T13:17:00Z">
            <w:rPr>
              <w:rFonts w:ascii="Times New Roman" w:hAnsi="Times New Roman" w:cs="Times New Roman"/>
              <w:sz w:val="22"/>
              <w:szCs w:val="22"/>
            </w:rPr>
          </w:rPrChange>
        </w:rPr>
        <w:pPrChange w:id="1082" w:author="michaelaanas23@gmail.com" w:date="2026-09-25T21:55:00Z" w16du:dateUtc="2026-09-25T13:55:00Z">
          <w:pPr>
            <w:ind w:firstLine="357"/>
            <w:jc w:val="both"/>
          </w:pPr>
        </w:pPrChange>
      </w:pPr>
      <w:r w:rsidRPr="001D1134">
        <w:rPr>
          <w:rFonts w:ascii="Times New Roman" w:hAnsi="Times New Roman" w:cs="Times New Roman"/>
          <w:i/>
          <w:iCs/>
          <w:sz w:val="22"/>
          <w:szCs w:val="22"/>
        </w:rPr>
        <w:t>Peter G.W. Keen</w:t>
      </w:r>
      <w:r w:rsidRPr="001D1134">
        <w:rPr>
          <w:rFonts w:ascii="Times New Roman" w:hAnsi="Times New Roman" w:cs="Times New Roman"/>
          <w:sz w:val="22"/>
          <w:szCs w:val="22"/>
        </w:rPr>
        <w:t xml:space="preserve"> (1980</w:t>
      </w:r>
      <w:r w:rsidRPr="001D1134">
        <w:rPr>
          <w:rFonts w:ascii="Times New Roman" w:hAnsi="Times New Roman" w:cs="Times New Roman"/>
          <w:b/>
          <w:bCs/>
          <w:sz w:val="22"/>
          <w:szCs w:val="22"/>
        </w:rPr>
        <w:t>)</w:t>
      </w:r>
      <w:r w:rsidRPr="00247B2E">
        <w:rPr>
          <w:rFonts w:ascii="Times New Roman" w:hAnsi="Times New Roman" w:cs="Times New Roman"/>
          <w:sz w:val="20"/>
          <w:szCs w:val="20"/>
          <w:rPrChange w:id="1083" w:author="michaelaanas23@gmail.com" w:date="2026-09-25T21:17:00Z" w16du:dateUtc="2026-09-25T13:17:00Z">
            <w:rPr>
              <w:rFonts w:ascii="Times New Roman" w:hAnsi="Times New Roman" w:cs="Times New Roman"/>
              <w:sz w:val="22"/>
              <w:szCs w:val="22"/>
            </w:rPr>
          </w:rPrChange>
        </w:rPr>
        <w:t xml:space="preserve"> in his study “Decision Support Systems: A Research Perspective”, Decision Support Systems (DSS) are computer-based systems designed to assist managers and decision-makers in analyzing information and making better business decisions</w:t>
      </w:r>
      <w:sdt>
        <w:sdtPr>
          <w:rPr>
            <w:rFonts w:ascii="Times New Roman" w:hAnsi="Times New Roman" w:cs="Times New Roman"/>
            <w:sz w:val="20"/>
            <w:szCs w:val="20"/>
          </w:rPr>
          <w:id w:val="-1568102780"/>
          <w:citation/>
        </w:sdtPr>
        <w:sdtContent>
          <w:r w:rsidR="00165349" w:rsidRPr="00247B2E">
            <w:rPr>
              <w:rFonts w:ascii="Times New Roman" w:hAnsi="Times New Roman" w:cs="Times New Roman"/>
              <w:sz w:val="20"/>
              <w:szCs w:val="20"/>
              <w:rPrChange w:id="1084" w:author="michaelaanas23@gmail.com" w:date="2026-09-25T21:17:00Z" w16du:dateUtc="2026-09-25T13:17:00Z">
                <w:rPr>
                  <w:rFonts w:ascii="Times New Roman" w:hAnsi="Times New Roman" w:cs="Times New Roman"/>
                  <w:sz w:val="22"/>
                  <w:szCs w:val="22"/>
                </w:rPr>
              </w:rPrChange>
            </w:rPr>
            <w:fldChar w:fldCharType="begin"/>
          </w:r>
          <w:r w:rsidR="00165349" w:rsidRPr="00247B2E">
            <w:rPr>
              <w:rFonts w:ascii="Times New Roman" w:hAnsi="Times New Roman" w:cs="Times New Roman"/>
              <w:sz w:val="20"/>
              <w:szCs w:val="20"/>
              <w:rPrChange w:id="1085" w:author="michaelaanas23@gmail.com" w:date="2026-09-25T21:17:00Z" w16du:dateUtc="2026-09-25T13:17:00Z">
                <w:rPr>
                  <w:rFonts w:ascii="Times New Roman" w:hAnsi="Times New Roman" w:cs="Times New Roman"/>
                  <w:sz w:val="22"/>
                  <w:szCs w:val="22"/>
                </w:rPr>
              </w:rPrChange>
            </w:rPr>
            <w:instrText xml:space="preserve"> CITATION Pet80 \l 1033 </w:instrText>
          </w:r>
          <w:r w:rsidR="00165349" w:rsidRPr="00247B2E">
            <w:rPr>
              <w:rFonts w:ascii="Times New Roman" w:hAnsi="Times New Roman" w:cs="Times New Roman"/>
              <w:sz w:val="20"/>
              <w:szCs w:val="20"/>
              <w:rPrChange w:id="1086" w:author="michaelaanas23@gmail.com" w:date="2026-09-25T21:17:00Z" w16du:dateUtc="2026-09-25T13:17:00Z">
                <w:rPr>
                  <w:rFonts w:ascii="Times New Roman" w:hAnsi="Times New Roman" w:cs="Times New Roman"/>
                  <w:sz w:val="22"/>
                  <w:szCs w:val="22"/>
                </w:rPr>
              </w:rPrChange>
            </w:rPr>
            <w:fldChar w:fldCharType="separate"/>
          </w:r>
          <w:r w:rsidR="003B1EE1" w:rsidRPr="00247B2E">
            <w:rPr>
              <w:rFonts w:ascii="Times New Roman" w:hAnsi="Times New Roman" w:cs="Times New Roman"/>
              <w:noProof/>
              <w:sz w:val="20"/>
              <w:szCs w:val="20"/>
              <w:rPrChange w:id="1087" w:author="michaelaanas23@gmail.com" w:date="2026-09-25T21:17:00Z" w16du:dateUtc="2026-09-25T13:17:00Z">
                <w:rPr>
                  <w:rFonts w:ascii="Times New Roman" w:hAnsi="Times New Roman" w:cs="Times New Roman"/>
                  <w:noProof/>
                  <w:sz w:val="22"/>
                  <w:szCs w:val="22"/>
                </w:rPr>
              </w:rPrChange>
            </w:rPr>
            <w:t xml:space="preserve"> [12]</w:t>
          </w:r>
          <w:r w:rsidR="00165349" w:rsidRPr="00247B2E">
            <w:rPr>
              <w:rFonts w:ascii="Times New Roman" w:hAnsi="Times New Roman" w:cs="Times New Roman"/>
              <w:sz w:val="20"/>
              <w:szCs w:val="20"/>
              <w:rPrChange w:id="1088" w:author="michaelaanas23@gmail.com" w:date="2026-09-25T21:17:00Z" w16du:dateUtc="2026-09-25T13:17:00Z">
                <w:rPr>
                  <w:rFonts w:ascii="Times New Roman" w:hAnsi="Times New Roman" w:cs="Times New Roman"/>
                  <w:sz w:val="22"/>
                  <w:szCs w:val="22"/>
                </w:rPr>
              </w:rPrChange>
            </w:rPr>
            <w:fldChar w:fldCharType="end"/>
          </w:r>
        </w:sdtContent>
      </w:sdt>
      <w:r w:rsidRPr="00247B2E">
        <w:rPr>
          <w:rFonts w:ascii="Times New Roman" w:hAnsi="Times New Roman" w:cs="Times New Roman"/>
          <w:sz w:val="20"/>
          <w:szCs w:val="20"/>
          <w:rPrChange w:id="1089" w:author="michaelaanas23@gmail.com" w:date="2026-09-25T21:17:00Z" w16du:dateUtc="2026-09-25T13:17:00Z">
            <w:rPr>
              <w:rFonts w:ascii="Times New Roman" w:hAnsi="Times New Roman" w:cs="Times New Roman"/>
              <w:sz w:val="22"/>
              <w:szCs w:val="22"/>
            </w:rPr>
          </w:rPrChange>
        </w:rPr>
        <w:t>. The study explains that DSS combines data, analytical tools, and technology to support the decision-making process rather than replace human judgment. By providing access to relevant information and analytical models, DSS enables managers to evaluate alternatives, solve problems, and make informed decisions more effectively. Keen emphasized that the primary purpose of a DSS is to improve the quality of decision-making by providing timely and accurate information. The system allows users to access data, analyze business situations, and generate insights that support planning and management activities. Furthermore, DSS helps organizations respond more efficiently to operational challenges and changing business conditions.</w:t>
      </w:r>
    </w:p>
    <w:p w14:paraId="2368EBE9" w14:textId="03B37FCF" w:rsidR="004737C2" w:rsidRPr="00247B2E" w:rsidRDefault="004737C2">
      <w:pPr>
        <w:spacing w:line="276" w:lineRule="auto"/>
        <w:jc w:val="both"/>
        <w:rPr>
          <w:rFonts w:ascii="Times New Roman" w:hAnsi="Times New Roman" w:cs="Times New Roman"/>
          <w:sz w:val="20"/>
          <w:szCs w:val="20"/>
          <w:rPrChange w:id="1090" w:author="michaelaanas23@gmail.com" w:date="2026-09-25T21:17:00Z" w16du:dateUtc="2026-09-25T13:17:00Z">
            <w:rPr>
              <w:rFonts w:ascii="Times New Roman" w:hAnsi="Times New Roman" w:cs="Times New Roman"/>
              <w:sz w:val="22"/>
              <w:szCs w:val="22"/>
            </w:rPr>
          </w:rPrChange>
        </w:rPr>
        <w:pPrChange w:id="1091" w:author="michaelaanas23@gmail.com" w:date="2026-09-25T21:55:00Z" w16du:dateUtc="2026-09-25T13:55:00Z">
          <w:pPr>
            <w:ind w:firstLine="357"/>
            <w:jc w:val="both"/>
          </w:pPr>
        </w:pPrChange>
      </w:pPr>
      <w:r w:rsidRPr="00247B2E">
        <w:rPr>
          <w:rFonts w:ascii="Times New Roman" w:hAnsi="Times New Roman" w:cs="Times New Roman"/>
          <w:sz w:val="20"/>
          <w:szCs w:val="20"/>
          <w:rPrChange w:id="1092" w:author="michaelaanas23@gmail.com" w:date="2026-09-25T21:17:00Z" w16du:dateUtc="2026-09-25T13:17:00Z">
            <w:rPr>
              <w:rFonts w:ascii="Times New Roman" w:hAnsi="Times New Roman" w:cs="Times New Roman"/>
              <w:sz w:val="22"/>
              <w:szCs w:val="22"/>
            </w:rPr>
          </w:rPrChange>
        </w:rPr>
        <w:t xml:space="preserve">The study also highlighted that decision support systems bridge the gap between traditional Management Information Systems (MIS) and management science techniques by integrating data processing and analytical capabilities. </w:t>
      </w:r>
      <w:r w:rsidRPr="00247B2E">
        <w:rPr>
          <w:rFonts w:ascii="Times New Roman" w:hAnsi="Times New Roman" w:cs="Times New Roman"/>
          <w:sz w:val="20"/>
          <w:szCs w:val="20"/>
          <w:rPrChange w:id="1093" w:author="michaelaanas23@gmail.com" w:date="2026-09-25T21:17:00Z" w16du:dateUtc="2026-09-25T13:17:00Z">
            <w:rPr>
              <w:rFonts w:ascii="Times New Roman" w:hAnsi="Times New Roman" w:cs="Times New Roman"/>
              <w:sz w:val="22"/>
              <w:szCs w:val="22"/>
            </w:rPr>
          </w:rPrChange>
        </w:rPr>
        <w:lastRenderedPageBreak/>
        <w:t>Through this integration, organizations can transform raw data into meaningful information that supports strategic and operational decision-making</w:t>
      </w:r>
    </w:p>
    <w:p w14:paraId="0B2F090A" w14:textId="183AD349" w:rsidR="004737C2" w:rsidRPr="00247B2E" w:rsidDel="00427840" w:rsidRDefault="004737C2">
      <w:pPr>
        <w:spacing w:line="276" w:lineRule="auto"/>
        <w:jc w:val="both"/>
        <w:rPr>
          <w:del w:id="1094" w:author="michaelaanas23@gmail.com" w:date="2026-09-25T22:01:00Z" w16du:dateUtc="2026-09-25T14:01:00Z"/>
          <w:rFonts w:ascii="Times New Roman" w:hAnsi="Times New Roman" w:cs="Times New Roman"/>
          <w:sz w:val="20"/>
          <w:szCs w:val="20"/>
          <w:rPrChange w:id="1095" w:author="michaelaanas23@gmail.com" w:date="2026-09-25T21:17:00Z" w16du:dateUtc="2026-09-25T13:17:00Z">
            <w:rPr>
              <w:del w:id="1096" w:author="michaelaanas23@gmail.com" w:date="2026-09-25T22:01:00Z" w16du:dateUtc="2026-09-25T14:01:00Z"/>
              <w:rFonts w:ascii="Times New Roman" w:hAnsi="Times New Roman" w:cs="Times New Roman"/>
              <w:sz w:val="22"/>
              <w:szCs w:val="22"/>
            </w:rPr>
          </w:rPrChange>
        </w:rPr>
        <w:pPrChange w:id="1097" w:author="michaelaanas23@gmail.com" w:date="2026-09-25T21:55:00Z" w16du:dateUtc="2026-09-25T13:55:00Z">
          <w:pPr>
            <w:ind w:firstLine="357"/>
            <w:jc w:val="both"/>
          </w:pPr>
        </w:pPrChange>
      </w:pPr>
      <w:r w:rsidRPr="00247B2E">
        <w:rPr>
          <w:rFonts w:ascii="Times New Roman" w:hAnsi="Times New Roman" w:cs="Times New Roman"/>
          <w:sz w:val="20"/>
          <w:szCs w:val="20"/>
          <w:rPrChange w:id="1098" w:author="michaelaanas23@gmail.com" w:date="2026-09-25T21:17:00Z" w16du:dateUtc="2026-09-25T13:17:00Z">
            <w:rPr>
              <w:rFonts w:ascii="Times New Roman" w:hAnsi="Times New Roman" w:cs="Times New Roman"/>
              <w:sz w:val="22"/>
              <w:szCs w:val="22"/>
            </w:rPr>
          </w:rPrChange>
        </w:rPr>
        <w:t>This literature is relevant to the proposed H2Ops: Cloud-Based Operations Management System for Water Refilling Stations with Automated Sales Analytics because the system provides automated reports, sales analytics, and real-time operational data that support managerial decision-making. Similar to a Decision Support System, H2Ops helps water refilling station owners analyze sales performance, monitor branch operations, identify business trends, and make data-driven decisions that improve efficiency and overall business performance.</w:t>
      </w:r>
    </w:p>
    <w:p w14:paraId="3D204CF8" w14:textId="77777777" w:rsidR="004737C2" w:rsidRDefault="004737C2">
      <w:pPr>
        <w:spacing w:line="276" w:lineRule="auto"/>
        <w:jc w:val="both"/>
        <w:pPrChange w:id="1099" w:author="michaelaanas23@gmail.com" w:date="2026-09-25T21:55:00Z" w16du:dateUtc="2026-09-25T13:55:00Z">
          <w:pPr>
            <w:jc w:val="both"/>
          </w:pPr>
        </w:pPrChange>
      </w:pPr>
    </w:p>
    <w:p w14:paraId="2D1AAD77" w14:textId="667D022E" w:rsidR="00F0374E" w:rsidRPr="001D1134" w:rsidRDefault="00F0374E">
      <w:pPr>
        <w:pStyle w:val="Heading2"/>
        <w:spacing w:line="360" w:lineRule="auto"/>
        <w:jc w:val="both"/>
        <w:rPr>
          <w:b/>
          <w:bCs/>
          <w:color w:val="000000" w:themeColor="text1"/>
          <w:sz w:val="26"/>
          <w:szCs w:val="26"/>
          <w:rPrChange w:id="1100" w:author="michaelaanas23@gmail.com" w:date="2026-09-25T21:20:00Z" w16du:dateUtc="2026-09-25T13:20:00Z">
            <w:rPr>
              <w:b/>
              <w:bCs/>
              <w:color w:val="000000" w:themeColor="text1"/>
            </w:rPr>
          </w:rPrChange>
        </w:rPr>
        <w:pPrChange w:id="1101" w:author="michaelaanas23@gmail.com" w:date="2026-09-25T22:01:00Z" w16du:dateUtc="2026-09-25T14:01:00Z">
          <w:pPr>
            <w:pStyle w:val="Heading2"/>
            <w:jc w:val="both"/>
          </w:pPr>
        </w:pPrChange>
      </w:pPr>
      <w:r w:rsidRPr="001D1134">
        <w:rPr>
          <w:b/>
          <w:bCs/>
          <w:color w:val="000000" w:themeColor="text1"/>
          <w:sz w:val="26"/>
          <w:szCs w:val="26"/>
          <w:rPrChange w:id="1102" w:author="michaelaanas23@gmail.com" w:date="2026-09-25T21:20:00Z" w16du:dateUtc="2026-09-25T13:20:00Z">
            <w:rPr>
              <w:b/>
              <w:bCs/>
              <w:color w:val="000000" w:themeColor="text1"/>
            </w:rPr>
          </w:rPrChange>
        </w:rPr>
        <w:t>2.2 Local Studies</w:t>
      </w:r>
    </w:p>
    <w:p w14:paraId="492D4F06" w14:textId="77777777" w:rsidR="00F0374E" w:rsidRPr="001D1134" w:rsidRDefault="00F0374E">
      <w:pPr>
        <w:spacing w:line="276" w:lineRule="auto"/>
        <w:ind w:firstLine="357"/>
        <w:jc w:val="both"/>
        <w:rPr>
          <w:rFonts w:ascii="Times New Roman" w:hAnsi="Times New Roman" w:cs="Times New Roman"/>
          <w:sz w:val="20"/>
          <w:szCs w:val="20"/>
          <w:rPrChange w:id="1103" w:author="michaelaanas23@gmail.com" w:date="2026-09-25T21:21:00Z" w16du:dateUtc="2026-09-25T13:21:00Z">
            <w:rPr>
              <w:rFonts w:ascii="Times New Roman" w:hAnsi="Times New Roman" w:cs="Times New Roman"/>
              <w:sz w:val="22"/>
              <w:szCs w:val="22"/>
            </w:rPr>
          </w:rPrChange>
        </w:rPr>
        <w:pPrChange w:id="1104" w:author="michaelaanas23@gmail.com" w:date="2026-09-25T21:55:00Z" w16du:dateUtc="2026-09-25T13:55:00Z">
          <w:pPr>
            <w:ind w:firstLine="357"/>
            <w:jc w:val="both"/>
          </w:pPr>
        </w:pPrChange>
      </w:pPr>
      <w:r w:rsidRPr="001D1134">
        <w:rPr>
          <w:rFonts w:ascii="Times New Roman" w:hAnsi="Times New Roman" w:cs="Times New Roman"/>
          <w:sz w:val="20"/>
          <w:szCs w:val="20"/>
          <w:rPrChange w:id="1105" w:author="michaelaanas23@gmail.com" w:date="2026-09-25T21:21:00Z" w16du:dateUtc="2026-09-25T13:21:00Z">
            <w:rPr>
              <w:rFonts w:ascii="Times New Roman" w:hAnsi="Times New Roman" w:cs="Times New Roman"/>
              <w:sz w:val="22"/>
              <w:szCs w:val="22"/>
            </w:rPr>
          </w:rPrChange>
        </w:rPr>
        <w:t>The increasing adoption of information systems, cloud computing, and business analytics has encouraged many businesses in the Philippines to embrace digital transformation as a means of improving operational efficiency and maintaining competitiveness. Local studies have shown that many small and medium-sized enterprises (SMEs), including water refilling stations, still rely on manual processes for recording transactions, monitoring inventory, managing customer information, and generating reports. These traditional practices often result in delayed reporting, inaccurate records, and inefficient business operations, highlighting the need for modern information systems that can automate business processes and improve decision-making.</w:t>
      </w:r>
    </w:p>
    <w:p w14:paraId="6A3D6E12" w14:textId="78DF44EA" w:rsidR="00F0374E" w:rsidRPr="001D1134" w:rsidRDefault="00F0374E">
      <w:pPr>
        <w:spacing w:line="276" w:lineRule="auto"/>
        <w:ind w:firstLine="357"/>
        <w:jc w:val="both"/>
        <w:rPr>
          <w:rFonts w:ascii="Times New Roman" w:hAnsi="Times New Roman" w:cs="Times New Roman"/>
          <w:sz w:val="20"/>
          <w:szCs w:val="20"/>
          <w:rPrChange w:id="1106" w:author="michaelaanas23@gmail.com" w:date="2026-09-25T21:21:00Z" w16du:dateUtc="2026-09-25T13:21:00Z">
            <w:rPr>
              <w:rFonts w:ascii="Times New Roman" w:hAnsi="Times New Roman" w:cs="Times New Roman"/>
              <w:sz w:val="22"/>
              <w:szCs w:val="22"/>
            </w:rPr>
          </w:rPrChange>
        </w:rPr>
        <w:pPrChange w:id="1107" w:author="michaelaanas23@gmail.com" w:date="2026-09-25T21:55:00Z" w16du:dateUtc="2026-09-25T13:55:00Z">
          <w:pPr>
            <w:ind w:firstLine="357"/>
            <w:jc w:val="both"/>
          </w:pPr>
        </w:pPrChange>
      </w:pPr>
      <w:r w:rsidRPr="001D1134">
        <w:rPr>
          <w:rFonts w:ascii="Times New Roman" w:hAnsi="Times New Roman" w:cs="Times New Roman"/>
          <w:sz w:val="20"/>
          <w:szCs w:val="20"/>
          <w:rPrChange w:id="1108" w:author="michaelaanas23@gmail.com" w:date="2026-09-25T21:21:00Z" w16du:dateUtc="2026-09-25T13:21:00Z">
            <w:rPr>
              <w:rFonts w:ascii="Times New Roman" w:hAnsi="Times New Roman" w:cs="Times New Roman"/>
              <w:sz w:val="22"/>
              <w:szCs w:val="22"/>
            </w:rPr>
          </w:rPrChange>
        </w:rPr>
        <w:t xml:space="preserve">According to  </w:t>
      </w:r>
      <w:r w:rsidRPr="001D1134">
        <w:rPr>
          <w:rFonts w:cstheme="minorHAnsi"/>
          <w:i/>
          <w:iCs/>
          <w:sz w:val="22"/>
          <w:szCs w:val="22"/>
        </w:rPr>
        <w:t>Rey, Villaluz, and Rey</w:t>
      </w:r>
      <w:r w:rsidRPr="001D1134">
        <w:rPr>
          <w:rFonts w:ascii="Times New Roman" w:hAnsi="Times New Roman" w:cs="Times New Roman"/>
          <w:sz w:val="20"/>
          <w:szCs w:val="20"/>
          <w:rPrChange w:id="1109" w:author="michaelaanas23@gmail.com" w:date="2026-09-25T21:21:00Z" w16du:dateUtc="2026-09-25T13:21:00Z">
            <w:rPr>
              <w:rFonts w:ascii="Times New Roman" w:hAnsi="Times New Roman" w:cs="Times New Roman"/>
              <w:sz w:val="22"/>
              <w:szCs w:val="22"/>
            </w:rPr>
          </w:rPrChange>
        </w:rPr>
        <w:t xml:space="preserve"> (2024), digital transformation has become a significant factor in improving business operations and economic growth in the Philippines</w:t>
      </w:r>
      <w:sdt>
        <w:sdtPr>
          <w:rPr>
            <w:rFonts w:ascii="Times New Roman" w:hAnsi="Times New Roman" w:cs="Times New Roman"/>
            <w:sz w:val="20"/>
            <w:szCs w:val="20"/>
          </w:rPr>
          <w:id w:val="-1378316333"/>
          <w:citation/>
        </w:sdtPr>
        <w:sdtContent>
          <w:r w:rsidR="00503832" w:rsidRPr="001D1134">
            <w:rPr>
              <w:rFonts w:ascii="Times New Roman" w:hAnsi="Times New Roman" w:cs="Times New Roman"/>
              <w:sz w:val="20"/>
              <w:szCs w:val="20"/>
              <w:rPrChange w:id="1110" w:author="michaelaanas23@gmail.com" w:date="2026-09-25T21:21:00Z" w16du:dateUtc="2026-09-25T13:21:00Z">
                <w:rPr>
                  <w:rFonts w:ascii="Times New Roman" w:hAnsi="Times New Roman" w:cs="Times New Roman"/>
                  <w:sz w:val="22"/>
                  <w:szCs w:val="22"/>
                </w:rPr>
              </w:rPrChange>
            </w:rPr>
            <w:fldChar w:fldCharType="begin"/>
          </w:r>
          <w:r w:rsidR="00503832" w:rsidRPr="001D1134">
            <w:rPr>
              <w:rFonts w:ascii="Times New Roman" w:hAnsi="Times New Roman" w:cs="Times New Roman"/>
              <w:sz w:val="20"/>
              <w:szCs w:val="20"/>
              <w:rPrChange w:id="1111" w:author="michaelaanas23@gmail.com" w:date="2026-09-25T21:21:00Z" w16du:dateUtc="2026-09-25T13:21:00Z">
                <w:rPr>
                  <w:rFonts w:ascii="Times New Roman" w:hAnsi="Times New Roman" w:cs="Times New Roman"/>
                  <w:sz w:val="22"/>
                  <w:szCs w:val="22"/>
                </w:rPr>
              </w:rPrChange>
            </w:rPr>
            <w:instrText xml:space="preserve">CITATION The \l 1033 </w:instrText>
          </w:r>
          <w:r w:rsidR="00503832" w:rsidRPr="001D1134">
            <w:rPr>
              <w:rFonts w:ascii="Times New Roman" w:hAnsi="Times New Roman" w:cs="Times New Roman"/>
              <w:sz w:val="20"/>
              <w:szCs w:val="20"/>
              <w:rPrChange w:id="1112" w:author="michaelaanas23@gmail.com" w:date="2026-09-25T21:21:00Z" w16du:dateUtc="2026-09-25T13:21:00Z">
                <w:rPr>
                  <w:rFonts w:ascii="Times New Roman" w:hAnsi="Times New Roman" w:cs="Times New Roman"/>
                  <w:sz w:val="22"/>
                  <w:szCs w:val="22"/>
                </w:rPr>
              </w:rPrChange>
            </w:rPr>
            <w:fldChar w:fldCharType="separate"/>
          </w:r>
          <w:r w:rsidR="003B1EE1" w:rsidRPr="001D1134">
            <w:rPr>
              <w:rFonts w:ascii="Times New Roman" w:hAnsi="Times New Roman" w:cs="Times New Roman"/>
              <w:noProof/>
              <w:sz w:val="20"/>
              <w:szCs w:val="20"/>
              <w:rPrChange w:id="1113" w:author="michaelaanas23@gmail.com" w:date="2026-09-25T21:21:00Z" w16du:dateUtc="2026-09-25T13:21:00Z">
                <w:rPr>
                  <w:rFonts w:ascii="Times New Roman" w:hAnsi="Times New Roman" w:cs="Times New Roman"/>
                  <w:noProof/>
                  <w:sz w:val="22"/>
                  <w:szCs w:val="22"/>
                </w:rPr>
              </w:rPrChange>
            </w:rPr>
            <w:t xml:space="preserve"> [13]</w:t>
          </w:r>
          <w:r w:rsidR="00503832" w:rsidRPr="001D1134">
            <w:rPr>
              <w:rFonts w:ascii="Times New Roman" w:hAnsi="Times New Roman" w:cs="Times New Roman"/>
              <w:sz w:val="20"/>
              <w:szCs w:val="20"/>
              <w:rPrChange w:id="1114" w:author="michaelaanas23@gmail.com" w:date="2026-09-25T21:21:00Z" w16du:dateUtc="2026-09-25T13:21:00Z">
                <w:rPr>
                  <w:rFonts w:ascii="Times New Roman" w:hAnsi="Times New Roman" w:cs="Times New Roman"/>
                  <w:sz w:val="22"/>
                  <w:szCs w:val="22"/>
                </w:rPr>
              </w:rPrChange>
            </w:rPr>
            <w:fldChar w:fldCharType="end"/>
          </w:r>
        </w:sdtContent>
      </w:sdt>
      <w:r w:rsidRPr="001D1134">
        <w:rPr>
          <w:rFonts w:ascii="Times New Roman" w:hAnsi="Times New Roman" w:cs="Times New Roman"/>
          <w:sz w:val="20"/>
          <w:szCs w:val="20"/>
          <w:rPrChange w:id="1115" w:author="michaelaanas23@gmail.com" w:date="2026-09-25T21:21:00Z" w16du:dateUtc="2026-09-25T13:21:00Z">
            <w:rPr>
              <w:rFonts w:ascii="Times New Roman" w:hAnsi="Times New Roman" w:cs="Times New Roman"/>
              <w:sz w:val="22"/>
              <w:szCs w:val="22"/>
            </w:rPr>
          </w:rPrChange>
        </w:rPr>
        <w:t>. In their study, the researchers examined the key drivers of digital transformation, including government initiatives, technological advancements, changing consumer behavior, and the increasing adoption of digital technologies by businesses. The study found that digital transformation enables organizations to improve operational efficiency, enhance service delivery, and remain competitive in an increasingly technology-driven environment. However, the researchers also identified several challenges affecting digital transformation, such as limited digital infrastructure, cybersecurity concerns, insufficient digital literacy, and economic constraints. Despite these challenges, the study concluded that collaboration among policymakers, businesses, educational institutions, and other stakeholders is essential to promote digital innovation and maximize the benefits of the digital economy.</w:t>
      </w:r>
    </w:p>
    <w:p w14:paraId="1AAEB551" w14:textId="67C9E603" w:rsidR="00F0374E" w:rsidRPr="001D1134" w:rsidRDefault="00F0374E">
      <w:pPr>
        <w:spacing w:line="276" w:lineRule="auto"/>
        <w:jc w:val="both"/>
        <w:rPr>
          <w:rFonts w:ascii="Times New Roman" w:hAnsi="Times New Roman" w:cs="Times New Roman"/>
          <w:sz w:val="20"/>
          <w:szCs w:val="20"/>
          <w:rPrChange w:id="1116" w:author="michaelaanas23@gmail.com" w:date="2026-09-25T21:21:00Z" w16du:dateUtc="2026-09-25T13:21:00Z">
            <w:rPr>
              <w:rFonts w:ascii="Times New Roman" w:hAnsi="Times New Roman" w:cs="Times New Roman"/>
              <w:sz w:val="22"/>
              <w:szCs w:val="22"/>
            </w:rPr>
          </w:rPrChange>
        </w:rPr>
        <w:pPrChange w:id="1117" w:author="michaelaanas23@gmail.com" w:date="2026-09-25T21:55:00Z" w16du:dateUtc="2026-09-25T13:55:00Z">
          <w:pPr>
            <w:ind w:firstLine="357"/>
            <w:jc w:val="both"/>
          </w:pPr>
        </w:pPrChange>
      </w:pPr>
      <w:r w:rsidRPr="001D1134">
        <w:rPr>
          <w:rFonts w:ascii="Times New Roman" w:hAnsi="Times New Roman" w:cs="Times New Roman"/>
          <w:sz w:val="20"/>
          <w:szCs w:val="20"/>
          <w:rPrChange w:id="1118" w:author="michaelaanas23@gmail.com" w:date="2026-09-25T21:21:00Z" w16du:dateUtc="2026-09-25T13:21:00Z">
            <w:rPr>
              <w:rFonts w:ascii="Times New Roman" w:hAnsi="Times New Roman" w:cs="Times New Roman"/>
              <w:sz w:val="22"/>
              <w:szCs w:val="22"/>
            </w:rPr>
          </w:rPrChange>
        </w:rPr>
        <w:t xml:space="preserve">The findings of </w:t>
      </w:r>
      <w:r w:rsidRPr="001D1134">
        <w:rPr>
          <w:rFonts w:cstheme="minorHAnsi"/>
          <w:i/>
          <w:iCs/>
          <w:sz w:val="20"/>
          <w:szCs w:val="20"/>
          <w:rPrChange w:id="1119" w:author="michaelaanas23@gmail.com" w:date="2026-09-25T21:21:00Z" w16du:dateUtc="2026-09-25T13:21:00Z">
            <w:rPr>
              <w:rFonts w:cstheme="minorHAnsi"/>
              <w:i/>
              <w:iCs/>
              <w:sz w:val="22"/>
              <w:szCs w:val="22"/>
            </w:rPr>
          </w:rPrChange>
        </w:rPr>
        <w:t>Rey, Villaluz, and Rey</w:t>
      </w:r>
      <w:r w:rsidRPr="001D1134">
        <w:rPr>
          <w:rFonts w:ascii="Times New Roman" w:hAnsi="Times New Roman" w:cs="Times New Roman"/>
          <w:sz w:val="20"/>
          <w:szCs w:val="20"/>
          <w:rPrChange w:id="1120" w:author="michaelaanas23@gmail.com" w:date="2026-09-25T21:21:00Z" w16du:dateUtc="2026-09-25T13:21:00Z">
            <w:rPr>
              <w:rFonts w:ascii="Times New Roman" w:hAnsi="Times New Roman" w:cs="Times New Roman"/>
              <w:sz w:val="22"/>
              <w:szCs w:val="22"/>
            </w:rPr>
          </w:rPrChange>
        </w:rPr>
        <w:t xml:space="preserve"> (2024) are highly relevant to the present study because they emphasize the importance of adopting digital technologies to improve business operations and organizational efficiency. Similar to the concepts discussed in their study, H2Ops: Cloud-Based Operations Management System for Water Refilling Stations with Automated Sales Analytics supports the digital transformation of water refilling station businesses by replacing manual processes with a cloud-based management system. The system automates sales recording, inventory monitoring, customer management, and report generation while providing real-time access to business information through automated sales analytics. By utilizing cloud computing and digital technologies, H2Ops enables business owners to improve operational efficiency, reduce manual errors, and make informed decisions based on accurate and centralized data. The study of Rey et al. (2024) strengthens the foundation of this research by demonstrating that digital transformation is essential for enhancing business performance, increasing productivity, and supporting the sustainable growth of organizations through the effective use of information technology.</w:t>
      </w:r>
    </w:p>
    <w:p w14:paraId="20BFDCD0" w14:textId="169C4AF5" w:rsidR="00F0374E" w:rsidRPr="001D1134" w:rsidRDefault="00F0374E">
      <w:pPr>
        <w:spacing w:line="276" w:lineRule="auto"/>
        <w:ind w:firstLine="357"/>
        <w:jc w:val="both"/>
        <w:rPr>
          <w:rFonts w:ascii="Times New Roman" w:hAnsi="Times New Roman" w:cs="Times New Roman"/>
          <w:sz w:val="20"/>
          <w:szCs w:val="20"/>
          <w:rPrChange w:id="1121" w:author="michaelaanas23@gmail.com" w:date="2026-09-25T21:21:00Z" w16du:dateUtc="2026-09-25T13:21:00Z">
            <w:rPr>
              <w:rFonts w:ascii="Times New Roman" w:hAnsi="Times New Roman" w:cs="Times New Roman"/>
              <w:sz w:val="22"/>
              <w:szCs w:val="22"/>
            </w:rPr>
          </w:rPrChange>
        </w:rPr>
        <w:pPrChange w:id="1122" w:author="michaelaanas23@gmail.com" w:date="2026-09-25T21:55:00Z" w16du:dateUtc="2026-09-25T13:55:00Z">
          <w:pPr>
            <w:ind w:firstLine="357"/>
            <w:jc w:val="both"/>
          </w:pPr>
        </w:pPrChange>
      </w:pPr>
      <w:r w:rsidRPr="001D1134">
        <w:rPr>
          <w:rFonts w:ascii="Times New Roman" w:hAnsi="Times New Roman" w:cs="Times New Roman"/>
          <w:sz w:val="20"/>
          <w:szCs w:val="20"/>
          <w:rPrChange w:id="1123" w:author="michaelaanas23@gmail.com" w:date="2026-09-25T21:21:00Z" w16du:dateUtc="2026-09-25T13:21:00Z">
            <w:rPr>
              <w:rFonts w:ascii="Times New Roman" w:hAnsi="Times New Roman" w:cs="Times New Roman"/>
              <w:sz w:val="22"/>
              <w:szCs w:val="22"/>
            </w:rPr>
          </w:rPrChange>
        </w:rPr>
        <w:t xml:space="preserve">A study conducted by </w:t>
      </w:r>
      <w:r w:rsidRPr="001D1134">
        <w:rPr>
          <w:rFonts w:cstheme="minorHAnsi"/>
          <w:i/>
          <w:iCs/>
          <w:sz w:val="22"/>
          <w:szCs w:val="22"/>
        </w:rPr>
        <w:t xml:space="preserve">Harold Lance A. Espinosa, Kim Ashley O. </w:t>
      </w:r>
      <w:proofErr w:type="spellStart"/>
      <w:r w:rsidRPr="001D1134">
        <w:rPr>
          <w:rFonts w:cstheme="minorHAnsi"/>
          <w:i/>
          <w:iCs/>
          <w:sz w:val="22"/>
          <w:szCs w:val="22"/>
        </w:rPr>
        <w:t>Maambong</w:t>
      </w:r>
      <w:proofErr w:type="spellEnd"/>
      <w:r w:rsidRPr="001D1134">
        <w:rPr>
          <w:rFonts w:cstheme="minorHAnsi"/>
          <w:i/>
          <w:iCs/>
          <w:sz w:val="22"/>
          <w:szCs w:val="22"/>
        </w:rPr>
        <w:t xml:space="preserve">, Lisa Marie B. </w:t>
      </w:r>
      <w:proofErr w:type="spellStart"/>
      <w:r w:rsidRPr="001D1134">
        <w:rPr>
          <w:rFonts w:cstheme="minorHAnsi"/>
          <w:i/>
          <w:iCs/>
          <w:sz w:val="22"/>
          <w:szCs w:val="22"/>
        </w:rPr>
        <w:t>Taylaran</w:t>
      </w:r>
      <w:proofErr w:type="spellEnd"/>
      <w:r w:rsidRPr="001D1134">
        <w:rPr>
          <w:rFonts w:cstheme="minorHAnsi"/>
          <w:i/>
          <w:iCs/>
          <w:sz w:val="22"/>
          <w:szCs w:val="22"/>
        </w:rPr>
        <w:t xml:space="preserve">, Jamaica A. </w:t>
      </w:r>
      <w:proofErr w:type="spellStart"/>
      <w:r w:rsidRPr="001D1134">
        <w:rPr>
          <w:rFonts w:cstheme="minorHAnsi"/>
          <w:i/>
          <w:iCs/>
          <w:sz w:val="22"/>
          <w:szCs w:val="22"/>
        </w:rPr>
        <w:t>Bagongon</w:t>
      </w:r>
      <w:proofErr w:type="spellEnd"/>
      <w:r w:rsidRPr="001D1134">
        <w:rPr>
          <w:rFonts w:cstheme="minorHAnsi"/>
          <w:i/>
          <w:iCs/>
          <w:sz w:val="22"/>
          <w:szCs w:val="22"/>
        </w:rPr>
        <w:t xml:space="preserve">, Apple Grace D. Formentera, Glendell R. </w:t>
      </w:r>
      <w:proofErr w:type="spellStart"/>
      <w:r w:rsidRPr="001D1134">
        <w:rPr>
          <w:rFonts w:cstheme="minorHAnsi"/>
          <w:i/>
          <w:iCs/>
          <w:sz w:val="22"/>
          <w:szCs w:val="22"/>
        </w:rPr>
        <w:t>Jadraque</w:t>
      </w:r>
      <w:proofErr w:type="spellEnd"/>
      <w:r w:rsidRPr="001D1134">
        <w:rPr>
          <w:rFonts w:ascii="Times New Roman" w:hAnsi="Times New Roman" w:cs="Times New Roman"/>
          <w:sz w:val="20"/>
          <w:szCs w:val="20"/>
          <w:rPrChange w:id="1124" w:author="michaelaanas23@gmail.com" w:date="2026-09-25T21:21:00Z" w16du:dateUtc="2026-09-25T13:21:00Z">
            <w:rPr>
              <w:rFonts w:ascii="Times New Roman" w:hAnsi="Times New Roman" w:cs="Times New Roman"/>
              <w:sz w:val="22"/>
              <w:szCs w:val="22"/>
            </w:rPr>
          </w:rPrChange>
        </w:rPr>
        <w:t xml:space="preserve"> (2022) titled “Information Systems Development and Technology Plan for Water Refilling Station” examined the operational challenges encountered by the NADAP Water Refilling Station. The researchers found that the business heavily relied on manual processes for recording transactions, monitoring inventory, and managing daily operations</w:t>
      </w:r>
      <w:sdt>
        <w:sdtPr>
          <w:rPr>
            <w:rFonts w:ascii="Times New Roman" w:hAnsi="Times New Roman" w:cs="Times New Roman"/>
            <w:sz w:val="20"/>
            <w:szCs w:val="20"/>
          </w:rPr>
          <w:id w:val="-1618057267"/>
          <w:citation/>
        </w:sdtPr>
        <w:sdtContent>
          <w:r w:rsidR="00503832" w:rsidRPr="001D1134">
            <w:rPr>
              <w:rFonts w:ascii="Times New Roman" w:hAnsi="Times New Roman" w:cs="Times New Roman"/>
              <w:sz w:val="20"/>
              <w:szCs w:val="20"/>
              <w:rPrChange w:id="1125" w:author="michaelaanas23@gmail.com" w:date="2026-09-25T21:21:00Z" w16du:dateUtc="2026-09-25T13:21:00Z">
                <w:rPr>
                  <w:rFonts w:ascii="Times New Roman" w:hAnsi="Times New Roman" w:cs="Times New Roman"/>
                  <w:sz w:val="22"/>
                  <w:szCs w:val="22"/>
                </w:rPr>
              </w:rPrChange>
            </w:rPr>
            <w:fldChar w:fldCharType="begin"/>
          </w:r>
          <w:r w:rsidR="00503832" w:rsidRPr="001D1134">
            <w:rPr>
              <w:rFonts w:ascii="Times New Roman" w:hAnsi="Times New Roman" w:cs="Times New Roman"/>
              <w:sz w:val="20"/>
              <w:szCs w:val="20"/>
              <w:rPrChange w:id="1126" w:author="michaelaanas23@gmail.com" w:date="2026-09-25T21:21:00Z" w16du:dateUtc="2026-09-25T13:21:00Z">
                <w:rPr>
                  <w:rFonts w:ascii="Times New Roman" w:hAnsi="Times New Roman" w:cs="Times New Roman"/>
                  <w:sz w:val="22"/>
                  <w:szCs w:val="22"/>
                </w:rPr>
              </w:rPrChange>
            </w:rPr>
            <w:instrText xml:space="preserve"> CITATION Har22 \l 1033 </w:instrText>
          </w:r>
          <w:r w:rsidR="00503832" w:rsidRPr="001D1134">
            <w:rPr>
              <w:rFonts w:ascii="Times New Roman" w:hAnsi="Times New Roman" w:cs="Times New Roman"/>
              <w:sz w:val="20"/>
              <w:szCs w:val="20"/>
              <w:rPrChange w:id="1127" w:author="michaelaanas23@gmail.com" w:date="2026-09-25T21:21:00Z" w16du:dateUtc="2026-09-25T13:21:00Z">
                <w:rPr>
                  <w:rFonts w:ascii="Times New Roman" w:hAnsi="Times New Roman" w:cs="Times New Roman"/>
                  <w:sz w:val="22"/>
                  <w:szCs w:val="22"/>
                </w:rPr>
              </w:rPrChange>
            </w:rPr>
            <w:fldChar w:fldCharType="separate"/>
          </w:r>
          <w:r w:rsidR="003B1EE1" w:rsidRPr="001D1134">
            <w:rPr>
              <w:rFonts w:ascii="Times New Roman" w:hAnsi="Times New Roman" w:cs="Times New Roman"/>
              <w:noProof/>
              <w:sz w:val="20"/>
              <w:szCs w:val="20"/>
              <w:rPrChange w:id="1128" w:author="michaelaanas23@gmail.com" w:date="2026-09-25T21:21:00Z" w16du:dateUtc="2026-09-25T13:21:00Z">
                <w:rPr>
                  <w:rFonts w:ascii="Times New Roman" w:hAnsi="Times New Roman" w:cs="Times New Roman"/>
                  <w:noProof/>
                  <w:sz w:val="22"/>
                  <w:szCs w:val="22"/>
                </w:rPr>
              </w:rPrChange>
            </w:rPr>
            <w:t xml:space="preserve"> [14]</w:t>
          </w:r>
          <w:r w:rsidR="00503832" w:rsidRPr="001D1134">
            <w:rPr>
              <w:rFonts w:ascii="Times New Roman" w:hAnsi="Times New Roman" w:cs="Times New Roman"/>
              <w:sz w:val="20"/>
              <w:szCs w:val="20"/>
              <w:rPrChange w:id="1129" w:author="michaelaanas23@gmail.com" w:date="2026-09-25T21:21:00Z" w16du:dateUtc="2026-09-25T13:21:00Z">
                <w:rPr>
                  <w:rFonts w:ascii="Times New Roman" w:hAnsi="Times New Roman" w:cs="Times New Roman"/>
                  <w:sz w:val="22"/>
                  <w:szCs w:val="22"/>
                </w:rPr>
              </w:rPrChange>
            </w:rPr>
            <w:fldChar w:fldCharType="end"/>
          </w:r>
        </w:sdtContent>
      </w:sdt>
      <w:r w:rsidRPr="001D1134">
        <w:rPr>
          <w:rFonts w:ascii="Times New Roman" w:hAnsi="Times New Roman" w:cs="Times New Roman"/>
          <w:sz w:val="20"/>
          <w:szCs w:val="20"/>
          <w:rPrChange w:id="1130" w:author="michaelaanas23@gmail.com" w:date="2026-09-25T21:21:00Z" w16du:dateUtc="2026-09-25T13:21:00Z">
            <w:rPr>
              <w:rFonts w:ascii="Times New Roman" w:hAnsi="Times New Roman" w:cs="Times New Roman"/>
              <w:sz w:val="22"/>
              <w:szCs w:val="22"/>
            </w:rPr>
          </w:rPrChange>
        </w:rPr>
        <w:t>. These traditional methods often resulted in delays, inaccuracies, and difficulties in accessing important business information, ultimately affecting the overall efficiency and productivity of the organization.</w:t>
      </w:r>
    </w:p>
    <w:p w14:paraId="7CEE92E3" w14:textId="6F12770E" w:rsidR="00F0374E" w:rsidRPr="001D1134" w:rsidRDefault="00F0374E">
      <w:pPr>
        <w:spacing w:line="276" w:lineRule="auto"/>
        <w:jc w:val="both"/>
        <w:rPr>
          <w:rFonts w:ascii="Times New Roman" w:hAnsi="Times New Roman" w:cs="Times New Roman"/>
          <w:sz w:val="20"/>
          <w:szCs w:val="20"/>
          <w:rPrChange w:id="1131" w:author="michaelaanas23@gmail.com" w:date="2026-09-25T21:21:00Z" w16du:dateUtc="2026-09-25T13:21:00Z">
            <w:rPr>
              <w:rFonts w:ascii="Times New Roman" w:hAnsi="Times New Roman" w:cs="Times New Roman"/>
              <w:sz w:val="22"/>
              <w:szCs w:val="22"/>
            </w:rPr>
          </w:rPrChange>
        </w:rPr>
        <w:pPrChange w:id="1132" w:author="michaelaanas23@gmail.com" w:date="2026-09-25T21:55:00Z" w16du:dateUtc="2026-09-25T13:55:00Z">
          <w:pPr>
            <w:ind w:firstLine="357"/>
            <w:jc w:val="both"/>
          </w:pPr>
        </w:pPrChange>
      </w:pPr>
      <w:r w:rsidRPr="001D1134">
        <w:rPr>
          <w:rFonts w:ascii="Times New Roman" w:hAnsi="Times New Roman" w:cs="Times New Roman"/>
          <w:sz w:val="20"/>
          <w:szCs w:val="20"/>
          <w:rPrChange w:id="1133" w:author="michaelaanas23@gmail.com" w:date="2026-09-25T21:21:00Z" w16du:dateUtc="2026-09-25T13:21:00Z">
            <w:rPr>
              <w:rFonts w:ascii="Times New Roman" w:hAnsi="Times New Roman" w:cs="Times New Roman"/>
              <w:sz w:val="22"/>
              <w:szCs w:val="22"/>
            </w:rPr>
          </w:rPrChange>
        </w:rPr>
        <w:lastRenderedPageBreak/>
        <w:t>The study emphasized that the absence of a well-structured information system limits an organization's ability to effectively manage its operations and achieve both short-term and long-term business goals. Manual record-keeping increases the risk of human error, data loss, and inconsistencies in reports, making it difficult for management to monitor performance and make informed decisions. As business operations grow, these challenges become more significant and can negatively impact service quality and operational effectiveness. Through surveys, interviews, and business process analysis, the researchers identified several areas that required technological improvement, including transaction processing, inventory management, and cloud computing integration. </w:t>
      </w:r>
    </w:p>
    <w:p w14:paraId="6A8AE7E3" w14:textId="6DEEE121" w:rsidR="00F0374E" w:rsidRPr="001D1134" w:rsidRDefault="00F0374E">
      <w:pPr>
        <w:spacing w:line="276" w:lineRule="auto"/>
        <w:jc w:val="both"/>
        <w:rPr>
          <w:rFonts w:ascii="Times New Roman" w:hAnsi="Times New Roman" w:cs="Times New Roman"/>
          <w:sz w:val="20"/>
          <w:szCs w:val="20"/>
          <w:rPrChange w:id="1134" w:author="michaelaanas23@gmail.com" w:date="2026-09-25T21:21:00Z" w16du:dateUtc="2026-09-25T13:21:00Z">
            <w:rPr>
              <w:rFonts w:ascii="Times New Roman" w:hAnsi="Times New Roman" w:cs="Times New Roman"/>
              <w:sz w:val="22"/>
              <w:szCs w:val="22"/>
            </w:rPr>
          </w:rPrChange>
        </w:rPr>
        <w:pPrChange w:id="1135" w:author="michaelaanas23@gmail.com" w:date="2026-09-25T21:55:00Z" w16du:dateUtc="2026-09-25T13:55:00Z">
          <w:pPr>
            <w:ind w:firstLine="357"/>
            <w:jc w:val="both"/>
          </w:pPr>
        </w:pPrChange>
      </w:pPr>
      <w:r w:rsidRPr="001D1134">
        <w:rPr>
          <w:rFonts w:ascii="Times New Roman" w:hAnsi="Times New Roman" w:cs="Times New Roman"/>
          <w:sz w:val="20"/>
          <w:szCs w:val="20"/>
          <w:rPrChange w:id="1136" w:author="michaelaanas23@gmail.com" w:date="2026-09-25T21:21:00Z" w16du:dateUtc="2026-09-25T13:21:00Z">
            <w:rPr>
              <w:rFonts w:ascii="Times New Roman" w:hAnsi="Times New Roman" w:cs="Times New Roman"/>
              <w:sz w:val="22"/>
              <w:szCs w:val="22"/>
            </w:rPr>
          </w:rPrChange>
        </w:rPr>
        <w:t>The findings revealed that implementing an information system could automate routine tasks, improve data accuracy, streamline business processes, and provide better access to information. The researchers highlighted that modern information technologies can help organizations improve operational efficiency while reducing the workload associated with manual record management.</w:t>
      </w:r>
    </w:p>
    <w:p w14:paraId="2815F813" w14:textId="4944AC18" w:rsidR="00F0374E" w:rsidRPr="001D1134" w:rsidRDefault="00F0374E">
      <w:pPr>
        <w:spacing w:line="276" w:lineRule="auto"/>
        <w:jc w:val="both"/>
        <w:rPr>
          <w:rFonts w:ascii="Times New Roman" w:hAnsi="Times New Roman" w:cs="Times New Roman"/>
          <w:sz w:val="20"/>
          <w:szCs w:val="20"/>
          <w:rPrChange w:id="1137" w:author="michaelaanas23@gmail.com" w:date="2026-09-25T21:21:00Z" w16du:dateUtc="2026-09-25T13:21:00Z">
            <w:rPr>
              <w:rFonts w:ascii="Times New Roman" w:hAnsi="Times New Roman" w:cs="Times New Roman"/>
              <w:sz w:val="22"/>
              <w:szCs w:val="22"/>
            </w:rPr>
          </w:rPrChange>
        </w:rPr>
        <w:pPrChange w:id="1138" w:author="michaelaanas23@gmail.com" w:date="2026-09-25T21:55:00Z" w16du:dateUtc="2026-09-25T13:55:00Z">
          <w:pPr>
            <w:ind w:firstLine="357"/>
            <w:jc w:val="both"/>
          </w:pPr>
        </w:pPrChange>
      </w:pPr>
      <w:r w:rsidRPr="001D1134">
        <w:rPr>
          <w:rFonts w:ascii="Times New Roman" w:hAnsi="Times New Roman" w:cs="Times New Roman"/>
          <w:sz w:val="20"/>
          <w:szCs w:val="20"/>
          <w:rPrChange w:id="1139" w:author="michaelaanas23@gmail.com" w:date="2026-09-25T21:21:00Z" w16du:dateUtc="2026-09-25T13:21:00Z">
            <w:rPr>
              <w:rFonts w:ascii="Times New Roman" w:hAnsi="Times New Roman" w:cs="Times New Roman"/>
              <w:sz w:val="22"/>
              <w:szCs w:val="22"/>
            </w:rPr>
          </w:rPrChange>
        </w:rPr>
        <w:t>Furthermore, the study proposed the development of a technology plan that incorporates information systems to support business operations. The proposed solution aimed to centralize data management, facilitate faster transaction processing, and enhance organizational control. By integrating digital technologies into business processes, water refilling stations can improve service delivery, strengthen operational monitoring, and increase overall productivity.</w:t>
      </w:r>
    </w:p>
    <w:p w14:paraId="7CE8B4F8" w14:textId="6A5AB748" w:rsidR="00F0374E" w:rsidRPr="001D1134" w:rsidRDefault="00F0374E">
      <w:pPr>
        <w:spacing w:line="276" w:lineRule="auto"/>
        <w:jc w:val="both"/>
        <w:rPr>
          <w:rFonts w:ascii="Times New Roman" w:hAnsi="Times New Roman" w:cs="Times New Roman"/>
          <w:sz w:val="20"/>
          <w:szCs w:val="20"/>
          <w:rPrChange w:id="1140" w:author="michaelaanas23@gmail.com" w:date="2026-09-25T21:21:00Z" w16du:dateUtc="2026-09-25T13:21:00Z">
            <w:rPr>
              <w:rFonts w:ascii="Times New Roman" w:hAnsi="Times New Roman" w:cs="Times New Roman"/>
              <w:sz w:val="22"/>
              <w:szCs w:val="22"/>
            </w:rPr>
          </w:rPrChange>
        </w:rPr>
        <w:pPrChange w:id="1141" w:author="michaelaanas23@gmail.com" w:date="2026-09-25T21:55:00Z" w16du:dateUtc="2026-09-25T13:55:00Z">
          <w:pPr>
            <w:ind w:firstLine="357"/>
            <w:jc w:val="both"/>
          </w:pPr>
        </w:pPrChange>
      </w:pPr>
      <w:r w:rsidRPr="001D1134">
        <w:rPr>
          <w:rFonts w:ascii="Times New Roman" w:hAnsi="Times New Roman" w:cs="Times New Roman"/>
          <w:sz w:val="20"/>
          <w:szCs w:val="20"/>
          <w:rPrChange w:id="1142" w:author="michaelaanas23@gmail.com" w:date="2026-09-25T21:21:00Z" w16du:dateUtc="2026-09-25T13:21:00Z">
            <w:rPr>
              <w:rFonts w:ascii="Times New Roman" w:hAnsi="Times New Roman" w:cs="Times New Roman"/>
              <w:sz w:val="22"/>
              <w:szCs w:val="22"/>
            </w:rPr>
          </w:rPrChange>
        </w:rPr>
        <w:t>The researchers concluded that adopting information systems is essential for modern water refilling stations seeking to improve efficiency, accuracy, and business performance. The implementation of digital solutions enables organizations to better manage resources, monitor transactions, and support data-driven decision-making. As a result, information systems play a crucial role in helping water refilling stations remain competitive and responsive to customer needs.</w:t>
      </w:r>
    </w:p>
    <w:p w14:paraId="19635427" w14:textId="6749A70B" w:rsidR="00F0374E" w:rsidRPr="001D1134" w:rsidRDefault="00F0374E">
      <w:pPr>
        <w:spacing w:line="276" w:lineRule="auto"/>
        <w:jc w:val="both"/>
        <w:rPr>
          <w:rFonts w:ascii="Times New Roman" w:hAnsi="Times New Roman" w:cs="Times New Roman"/>
          <w:sz w:val="20"/>
          <w:szCs w:val="20"/>
          <w:rPrChange w:id="1143" w:author="michaelaanas23@gmail.com" w:date="2026-09-25T21:21:00Z" w16du:dateUtc="2026-09-25T13:21:00Z">
            <w:rPr>
              <w:rFonts w:ascii="Times New Roman" w:hAnsi="Times New Roman" w:cs="Times New Roman"/>
              <w:sz w:val="22"/>
              <w:szCs w:val="22"/>
            </w:rPr>
          </w:rPrChange>
        </w:rPr>
        <w:pPrChange w:id="1144" w:author="michaelaanas23@gmail.com" w:date="2026-09-25T21:55:00Z" w16du:dateUtc="2026-09-25T13:55:00Z">
          <w:pPr>
            <w:ind w:firstLine="357"/>
            <w:jc w:val="both"/>
          </w:pPr>
        </w:pPrChange>
      </w:pPr>
      <w:r w:rsidRPr="001D1134">
        <w:rPr>
          <w:rFonts w:ascii="Times New Roman" w:hAnsi="Times New Roman" w:cs="Times New Roman"/>
          <w:sz w:val="20"/>
          <w:szCs w:val="20"/>
          <w:rPrChange w:id="1145" w:author="michaelaanas23@gmail.com" w:date="2026-09-25T21:21:00Z" w16du:dateUtc="2026-09-25T13:21:00Z">
            <w:rPr>
              <w:rFonts w:ascii="Times New Roman" w:hAnsi="Times New Roman" w:cs="Times New Roman"/>
              <w:sz w:val="22"/>
              <w:szCs w:val="22"/>
            </w:rPr>
          </w:rPrChange>
        </w:rPr>
        <w:t xml:space="preserve">This study is highly relevant to the present research because the proposed H2Ops: Cloud-Based Operations Management System for Water Refilling Stations with Automated Sales Analytics is designed to address many of the same operational challenges identified by </w:t>
      </w:r>
      <w:r w:rsidRPr="001D1134">
        <w:rPr>
          <w:rFonts w:cstheme="minorHAnsi"/>
          <w:i/>
          <w:iCs/>
          <w:sz w:val="20"/>
          <w:szCs w:val="20"/>
          <w:rPrChange w:id="1146" w:author="michaelaanas23@gmail.com" w:date="2026-09-25T21:21:00Z" w16du:dateUtc="2026-09-25T13:21:00Z">
            <w:rPr>
              <w:rFonts w:cstheme="minorHAnsi"/>
              <w:i/>
              <w:iCs/>
              <w:sz w:val="22"/>
              <w:szCs w:val="22"/>
            </w:rPr>
          </w:rPrChange>
        </w:rPr>
        <w:t>Espinosa et al.</w:t>
      </w:r>
      <w:r w:rsidRPr="001D1134">
        <w:rPr>
          <w:rFonts w:ascii="Times New Roman" w:hAnsi="Times New Roman" w:cs="Times New Roman"/>
          <w:sz w:val="20"/>
          <w:szCs w:val="20"/>
          <w:rPrChange w:id="1147" w:author="michaelaanas23@gmail.com" w:date="2026-09-25T21:21:00Z" w16du:dateUtc="2026-09-25T13:21:00Z">
            <w:rPr>
              <w:rFonts w:ascii="Times New Roman" w:hAnsi="Times New Roman" w:cs="Times New Roman"/>
              <w:sz w:val="22"/>
              <w:szCs w:val="22"/>
            </w:rPr>
          </w:rPrChange>
        </w:rPr>
        <w:t xml:space="preserve"> (2022). Similar to their findings, the proposed system seeks to automate transaction management, centralize business data, improve operational monitoring, and provide real-time reports that support efficient business management and decision-making.</w:t>
      </w:r>
    </w:p>
    <w:p w14:paraId="01F59319" w14:textId="79F219AE" w:rsidR="00F0374E" w:rsidRPr="001D1134" w:rsidRDefault="00F0374E">
      <w:pPr>
        <w:spacing w:line="276" w:lineRule="auto"/>
        <w:ind w:firstLine="357"/>
        <w:jc w:val="both"/>
        <w:rPr>
          <w:rFonts w:ascii="Times New Roman" w:hAnsi="Times New Roman" w:cs="Times New Roman"/>
          <w:sz w:val="20"/>
          <w:szCs w:val="20"/>
          <w:rPrChange w:id="1148" w:author="michaelaanas23@gmail.com" w:date="2026-09-25T21:21:00Z" w16du:dateUtc="2026-09-25T13:21:00Z">
            <w:rPr>
              <w:rFonts w:ascii="Times New Roman" w:hAnsi="Times New Roman" w:cs="Times New Roman"/>
              <w:sz w:val="22"/>
              <w:szCs w:val="22"/>
            </w:rPr>
          </w:rPrChange>
        </w:rPr>
        <w:pPrChange w:id="1149" w:author="michaelaanas23@gmail.com" w:date="2026-09-25T21:55:00Z" w16du:dateUtc="2026-09-25T13:55:00Z">
          <w:pPr>
            <w:ind w:firstLine="357"/>
            <w:jc w:val="both"/>
          </w:pPr>
        </w:pPrChange>
      </w:pPr>
      <w:proofErr w:type="spellStart"/>
      <w:r w:rsidRPr="001D1134">
        <w:rPr>
          <w:rFonts w:cstheme="minorHAnsi"/>
          <w:i/>
          <w:iCs/>
          <w:sz w:val="22"/>
          <w:szCs w:val="22"/>
        </w:rPr>
        <w:t>Junrie</w:t>
      </w:r>
      <w:proofErr w:type="spellEnd"/>
      <w:r w:rsidRPr="001D1134">
        <w:rPr>
          <w:rFonts w:cstheme="minorHAnsi"/>
          <w:i/>
          <w:iCs/>
          <w:sz w:val="22"/>
          <w:szCs w:val="22"/>
        </w:rPr>
        <w:t xml:space="preserve"> B. Matias and Alexander A. Hernandez</w:t>
      </w:r>
      <w:r w:rsidRPr="001D1134">
        <w:rPr>
          <w:rFonts w:ascii="Times New Roman" w:hAnsi="Times New Roman" w:cs="Times New Roman"/>
          <w:sz w:val="20"/>
          <w:szCs w:val="20"/>
          <w:rPrChange w:id="1150" w:author="michaelaanas23@gmail.com" w:date="2026-09-25T21:21:00Z" w16du:dateUtc="2026-09-25T13:21:00Z">
            <w:rPr>
              <w:rFonts w:ascii="Times New Roman" w:hAnsi="Times New Roman" w:cs="Times New Roman"/>
              <w:sz w:val="22"/>
              <w:szCs w:val="22"/>
            </w:rPr>
          </w:rPrChange>
        </w:rPr>
        <w:t xml:space="preserve"> (2021) in their study titled </w:t>
      </w:r>
      <w:r w:rsidRPr="001D1134">
        <w:rPr>
          <w:rFonts w:ascii="Times New Roman" w:hAnsi="Times New Roman" w:cs="Times New Roman"/>
          <w:i/>
          <w:iCs/>
          <w:sz w:val="20"/>
          <w:szCs w:val="20"/>
          <w:rPrChange w:id="1151" w:author="michaelaanas23@gmail.com" w:date="2026-09-25T21:21:00Z" w16du:dateUtc="2026-09-25T13:21:00Z">
            <w:rPr>
              <w:rFonts w:ascii="Times New Roman" w:hAnsi="Times New Roman" w:cs="Times New Roman"/>
              <w:i/>
              <w:iCs/>
              <w:sz w:val="22"/>
              <w:szCs w:val="22"/>
            </w:rPr>
          </w:rPrChange>
        </w:rPr>
        <w:t>“</w:t>
      </w:r>
      <w:r w:rsidRPr="001D1134">
        <w:rPr>
          <w:rFonts w:ascii="Times New Roman" w:hAnsi="Times New Roman" w:cs="Times New Roman"/>
          <w:sz w:val="20"/>
          <w:szCs w:val="20"/>
          <w:rPrChange w:id="1152" w:author="michaelaanas23@gmail.com" w:date="2026-09-25T21:21:00Z" w16du:dateUtc="2026-09-25T13:21:00Z">
            <w:rPr>
              <w:rFonts w:ascii="Times New Roman" w:hAnsi="Times New Roman" w:cs="Times New Roman"/>
              <w:sz w:val="22"/>
              <w:szCs w:val="22"/>
            </w:rPr>
          </w:rPrChange>
        </w:rPr>
        <w:t>Cloud Computing Adoption Intention by MSMEs in the Philippines</w:t>
      </w:r>
      <w:r w:rsidRPr="001D1134">
        <w:rPr>
          <w:rFonts w:ascii="Times New Roman" w:hAnsi="Times New Roman" w:cs="Times New Roman"/>
          <w:i/>
          <w:iCs/>
          <w:sz w:val="20"/>
          <w:szCs w:val="20"/>
          <w:rPrChange w:id="1153" w:author="michaelaanas23@gmail.com" w:date="2026-09-25T21:21:00Z" w16du:dateUtc="2026-09-25T13:21:00Z">
            <w:rPr>
              <w:rFonts w:ascii="Times New Roman" w:hAnsi="Times New Roman" w:cs="Times New Roman"/>
              <w:i/>
              <w:iCs/>
              <w:sz w:val="22"/>
              <w:szCs w:val="22"/>
            </w:rPr>
          </w:rPrChange>
        </w:rPr>
        <w:t>,”</w:t>
      </w:r>
      <w:r w:rsidRPr="001D1134">
        <w:rPr>
          <w:rFonts w:ascii="Times New Roman" w:hAnsi="Times New Roman" w:cs="Times New Roman"/>
          <w:sz w:val="20"/>
          <w:szCs w:val="20"/>
          <w:rPrChange w:id="1154" w:author="michaelaanas23@gmail.com" w:date="2026-09-25T21:21:00Z" w16du:dateUtc="2026-09-25T13:21:00Z">
            <w:rPr>
              <w:rFonts w:ascii="Times New Roman" w:hAnsi="Times New Roman" w:cs="Times New Roman"/>
              <w:sz w:val="22"/>
              <w:szCs w:val="22"/>
            </w:rPr>
          </w:rPrChange>
        </w:rPr>
        <w:t xml:space="preserve"> cloud computing has emerged as a transformative technology that enables businesses to access information technology resources through the internet without the need for extensive investments in hardware, software, and maintenance</w:t>
      </w:r>
      <w:sdt>
        <w:sdtPr>
          <w:rPr>
            <w:rFonts w:ascii="Times New Roman" w:hAnsi="Times New Roman" w:cs="Times New Roman"/>
            <w:sz w:val="20"/>
            <w:szCs w:val="20"/>
          </w:rPr>
          <w:id w:val="-291826606"/>
          <w:citation/>
        </w:sdtPr>
        <w:sdtContent>
          <w:r w:rsidR="00503832" w:rsidRPr="001D1134">
            <w:rPr>
              <w:rFonts w:ascii="Times New Roman" w:hAnsi="Times New Roman" w:cs="Times New Roman"/>
              <w:sz w:val="20"/>
              <w:szCs w:val="20"/>
              <w:rPrChange w:id="1155" w:author="michaelaanas23@gmail.com" w:date="2026-09-25T21:21:00Z" w16du:dateUtc="2026-09-25T13:21:00Z">
                <w:rPr>
                  <w:rFonts w:ascii="Times New Roman" w:hAnsi="Times New Roman" w:cs="Times New Roman"/>
                  <w:sz w:val="22"/>
                  <w:szCs w:val="22"/>
                </w:rPr>
              </w:rPrChange>
            </w:rPr>
            <w:fldChar w:fldCharType="begin"/>
          </w:r>
          <w:r w:rsidR="00503832" w:rsidRPr="001D1134">
            <w:rPr>
              <w:rFonts w:ascii="Times New Roman" w:hAnsi="Times New Roman" w:cs="Times New Roman"/>
              <w:sz w:val="20"/>
              <w:szCs w:val="20"/>
              <w:rPrChange w:id="1156" w:author="michaelaanas23@gmail.com" w:date="2026-09-25T21:21:00Z" w16du:dateUtc="2026-09-25T13:21:00Z">
                <w:rPr>
                  <w:rFonts w:ascii="Times New Roman" w:hAnsi="Times New Roman" w:cs="Times New Roman"/>
                  <w:sz w:val="22"/>
                  <w:szCs w:val="22"/>
                </w:rPr>
              </w:rPrChange>
            </w:rPr>
            <w:instrText xml:space="preserve"> CITATION Jun19 \l 1033 </w:instrText>
          </w:r>
          <w:r w:rsidR="00503832" w:rsidRPr="001D1134">
            <w:rPr>
              <w:rFonts w:ascii="Times New Roman" w:hAnsi="Times New Roman" w:cs="Times New Roman"/>
              <w:sz w:val="20"/>
              <w:szCs w:val="20"/>
              <w:rPrChange w:id="1157" w:author="michaelaanas23@gmail.com" w:date="2026-09-25T21:21:00Z" w16du:dateUtc="2026-09-25T13:21:00Z">
                <w:rPr>
                  <w:rFonts w:ascii="Times New Roman" w:hAnsi="Times New Roman" w:cs="Times New Roman"/>
                  <w:sz w:val="22"/>
                  <w:szCs w:val="22"/>
                </w:rPr>
              </w:rPrChange>
            </w:rPr>
            <w:fldChar w:fldCharType="separate"/>
          </w:r>
          <w:r w:rsidR="003B1EE1" w:rsidRPr="001D1134">
            <w:rPr>
              <w:rFonts w:ascii="Times New Roman" w:hAnsi="Times New Roman" w:cs="Times New Roman"/>
              <w:noProof/>
              <w:sz w:val="20"/>
              <w:szCs w:val="20"/>
              <w:rPrChange w:id="1158" w:author="michaelaanas23@gmail.com" w:date="2026-09-25T21:21:00Z" w16du:dateUtc="2026-09-25T13:21:00Z">
                <w:rPr>
                  <w:rFonts w:ascii="Times New Roman" w:hAnsi="Times New Roman" w:cs="Times New Roman"/>
                  <w:noProof/>
                  <w:sz w:val="22"/>
                  <w:szCs w:val="22"/>
                </w:rPr>
              </w:rPrChange>
            </w:rPr>
            <w:t xml:space="preserve"> [15]</w:t>
          </w:r>
          <w:r w:rsidR="00503832" w:rsidRPr="001D1134">
            <w:rPr>
              <w:rFonts w:ascii="Times New Roman" w:hAnsi="Times New Roman" w:cs="Times New Roman"/>
              <w:sz w:val="20"/>
              <w:szCs w:val="20"/>
              <w:rPrChange w:id="1159" w:author="michaelaanas23@gmail.com" w:date="2026-09-25T21:21:00Z" w16du:dateUtc="2026-09-25T13:21:00Z">
                <w:rPr>
                  <w:rFonts w:ascii="Times New Roman" w:hAnsi="Times New Roman" w:cs="Times New Roman"/>
                  <w:sz w:val="22"/>
                  <w:szCs w:val="22"/>
                </w:rPr>
              </w:rPrChange>
            </w:rPr>
            <w:fldChar w:fldCharType="end"/>
          </w:r>
        </w:sdtContent>
      </w:sdt>
      <w:r w:rsidRPr="001D1134">
        <w:rPr>
          <w:rFonts w:ascii="Times New Roman" w:hAnsi="Times New Roman" w:cs="Times New Roman"/>
          <w:sz w:val="20"/>
          <w:szCs w:val="20"/>
          <w:rPrChange w:id="1160" w:author="michaelaanas23@gmail.com" w:date="2026-09-25T21:21:00Z" w16du:dateUtc="2026-09-25T13:21:00Z">
            <w:rPr>
              <w:rFonts w:ascii="Times New Roman" w:hAnsi="Times New Roman" w:cs="Times New Roman"/>
              <w:sz w:val="22"/>
              <w:szCs w:val="22"/>
            </w:rPr>
          </w:rPrChange>
        </w:rPr>
        <w:t>. Despite its potential benefits, cloud computing adoption among Micro, Small, and Medium Enterprises (MSMEs) in the Philippines remains relatively low. The researchers sought to identify the factors influencing the intention of MSMEs to adopt cloud computing using the Technology–Organization–Environment (TOE) framework.</w:t>
      </w:r>
    </w:p>
    <w:p w14:paraId="4518E612" w14:textId="77777777" w:rsidR="00F0374E" w:rsidRPr="001D1134" w:rsidRDefault="00F0374E">
      <w:pPr>
        <w:spacing w:line="276" w:lineRule="auto"/>
        <w:jc w:val="both"/>
        <w:rPr>
          <w:rFonts w:ascii="Times New Roman" w:hAnsi="Times New Roman" w:cs="Times New Roman"/>
          <w:sz w:val="20"/>
          <w:szCs w:val="20"/>
          <w:rPrChange w:id="1161" w:author="michaelaanas23@gmail.com" w:date="2026-09-25T21:21:00Z" w16du:dateUtc="2026-09-25T13:21:00Z">
            <w:rPr>
              <w:rFonts w:ascii="Times New Roman" w:hAnsi="Times New Roman" w:cs="Times New Roman"/>
              <w:sz w:val="22"/>
              <w:szCs w:val="22"/>
            </w:rPr>
          </w:rPrChange>
        </w:rPr>
        <w:pPrChange w:id="1162" w:author="michaelaanas23@gmail.com" w:date="2026-09-25T21:55:00Z" w16du:dateUtc="2026-09-25T13:55:00Z">
          <w:pPr>
            <w:ind w:firstLine="357"/>
            <w:jc w:val="both"/>
          </w:pPr>
        </w:pPrChange>
      </w:pPr>
      <w:del w:id="1163" w:author="michaelaanas23@gmail.com" w:date="2026-09-25T21:21:00Z" w16du:dateUtc="2026-09-25T13:21:00Z">
        <w:r w:rsidRPr="001D1134" w:rsidDel="001D1134">
          <w:rPr>
            <w:rFonts w:ascii="Times New Roman" w:hAnsi="Times New Roman" w:cs="Times New Roman"/>
            <w:sz w:val="20"/>
            <w:szCs w:val="20"/>
            <w:rPrChange w:id="1164" w:author="michaelaanas23@gmail.com" w:date="2026-09-25T21:21:00Z" w16du:dateUtc="2026-09-25T13:21:00Z">
              <w:rPr>
                <w:rFonts w:ascii="Times New Roman" w:hAnsi="Times New Roman" w:cs="Times New Roman"/>
                <w:sz w:val="22"/>
                <w:szCs w:val="22"/>
              </w:rPr>
            </w:rPrChange>
          </w:rPr>
          <w:delText> </w:delText>
        </w:r>
      </w:del>
      <w:r w:rsidRPr="001D1134">
        <w:rPr>
          <w:rFonts w:ascii="Times New Roman" w:hAnsi="Times New Roman" w:cs="Times New Roman"/>
          <w:sz w:val="20"/>
          <w:szCs w:val="20"/>
          <w:rPrChange w:id="1165" w:author="michaelaanas23@gmail.com" w:date="2026-09-25T21:21:00Z" w16du:dateUtc="2026-09-25T13:21:00Z">
            <w:rPr>
              <w:rFonts w:ascii="Times New Roman" w:hAnsi="Times New Roman" w:cs="Times New Roman"/>
              <w:sz w:val="22"/>
              <w:szCs w:val="22"/>
            </w:rPr>
          </w:rPrChange>
        </w:rPr>
        <w:t>The study found that organizational and environmental factors significantly influence the adoption of cloud computing among Philippine MSMEs. Specifically, competitive pressure and regulatory support were identified as key drivers that encourage businesses to adopt cloud-based technologies. Businesses are more likely to embrace cloud computing when they perceive that competitors are utilizing similar technologies and when government policies and regulations support technological innovation and digital transformation.</w:t>
      </w:r>
    </w:p>
    <w:p w14:paraId="673F1F06" w14:textId="56912D42" w:rsidR="00F0374E" w:rsidRPr="001D1134" w:rsidRDefault="00F0374E">
      <w:pPr>
        <w:spacing w:line="276" w:lineRule="auto"/>
        <w:jc w:val="both"/>
        <w:rPr>
          <w:rFonts w:ascii="Times New Roman" w:hAnsi="Times New Roman" w:cs="Times New Roman"/>
          <w:sz w:val="20"/>
          <w:szCs w:val="20"/>
          <w:rPrChange w:id="1166" w:author="michaelaanas23@gmail.com" w:date="2026-09-25T21:21:00Z" w16du:dateUtc="2026-09-25T13:21:00Z">
            <w:rPr>
              <w:rFonts w:ascii="Times New Roman" w:hAnsi="Times New Roman" w:cs="Times New Roman"/>
              <w:sz w:val="22"/>
              <w:szCs w:val="22"/>
            </w:rPr>
          </w:rPrChange>
        </w:rPr>
        <w:pPrChange w:id="1167" w:author="michaelaanas23@gmail.com" w:date="2026-09-25T21:55:00Z" w16du:dateUtc="2026-09-25T13:55:00Z">
          <w:pPr>
            <w:ind w:firstLine="357"/>
            <w:jc w:val="both"/>
          </w:pPr>
        </w:pPrChange>
      </w:pPr>
      <w:r w:rsidRPr="001D1134">
        <w:rPr>
          <w:rFonts w:ascii="Times New Roman" w:hAnsi="Times New Roman" w:cs="Times New Roman"/>
          <w:sz w:val="20"/>
          <w:szCs w:val="20"/>
          <w:rPrChange w:id="1168" w:author="michaelaanas23@gmail.com" w:date="2026-09-25T21:21:00Z" w16du:dateUtc="2026-09-25T13:21:00Z">
            <w:rPr>
              <w:rFonts w:ascii="Times New Roman" w:hAnsi="Times New Roman" w:cs="Times New Roman"/>
              <w:sz w:val="22"/>
              <w:szCs w:val="22"/>
            </w:rPr>
          </w:rPrChange>
        </w:rPr>
        <w:t>Furthermore, the researchers emphasized that cloud computing provides several advantages to MSMEs, including reduced operational costs, improved flexibility, enhanced scalability, and greater accessibility to business information. By utilizing cloud-based services, organizations can access computing resources and applications without maintaining costly information technology infrastructure. These benefits make cloud computing an attractive option for businesses seeking to improve operational efficiency and competitiveness.</w:t>
      </w:r>
    </w:p>
    <w:p w14:paraId="7B961BE4" w14:textId="09066D06" w:rsidR="00F0374E" w:rsidRPr="001D1134" w:rsidRDefault="00F0374E">
      <w:pPr>
        <w:spacing w:line="276" w:lineRule="auto"/>
        <w:jc w:val="both"/>
        <w:rPr>
          <w:rFonts w:ascii="Times New Roman" w:hAnsi="Times New Roman" w:cs="Times New Roman"/>
          <w:sz w:val="20"/>
          <w:szCs w:val="20"/>
          <w:rPrChange w:id="1169" w:author="michaelaanas23@gmail.com" w:date="2026-09-25T21:21:00Z" w16du:dateUtc="2026-09-25T13:21:00Z">
            <w:rPr>
              <w:rFonts w:ascii="Times New Roman" w:hAnsi="Times New Roman" w:cs="Times New Roman"/>
              <w:sz w:val="22"/>
              <w:szCs w:val="22"/>
            </w:rPr>
          </w:rPrChange>
        </w:rPr>
        <w:pPrChange w:id="1170" w:author="michaelaanas23@gmail.com" w:date="2026-09-25T21:55:00Z" w16du:dateUtc="2026-09-25T13:55:00Z">
          <w:pPr>
            <w:ind w:firstLine="357"/>
            <w:jc w:val="both"/>
          </w:pPr>
        </w:pPrChange>
      </w:pPr>
      <w:r w:rsidRPr="001D1134">
        <w:rPr>
          <w:rFonts w:ascii="Times New Roman" w:hAnsi="Times New Roman" w:cs="Times New Roman"/>
          <w:sz w:val="20"/>
          <w:szCs w:val="20"/>
          <w:rPrChange w:id="1171" w:author="michaelaanas23@gmail.com" w:date="2026-09-25T21:21:00Z" w16du:dateUtc="2026-09-25T13:21:00Z">
            <w:rPr>
              <w:rFonts w:ascii="Times New Roman" w:hAnsi="Times New Roman" w:cs="Times New Roman"/>
              <w:sz w:val="22"/>
              <w:szCs w:val="22"/>
            </w:rPr>
          </w:rPrChange>
        </w:rPr>
        <w:t xml:space="preserve">The study also highlighted the importance of understanding the organizational readiness of MSMEs when implementing cloud technologies. Factors such as management support, technological capability, and awareness of </w:t>
      </w:r>
      <w:r w:rsidRPr="001D1134">
        <w:rPr>
          <w:rFonts w:ascii="Times New Roman" w:hAnsi="Times New Roman" w:cs="Times New Roman"/>
          <w:sz w:val="20"/>
          <w:szCs w:val="20"/>
          <w:rPrChange w:id="1172" w:author="michaelaanas23@gmail.com" w:date="2026-09-25T21:21:00Z" w16du:dateUtc="2026-09-25T13:21:00Z">
            <w:rPr>
              <w:rFonts w:ascii="Times New Roman" w:hAnsi="Times New Roman" w:cs="Times New Roman"/>
              <w:sz w:val="22"/>
              <w:szCs w:val="22"/>
            </w:rPr>
          </w:rPrChange>
        </w:rPr>
        <w:lastRenderedPageBreak/>
        <w:t>cloud computing benefits play crucial roles in the adoption process. Businesses that are prepared to embrace technological innovation are more likely to successfully integrate cloud solutions into their operations.</w:t>
      </w:r>
    </w:p>
    <w:p w14:paraId="7BE3F0A5" w14:textId="13E64464" w:rsidR="00F0374E" w:rsidRPr="001D1134" w:rsidRDefault="00F0374E">
      <w:pPr>
        <w:spacing w:line="276" w:lineRule="auto"/>
        <w:jc w:val="both"/>
        <w:rPr>
          <w:rFonts w:ascii="Times New Roman" w:hAnsi="Times New Roman" w:cs="Times New Roman"/>
          <w:sz w:val="20"/>
          <w:szCs w:val="20"/>
          <w:rPrChange w:id="1173" w:author="michaelaanas23@gmail.com" w:date="2026-09-25T21:21:00Z" w16du:dateUtc="2026-09-25T13:21:00Z">
            <w:rPr>
              <w:rFonts w:ascii="Times New Roman" w:hAnsi="Times New Roman" w:cs="Times New Roman"/>
              <w:sz w:val="22"/>
              <w:szCs w:val="22"/>
            </w:rPr>
          </w:rPrChange>
        </w:rPr>
        <w:pPrChange w:id="1174" w:author="michaelaanas23@gmail.com" w:date="2026-09-25T21:55:00Z" w16du:dateUtc="2026-09-25T13:55:00Z">
          <w:pPr>
            <w:ind w:firstLine="357"/>
            <w:jc w:val="both"/>
          </w:pPr>
        </w:pPrChange>
      </w:pPr>
      <w:r w:rsidRPr="001D1134">
        <w:rPr>
          <w:rFonts w:ascii="Times New Roman" w:hAnsi="Times New Roman" w:cs="Times New Roman"/>
          <w:sz w:val="20"/>
          <w:szCs w:val="20"/>
          <w:rPrChange w:id="1175" w:author="michaelaanas23@gmail.com" w:date="2026-09-25T21:21:00Z" w16du:dateUtc="2026-09-25T13:21:00Z">
            <w:rPr>
              <w:rFonts w:ascii="Times New Roman" w:hAnsi="Times New Roman" w:cs="Times New Roman"/>
              <w:sz w:val="22"/>
              <w:szCs w:val="22"/>
            </w:rPr>
          </w:rPrChange>
        </w:rPr>
        <w:t>The researchers concluded that cloud computing can significantly contribute to the growth and competitiveness of MSMEs in the Philippines. However, successful adoption requires supportive regulatory environments, organizational preparedness, and recognition of the strategic advantages offered by cloud-based technologies. The findings contribute to the growing body of knowledge on technology adoption and provide valuable insights for businesses considering cloud computing implementation.</w:t>
      </w:r>
    </w:p>
    <w:p w14:paraId="7293F5C1" w14:textId="77777777" w:rsidR="00F0374E" w:rsidRPr="001D1134" w:rsidRDefault="00F0374E">
      <w:pPr>
        <w:spacing w:line="276" w:lineRule="auto"/>
        <w:jc w:val="both"/>
        <w:rPr>
          <w:rFonts w:ascii="Times New Roman" w:hAnsi="Times New Roman" w:cs="Times New Roman"/>
          <w:sz w:val="20"/>
          <w:szCs w:val="20"/>
          <w:rPrChange w:id="1176" w:author="michaelaanas23@gmail.com" w:date="2026-09-25T21:21:00Z" w16du:dateUtc="2026-09-25T13:21:00Z">
            <w:rPr>
              <w:rFonts w:ascii="Times New Roman" w:hAnsi="Times New Roman" w:cs="Times New Roman"/>
              <w:sz w:val="22"/>
              <w:szCs w:val="22"/>
            </w:rPr>
          </w:rPrChange>
        </w:rPr>
        <w:pPrChange w:id="1177" w:author="michaelaanas23@gmail.com" w:date="2026-09-25T21:55:00Z" w16du:dateUtc="2026-09-25T13:55:00Z">
          <w:pPr>
            <w:ind w:firstLine="357"/>
            <w:jc w:val="both"/>
          </w:pPr>
        </w:pPrChange>
      </w:pPr>
      <w:r w:rsidRPr="001D1134">
        <w:rPr>
          <w:rFonts w:ascii="Times New Roman" w:hAnsi="Times New Roman" w:cs="Times New Roman"/>
          <w:sz w:val="20"/>
          <w:szCs w:val="20"/>
          <w:rPrChange w:id="1178" w:author="michaelaanas23@gmail.com" w:date="2026-09-25T21:21:00Z" w16du:dateUtc="2026-09-25T13:21:00Z">
            <w:rPr>
              <w:rFonts w:ascii="Times New Roman" w:hAnsi="Times New Roman" w:cs="Times New Roman"/>
              <w:sz w:val="22"/>
              <w:szCs w:val="22"/>
            </w:rPr>
          </w:rPrChange>
        </w:rPr>
        <w:t>This study is relevant to the present research because the proposed H2Ops: Cloud-Based Operations Management System for Water Refilling Stations with Automated Sales Analytics is built on cloud computing technology. Similar to the findings of Matias and Hernandez (2021), the proposed system aims to leverage cloud-based services to improve accessibility, reduce operational costs, centralize business data, and enhance decision-making capabilities for water refilling station operators.</w:t>
      </w:r>
    </w:p>
    <w:p w14:paraId="3147EB38" w14:textId="57D5839F" w:rsidR="00F0374E" w:rsidRPr="001D1134" w:rsidRDefault="00F0374E">
      <w:pPr>
        <w:spacing w:line="276" w:lineRule="auto"/>
        <w:ind w:firstLine="357"/>
        <w:jc w:val="both"/>
        <w:rPr>
          <w:rFonts w:ascii="Times New Roman" w:hAnsi="Times New Roman" w:cs="Times New Roman"/>
          <w:sz w:val="20"/>
          <w:szCs w:val="20"/>
          <w:rPrChange w:id="1179" w:author="michaelaanas23@gmail.com" w:date="2026-09-25T21:21:00Z" w16du:dateUtc="2026-09-25T13:21:00Z">
            <w:rPr>
              <w:rFonts w:ascii="Times New Roman" w:hAnsi="Times New Roman" w:cs="Times New Roman"/>
              <w:sz w:val="22"/>
              <w:szCs w:val="22"/>
            </w:rPr>
          </w:rPrChange>
        </w:rPr>
        <w:pPrChange w:id="1180" w:author="michaelaanas23@gmail.com" w:date="2026-09-25T21:55:00Z" w16du:dateUtc="2026-09-25T13:55:00Z">
          <w:pPr>
            <w:ind w:firstLine="357"/>
            <w:jc w:val="both"/>
          </w:pPr>
        </w:pPrChange>
      </w:pPr>
      <w:r w:rsidRPr="001D1134">
        <w:rPr>
          <w:rFonts w:cstheme="minorHAnsi"/>
          <w:i/>
          <w:iCs/>
          <w:sz w:val="22"/>
          <w:szCs w:val="22"/>
        </w:rPr>
        <w:t>Jun R Grimaldo, Chin Uy, Ronaldo A Manalo, Ronald R Fernandez</w:t>
      </w:r>
      <w:r w:rsidRPr="001D1134">
        <w:rPr>
          <w:rFonts w:ascii="Times New Roman" w:hAnsi="Times New Roman" w:cs="Times New Roman"/>
          <w:sz w:val="20"/>
          <w:szCs w:val="20"/>
          <w:rPrChange w:id="1181" w:author="michaelaanas23@gmail.com" w:date="2026-09-25T21:21:00Z" w16du:dateUtc="2026-09-25T13:21:00Z">
            <w:rPr>
              <w:rFonts w:ascii="Times New Roman" w:hAnsi="Times New Roman" w:cs="Times New Roman"/>
              <w:sz w:val="22"/>
              <w:szCs w:val="22"/>
            </w:rPr>
          </w:rPrChange>
        </w:rPr>
        <w:t xml:space="preserve"> (2025) in their study titled “Factors Affecting Online Technology Adoption of Small Businesses: A Case of Third-Class Municipality in the Philippines,” the rapid advancement of online technologies has significantly transformed business operations and customer interactions</w:t>
      </w:r>
      <w:sdt>
        <w:sdtPr>
          <w:rPr>
            <w:rFonts w:ascii="Times New Roman" w:hAnsi="Times New Roman" w:cs="Times New Roman"/>
            <w:sz w:val="20"/>
            <w:szCs w:val="20"/>
          </w:rPr>
          <w:id w:val="-687605646"/>
          <w:citation/>
        </w:sdtPr>
        <w:sdtContent>
          <w:r w:rsidR="002D3388" w:rsidRPr="001D1134">
            <w:rPr>
              <w:rFonts w:ascii="Times New Roman" w:hAnsi="Times New Roman" w:cs="Times New Roman"/>
              <w:sz w:val="20"/>
              <w:szCs w:val="20"/>
              <w:rPrChange w:id="1182" w:author="michaelaanas23@gmail.com" w:date="2026-09-25T21:21:00Z" w16du:dateUtc="2026-09-25T13:21:00Z">
                <w:rPr>
                  <w:rFonts w:ascii="Times New Roman" w:hAnsi="Times New Roman" w:cs="Times New Roman"/>
                  <w:sz w:val="22"/>
                  <w:szCs w:val="22"/>
                </w:rPr>
              </w:rPrChange>
            </w:rPr>
            <w:fldChar w:fldCharType="begin"/>
          </w:r>
          <w:r w:rsidR="002D3388" w:rsidRPr="001D1134">
            <w:rPr>
              <w:rFonts w:ascii="Times New Roman" w:hAnsi="Times New Roman" w:cs="Times New Roman"/>
              <w:sz w:val="20"/>
              <w:szCs w:val="20"/>
              <w:rPrChange w:id="1183" w:author="michaelaanas23@gmail.com" w:date="2026-09-25T21:21:00Z" w16du:dateUtc="2026-09-25T13:21:00Z">
                <w:rPr>
                  <w:rFonts w:ascii="Times New Roman" w:hAnsi="Times New Roman" w:cs="Times New Roman"/>
                  <w:sz w:val="22"/>
                  <w:szCs w:val="22"/>
                </w:rPr>
              </w:rPrChange>
            </w:rPr>
            <w:instrText xml:space="preserve"> CITATION Jun24 \l 1033 </w:instrText>
          </w:r>
          <w:r w:rsidR="002D3388" w:rsidRPr="001D1134">
            <w:rPr>
              <w:rFonts w:ascii="Times New Roman" w:hAnsi="Times New Roman" w:cs="Times New Roman"/>
              <w:sz w:val="20"/>
              <w:szCs w:val="20"/>
              <w:rPrChange w:id="1184" w:author="michaelaanas23@gmail.com" w:date="2026-09-25T21:21:00Z" w16du:dateUtc="2026-09-25T13:21:00Z">
                <w:rPr>
                  <w:rFonts w:ascii="Times New Roman" w:hAnsi="Times New Roman" w:cs="Times New Roman"/>
                  <w:sz w:val="22"/>
                  <w:szCs w:val="22"/>
                </w:rPr>
              </w:rPrChange>
            </w:rPr>
            <w:fldChar w:fldCharType="separate"/>
          </w:r>
          <w:r w:rsidR="003B1EE1" w:rsidRPr="001D1134">
            <w:rPr>
              <w:rFonts w:ascii="Times New Roman" w:hAnsi="Times New Roman" w:cs="Times New Roman"/>
              <w:noProof/>
              <w:sz w:val="20"/>
              <w:szCs w:val="20"/>
              <w:rPrChange w:id="1185" w:author="michaelaanas23@gmail.com" w:date="2026-09-25T21:21:00Z" w16du:dateUtc="2026-09-25T13:21:00Z">
                <w:rPr>
                  <w:rFonts w:ascii="Times New Roman" w:hAnsi="Times New Roman" w:cs="Times New Roman"/>
                  <w:noProof/>
                  <w:sz w:val="22"/>
                  <w:szCs w:val="22"/>
                </w:rPr>
              </w:rPrChange>
            </w:rPr>
            <w:t xml:space="preserve"> [16]</w:t>
          </w:r>
          <w:r w:rsidR="002D3388" w:rsidRPr="001D1134">
            <w:rPr>
              <w:rFonts w:ascii="Times New Roman" w:hAnsi="Times New Roman" w:cs="Times New Roman"/>
              <w:sz w:val="20"/>
              <w:szCs w:val="20"/>
              <w:rPrChange w:id="1186" w:author="michaelaanas23@gmail.com" w:date="2026-09-25T21:21:00Z" w16du:dateUtc="2026-09-25T13:21:00Z">
                <w:rPr>
                  <w:rFonts w:ascii="Times New Roman" w:hAnsi="Times New Roman" w:cs="Times New Roman"/>
                  <w:sz w:val="22"/>
                  <w:szCs w:val="22"/>
                </w:rPr>
              </w:rPrChange>
            </w:rPr>
            <w:fldChar w:fldCharType="end"/>
          </w:r>
        </w:sdtContent>
      </w:sdt>
      <w:r w:rsidRPr="001D1134">
        <w:rPr>
          <w:rFonts w:ascii="Times New Roman" w:hAnsi="Times New Roman" w:cs="Times New Roman"/>
          <w:sz w:val="20"/>
          <w:szCs w:val="20"/>
          <w:rPrChange w:id="1187" w:author="michaelaanas23@gmail.com" w:date="2026-09-25T21:21:00Z" w16du:dateUtc="2026-09-25T13:21:00Z">
            <w:rPr>
              <w:rFonts w:ascii="Times New Roman" w:hAnsi="Times New Roman" w:cs="Times New Roman"/>
              <w:sz w:val="22"/>
              <w:szCs w:val="22"/>
            </w:rPr>
          </w:rPrChange>
        </w:rPr>
        <w:t>. However, many small businesses, particularly those located in less</w:t>
      </w:r>
      <w:r w:rsidR="005B46A5" w:rsidRPr="001D1134">
        <w:rPr>
          <w:rFonts w:ascii="Times New Roman" w:hAnsi="Times New Roman" w:cs="Times New Roman"/>
          <w:sz w:val="20"/>
          <w:szCs w:val="20"/>
          <w:rPrChange w:id="1188" w:author="michaelaanas23@gmail.com" w:date="2026-09-25T21:21:00Z" w16du:dateUtc="2026-09-25T13:21:00Z">
            <w:rPr>
              <w:rFonts w:ascii="Times New Roman" w:hAnsi="Times New Roman" w:cs="Times New Roman"/>
              <w:sz w:val="22"/>
              <w:szCs w:val="22"/>
            </w:rPr>
          </w:rPrChange>
        </w:rPr>
        <w:t xml:space="preserve"> </w:t>
      </w:r>
      <w:r w:rsidRPr="001D1134">
        <w:rPr>
          <w:rFonts w:ascii="Times New Roman" w:hAnsi="Times New Roman" w:cs="Times New Roman"/>
          <w:sz w:val="20"/>
          <w:szCs w:val="20"/>
          <w:rPrChange w:id="1189" w:author="michaelaanas23@gmail.com" w:date="2026-09-25T21:21:00Z" w16du:dateUtc="2026-09-25T13:21:00Z">
            <w:rPr>
              <w:rFonts w:ascii="Times New Roman" w:hAnsi="Times New Roman" w:cs="Times New Roman"/>
              <w:sz w:val="22"/>
              <w:szCs w:val="22"/>
            </w:rPr>
          </w:rPrChange>
        </w:rPr>
        <w:t>developed areas, face challenges in adopting digital technologies due to limited resources, inadequate infrastructure, and lack of technical skills. These limitations hinder their ability to improve operational efficiency, expand market reach, and remain competitive in an increasingly digital business environment.</w:t>
      </w:r>
    </w:p>
    <w:p w14:paraId="2F1791CC" w14:textId="77777777" w:rsidR="00F0374E" w:rsidRPr="001D1134" w:rsidRDefault="00F0374E">
      <w:pPr>
        <w:spacing w:line="276" w:lineRule="auto"/>
        <w:jc w:val="both"/>
        <w:rPr>
          <w:rFonts w:ascii="Times New Roman" w:hAnsi="Times New Roman" w:cs="Times New Roman"/>
          <w:sz w:val="20"/>
          <w:szCs w:val="20"/>
          <w:rPrChange w:id="1190" w:author="michaelaanas23@gmail.com" w:date="2026-09-25T21:21:00Z" w16du:dateUtc="2026-09-25T13:21:00Z">
            <w:rPr>
              <w:rFonts w:ascii="Times New Roman" w:hAnsi="Times New Roman" w:cs="Times New Roman"/>
              <w:sz w:val="22"/>
              <w:szCs w:val="22"/>
            </w:rPr>
          </w:rPrChange>
        </w:rPr>
        <w:pPrChange w:id="1191" w:author="michaelaanas23@gmail.com" w:date="2026-09-25T21:55:00Z" w16du:dateUtc="2026-09-25T13:55:00Z">
          <w:pPr>
            <w:ind w:firstLine="357"/>
            <w:jc w:val="both"/>
          </w:pPr>
        </w:pPrChange>
      </w:pPr>
      <w:del w:id="1192" w:author="michaelaanas23@gmail.com" w:date="2026-09-25T21:21:00Z" w16du:dateUtc="2026-09-25T13:21:00Z">
        <w:r w:rsidRPr="001D1134" w:rsidDel="001D1134">
          <w:rPr>
            <w:rFonts w:ascii="Times New Roman" w:hAnsi="Times New Roman" w:cs="Times New Roman"/>
            <w:sz w:val="20"/>
            <w:szCs w:val="20"/>
            <w:rPrChange w:id="1193" w:author="michaelaanas23@gmail.com" w:date="2026-09-25T21:21:00Z" w16du:dateUtc="2026-09-25T13:21:00Z">
              <w:rPr>
                <w:rFonts w:ascii="Times New Roman" w:hAnsi="Times New Roman" w:cs="Times New Roman"/>
                <w:sz w:val="22"/>
                <w:szCs w:val="22"/>
              </w:rPr>
            </w:rPrChange>
          </w:rPr>
          <w:delText> </w:delText>
        </w:r>
      </w:del>
      <w:r w:rsidRPr="001D1134">
        <w:rPr>
          <w:rFonts w:ascii="Times New Roman" w:hAnsi="Times New Roman" w:cs="Times New Roman"/>
          <w:sz w:val="20"/>
          <w:szCs w:val="20"/>
          <w:rPrChange w:id="1194" w:author="michaelaanas23@gmail.com" w:date="2026-09-25T21:21:00Z" w16du:dateUtc="2026-09-25T13:21:00Z">
            <w:rPr>
              <w:rFonts w:ascii="Times New Roman" w:hAnsi="Times New Roman" w:cs="Times New Roman"/>
              <w:sz w:val="22"/>
              <w:szCs w:val="22"/>
            </w:rPr>
          </w:rPrChange>
        </w:rPr>
        <w:t>The study utilized Rogers’ Diffusion of Innovation Theory to examine the factors influencing the adoption of online technologies among small businesses in a third-class municipality in Marinduque, Philippines. The researchers investigated several variables, including relative     advantage, organizational readiness, security concerns, cost implications, managerial characteristics, and intention to adopt online technology. Through a mixed-methods approach and census sampling, the study analyzed how these factors affect business owners' decisions regarding technology adoption.</w:t>
      </w:r>
    </w:p>
    <w:p w14:paraId="75ACCA64" w14:textId="7C60BEA2" w:rsidR="00F0374E" w:rsidRPr="001D1134" w:rsidRDefault="00F0374E">
      <w:pPr>
        <w:spacing w:line="276" w:lineRule="auto"/>
        <w:jc w:val="both"/>
        <w:rPr>
          <w:rFonts w:ascii="Times New Roman" w:hAnsi="Times New Roman" w:cs="Times New Roman"/>
          <w:sz w:val="20"/>
          <w:szCs w:val="20"/>
          <w:rPrChange w:id="1195" w:author="michaelaanas23@gmail.com" w:date="2026-09-25T21:21:00Z" w16du:dateUtc="2026-09-25T13:21:00Z">
            <w:rPr>
              <w:rFonts w:ascii="Times New Roman" w:hAnsi="Times New Roman" w:cs="Times New Roman"/>
              <w:sz w:val="22"/>
              <w:szCs w:val="22"/>
            </w:rPr>
          </w:rPrChange>
        </w:rPr>
        <w:pPrChange w:id="1196" w:author="michaelaanas23@gmail.com" w:date="2026-09-25T21:55:00Z" w16du:dateUtc="2026-09-25T13:55:00Z">
          <w:pPr>
            <w:ind w:firstLine="357"/>
            <w:jc w:val="both"/>
          </w:pPr>
        </w:pPrChange>
      </w:pPr>
      <w:r w:rsidRPr="001D1134">
        <w:rPr>
          <w:rFonts w:ascii="Times New Roman" w:hAnsi="Times New Roman" w:cs="Times New Roman"/>
          <w:sz w:val="20"/>
          <w:szCs w:val="20"/>
          <w:rPrChange w:id="1197" w:author="michaelaanas23@gmail.com" w:date="2026-09-25T21:21:00Z" w16du:dateUtc="2026-09-25T13:21:00Z">
            <w:rPr>
              <w:rFonts w:ascii="Times New Roman" w:hAnsi="Times New Roman" w:cs="Times New Roman"/>
              <w:sz w:val="22"/>
              <w:szCs w:val="22"/>
            </w:rPr>
          </w:rPrChange>
        </w:rPr>
        <w:t>The findings revealed that organizational readiness, perceived costs, and managerial characteristics significantly influence the intention of small businesses to adopt online technologies. Businesses with sufficient technological resources, supportive management, and a positive perception of technology benefits were more likely to implement digital solutions. On the other hand, concerns regarding costs, infrastructure limitations, and lack of technical expertise were identified as major barriers to adoption.</w:t>
      </w:r>
    </w:p>
    <w:p w14:paraId="00DD66B4" w14:textId="77777777" w:rsidR="00F0374E" w:rsidRPr="001D1134" w:rsidRDefault="00F0374E">
      <w:pPr>
        <w:spacing w:line="276" w:lineRule="auto"/>
        <w:jc w:val="both"/>
        <w:rPr>
          <w:rFonts w:ascii="Times New Roman" w:hAnsi="Times New Roman" w:cs="Times New Roman"/>
          <w:sz w:val="20"/>
          <w:szCs w:val="20"/>
          <w:rPrChange w:id="1198" w:author="michaelaanas23@gmail.com" w:date="2026-09-25T21:21:00Z" w16du:dateUtc="2026-09-25T13:21:00Z">
            <w:rPr>
              <w:rFonts w:ascii="Times New Roman" w:hAnsi="Times New Roman" w:cs="Times New Roman"/>
              <w:sz w:val="22"/>
              <w:szCs w:val="22"/>
            </w:rPr>
          </w:rPrChange>
        </w:rPr>
        <w:pPrChange w:id="1199" w:author="michaelaanas23@gmail.com" w:date="2026-09-25T21:55:00Z" w16du:dateUtc="2026-09-25T13:55:00Z">
          <w:pPr>
            <w:ind w:firstLine="357"/>
            <w:jc w:val="both"/>
          </w:pPr>
        </w:pPrChange>
      </w:pPr>
      <w:del w:id="1200" w:author="michaelaanas23@gmail.com" w:date="2026-09-25T21:21:00Z" w16du:dateUtc="2026-09-25T13:21:00Z">
        <w:r w:rsidRPr="001D1134" w:rsidDel="001D1134">
          <w:rPr>
            <w:rFonts w:ascii="Times New Roman" w:hAnsi="Times New Roman" w:cs="Times New Roman"/>
            <w:sz w:val="20"/>
            <w:szCs w:val="20"/>
            <w:rPrChange w:id="1201" w:author="michaelaanas23@gmail.com" w:date="2026-09-25T21:21:00Z" w16du:dateUtc="2026-09-25T13:21:00Z">
              <w:rPr>
                <w:rFonts w:ascii="Times New Roman" w:hAnsi="Times New Roman" w:cs="Times New Roman"/>
                <w:sz w:val="22"/>
                <w:szCs w:val="22"/>
              </w:rPr>
            </w:rPrChange>
          </w:rPr>
          <w:delText> </w:delText>
        </w:r>
      </w:del>
      <w:r w:rsidRPr="001D1134">
        <w:rPr>
          <w:rFonts w:ascii="Times New Roman" w:hAnsi="Times New Roman" w:cs="Times New Roman"/>
          <w:sz w:val="20"/>
          <w:szCs w:val="20"/>
          <w:rPrChange w:id="1202" w:author="michaelaanas23@gmail.com" w:date="2026-09-25T21:21:00Z" w16du:dateUtc="2026-09-25T13:21:00Z">
            <w:rPr>
              <w:rFonts w:ascii="Times New Roman" w:hAnsi="Times New Roman" w:cs="Times New Roman"/>
              <w:sz w:val="22"/>
              <w:szCs w:val="22"/>
            </w:rPr>
          </w:rPrChange>
        </w:rPr>
        <w:t>Furthermore, the researchers emphasized that online technologies should be viewed as strategic assets that can enhance business performance rather than as additional burdens. The adoption of digital tools enables businesses to improve communication, streamline operations, increase productivity, and better respond to customer needs. The study also highlighted the importance of preparing organizations for technological change through training, awareness programs, and infrastructure development.</w:t>
      </w:r>
    </w:p>
    <w:p w14:paraId="48B9AAFB" w14:textId="4093FE88" w:rsidR="00F0374E" w:rsidRPr="001D1134" w:rsidRDefault="00F0374E">
      <w:pPr>
        <w:spacing w:line="276" w:lineRule="auto"/>
        <w:jc w:val="both"/>
        <w:rPr>
          <w:rFonts w:ascii="Times New Roman" w:hAnsi="Times New Roman" w:cs="Times New Roman"/>
          <w:sz w:val="20"/>
          <w:szCs w:val="20"/>
          <w:rPrChange w:id="1203" w:author="michaelaanas23@gmail.com" w:date="2026-09-25T21:21:00Z" w16du:dateUtc="2026-09-25T13:21:00Z">
            <w:rPr>
              <w:rFonts w:ascii="Times New Roman" w:hAnsi="Times New Roman" w:cs="Times New Roman"/>
              <w:sz w:val="22"/>
              <w:szCs w:val="22"/>
            </w:rPr>
          </w:rPrChange>
        </w:rPr>
        <w:pPrChange w:id="1204" w:author="michaelaanas23@gmail.com" w:date="2026-09-25T21:55:00Z" w16du:dateUtc="2026-09-25T13:55:00Z">
          <w:pPr>
            <w:ind w:firstLine="357"/>
            <w:jc w:val="both"/>
          </w:pPr>
        </w:pPrChange>
      </w:pPr>
      <w:r w:rsidRPr="001D1134">
        <w:rPr>
          <w:rFonts w:ascii="Times New Roman" w:hAnsi="Times New Roman" w:cs="Times New Roman"/>
          <w:sz w:val="20"/>
          <w:szCs w:val="20"/>
          <w:rPrChange w:id="1205" w:author="michaelaanas23@gmail.com" w:date="2026-09-25T21:21:00Z" w16du:dateUtc="2026-09-25T13:21:00Z">
            <w:rPr>
              <w:rFonts w:ascii="Times New Roman" w:hAnsi="Times New Roman" w:cs="Times New Roman"/>
              <w:sz w:val="22"/>
              <w:szCs w:val="22"/>
            </w:rPr>
          </w:rPrChange>
        </w:rPr>
        <w:t>The study concluded that successful technology adoption among small businesses depends on both organizational and managerial factors. By improving readiness and recognizing the benefits of digital technologies, small businesses can enhance their competitiveness and long-term sustainability. The findings provide valuable insights for policymakers, business owners, and organizations seeking to promote digital transformation among small enterprises in the Philippines.</w:t>
      </w:r>
    </w:p>
    <w:p w14:paraId="15E143BE" w14:textId="08987483" w:rsidR="00F0374E" w:rsidRPr="001D1134" w:rsidDel="00427840" w:rsidRDefault="00F0374E">
      <w:pPr>
        <w:spacing w:line="276" w:lineRule="auto"/>
        <w:jc w:val="both"/>
        <w:rPr>
          <w:del w:id="1206" w:author="michaelaanas23@gmail.com" w:date="2026-09-25T22:01:00Z" w16du:dateUtc="2026-09-25T14:01:00Z"/>
          <w:rFonts w:ascii="Times New Roman" w:hAnsi="Times New Roman" w:cs="Times New Roman"/>
          <w:sz w:val="20"/>
          <w:szCs w:val="20"/>
          <w:rPrChange w:id="1207" w:author="michaelaanas23@gmail.com" w:date="2026-09-25T21:21:00Z" w16du:dateUtc="2026-09-25T13:21:00Z">
            <w:rPr>
              <w:del w:id="1208" w:author="michaelaanas23@gmail.com" w:date="2026-09-25T22:01:00Z" w16du:dateUtc="2026-09-25T14:01:00Z"/>
              <w:rFonts w:ascii="Times New Roman" w:hAnsi="Times New Roman" w:cs="Times New Roman"/>
              <w:sz w:val="22"/>
              <w:szCs w:val="22"/>
            </w:rPr>
          </w:rPrChange>
        </w:rPr>
        <w:pPrChange w:id="1209" w:author="michaelaanas23@gmail.com" w:date="2026-09-25T21:55:00Z" w16du:dateUtc="2026-09-25T13:55:00Z">
          <w:pPr>
            <w:ind w:firstLine="357"/>
            <w:jc w:val="both"/>
          </w:pPr>
        </w:pPrChange>
      </w:pPr>
      <w:r w:rsidRPr="001D1134">
        <w:rPr>
          <w:rFonts w:ascii="Times New Roman" w:hAnsi="Times New Roman" w:cs="Times New Roman"/>
          <w:sz w:val="20"/>
          <w:szCs w:val="20"/>
          <w:rPrChange w:id="1210" w:author="michaelaanas23@gmail.com" w:date="2026-09-25T21:21:00Z" w16du:dateUtc="2026-09-25T13:21:00Z">
            <w:rPr>
              <w:rFonts w:ascii="Times New Roman" w:hAnsi="Times New Roman" w:cs="Times New Roman"/>
              <w:sz w:val="22"/>
              <w:szCs w:val="22"/>
            </w:rPr>
          </w:rPrChange>
        </w:rPr>
        <w:t xml:space="preserve">This study is relevant to the present research because the proposed H2Ops: Cloud-Based Operations Management System for Water Refilling Stations with Automated Sales Analytics involves the adoption of cloud-based technology to improve business operations. Similar to the findings of Grimaldo et al., the successful implementation of the proposed system depends on organizational readiness, management support, and the willingness of business owners </w:t>
      </w:r>
      <w:r w:rsidRPr="001D1134">
        <w:rPr>
          <w:rFonts w:ascii="Times New Roman" w:hAnsi="Times New Roman" w:cs="Times New Roman"/>
          <w:sz w:val="20"/>
          <w:szCs w:val="20"/>
          <w:rPrChange w:id="1211" w:author="michaelaanas23@gmail.com" w:date="2026-09-25T21:21:00Z" w16du:dateUtc="2026-09-25T13:21:00Z">
            <w:rPr>
              <w:rFonts w:ascii="Times New Roman" w:hAnsi="Times New Roman" w:cs="Times New Roman"/>
              <w:sz w:val="22"/>
              <w:szCs w:val="22"/>
            </w:rPr>
          </w:rPrChange>
        </w:rPr>
        <w:lastRenderedPageBreak/>
        <w:t>to embrace digital transformation. The study supports the need for technological solutions that can improve efficiency, decision-making, and competitiveness among small businesses such as water refilling stations.</w:t>
      </w:r>
    </w:p>
    <w:p w14:paraId="4AAB175A" w14:textId="77777777" w:rsidR="00F0374E" w:rsidRPr="00F0374E" w:rsidRDefault="00F0374E">
      <w:pPr>
        <w:spacing w:line="276" w:lineRule="auto"/>
        <w:jc w:val="both"/>
        <w:pPrChange w:id="1212" w:author="michaelaanas23@gmail.com" w:date="2026-09-25T21:55:00Z" w16du:dateUtc="2026-09-25T13:55:00Z">
          <w:pPr>
            <w:jc w:val="both"/>
          </w:pPr>
        </w:pPrChange>
      </w:pPr>
    </w:p>
    <w:p w14:paraId="4EB50B7F" w14:textId="57567C20" w:rsidR="000D1487" w:rsidRPr="001D1134" w:rsidDel="00427840" w:rsidRDefault="005B46A5">
      <w:pPr>
        <w:pStyle w:val="Heading2"/>
        <w:spacing w:line="360" w:lineRule="auto"/>
        <w:jc w:val="both"/>
        <w:rPr>
          <w:del w:id="1213" w:author="michaelaanas23@gmail.com" w:date="2026-09-25T22:01:00Z" w16du:dateUtc="2026-09-25T14:01:00Z"/>
          <w:rFonts w:ascii="Times New Roman" w:hAnsi="Times New Roman" w:cs="Times New Roman"/>
          <w:b/>
          <w:bCs/>
          <w:color w:val="000000" w:themeColor="text1"/>
          <w:sz w:val="26"/>
          <w:szCs w:val="26"/>
          <w:rPrChange w:id="1214" w:author="michaelaanas23@gmail.com" w:date="2026-09-25T21:22:00Z" w16du:dateUtc="2026-09-25T13:22:00Z">
            <w:rPr>
              <w:del w:id="1215" w:author="michaelaanas23@gmail.com" w:date="2026-09-25T22:01:00Z" w16du:dateUtc="2026-09-25T14:01:00Z"/>
              <w:rFonts w:ascii="Times New Roman" w:hAnsi="Times New Roman" w:cs="Times New Roman"/>
              <w:b/>
              <w:bCs/>
              <w:color w:val="000000" w:themeColor="text1"/>
            </w:rPr>
          </w:rPrChange>
        </w:rPr>
        <w:pPrChange w:id="1216" w:author="michaelaanas23@gmail.com" w:date="2026-09-25T22:01:00Z" w16du:dateUtc="2026-09-25T14:01:00Z">
          <w:pPr>
            <w:pStyle w:val="Heading2"/>
            <w:jc w:val="both"/>
          </w:pPr>
        </w:pPrChange>
      </w:pPr>
      <w:r w:rsidRPr="001D1134">
        <w:rPr>
          <w:rFonts w:ascii="Times New Roman" w:hAnsi="Times New Roman" w:cs="Times New Roman"/>
          <w:b/>
          <w:bCs/>
          <w:color w:val="000000" w:themeColor="text1"/>
          <w:sz w:val="26"/>
          <w:szCs w:val="26"/>
          <w:rPrChange w:id="1217" w:author="michaelaanas23@gmail.com" w:date="2026-09-25T21:22:00Z" w16du:dateUtc="2026-09-25T13:22:00Z">
            <w:rPr>
              <w:rFonts w:ascii="Times New Roman" w:hAnsi="Times New Roman" w:cs="Times New Roman"/>
              <w:b/>
              <w:bCs/>
              <w:color w:val="000000" w:themeColor="text1"/>
            </w:rPr>
          </w:rPrChange>
        </w:rPr>
        <w:t>2.3 Related Literature </w:t>
      </w:r>
    </w:p>
    <w:p w14:paraId="7F17384C" w14:textId="77777777" w:rsidR="000D1487" w:rsidRPr="000D1487" w:rsidRDefault="000D1487">
      <w:pPr>
        <w:pStyle w:val="Heading2"/>
        <w:spacing w:line="360" w:lineRule="auto"/>
        <w:jc w:val="both"/>
        <w:pPrChange w:id="1218" w:author="michaelaanas23@gmail.com" w:date="2026-09-25T22:01:00Z" w16du:dateUtc="2026-09-25T14:01:00Z">
          <w:pPr>
            <w:jc w:val="both"/>
          </w:pPr>
        </w:pPrChange>
      </w:pPr>
    </w:p>
    <w:p w14:paraId="20B0FDB1" w14:textId="77777777" w:rsidR="005B46A5" w:rsidRPr="001D1134" w:rsidRDefault="005B46A5">
      <w:pPr>
        <w:spacing w:line="276" w:lineRule="auto"/>
        <w:jc w:val="both"/>
        <w:rPr>
          <w:rFonts w:ascii="Times New Roman" w:hAnsi="Times New Roman" w:cs="Times New Roman"/>
          <w:b/>
          <w:bCs/>
          <w:sz w:val="20"/>
          <w:szCs w:val="20"/>
          <w:rPrChange w:id="1219" w:author="michaelaanas23@gmail.com" w:date="2026-09-25T21:22:00Z" w16du:dateUtc="2026-09-25T13:22:00Z">
            <w:rPr>
              <w:rFonts w:ascii="Times New Roman" w:hAnsi="Times New Roman" w:cs="Times New Roman"/>
              <w:b/>
              <w:bCs/>
              <w:sz w:val="22"/>
              <w:szCs w:val="22"/>
            </w:rPr>
          </w:rPrChange>
        </w:rPr>
        <w:pPrChange w:id="1220" w:author="michaelaanas23@gmail.com" w:date="2026-09-25T21:55:00Z" w16du:dateUtc="2026-09-25T13:55:00Z">
          <w:pPr>
            <w:jc w:val="both"/>
          </w:pPr>
        </w:pPrChange>
      </w:pPr>
      <w:r w:rsidRPr="001D1134">
        <w:rPr>
          <w:rFonts w:ascii="Times New Roman" w:hAnsi="Times New Roman" w:cs="Times New Roman"/>
          <w:b/>
          <w:bCs/>
          <w:sz w:val="20"/>
          <w:szCs w:val="20"/>
          <w:rPrChange w:id="1221" w:author="michaelaanas23@gmail.com" w:date="2026-09-25T21:22:00Z" w16du:dateUtc="2026-09-25T13:22:00Z">
            <w:rPr>
              <w:rFonts w:ascii="Times New Roman" w:hAnsi="Times New Roman" w:cs="Times New Roman"/>
              <w:b/>
              <w:bCs/>
              <w:sz w:val="22"/>
              <w:szCs w:val="22"/>
            </w:rPr>
          </w:rPrChange>
        </w:rPr>
        <w:t>An Integrated Model of Information Systems Adoption in Small Businesses</w:t>
      </w:r>
    </w:p>
    <w:p w14:paraId="41013B5A" w14:textId="1B13C4BB" w:rsidR="005B46A5" w:rsidRPr="001D1134" w:rsidRDefault="005B46A5">
      <w:pPr>
        <w:spacing w:line="276" w:lineRule="auto"/>
        <w:ind w:firstLine="357"/>
        <w:jc w:val="both"/>
        <w:rPr>
          <w:rFonts w:ascii="Times New Roman" w:hAnsi="Times New Roman" w:cs="Times New Roman"/>
          <w:sz w:val="20"/>
          <w:szCs w:val="20"/>
          <w:rPrChange w:id="1222" w:author="michaelaanas23@gmail.com" w:date="2026-09-25T21:22:00Z" w16du:dateUtc="2026-09-25T13:22:00Z">
            <w:rPr>
              <w:rFonts w:ascii="Times New Roman" w:hAnsi="Times New Roman" w:cs="Times New Roman"/>
              <w:sz w:val="22"/>
              <w:szCs w:val="22"/>
            </w:rPr>
          </w:rPrChange>
        </w:rPr>
        <w:pPrChange w:id="1223" w:author="michaelaanas23@gmail.com" w:date="2026-09-25T21:55:00Z" w16du:dateUtc="2026-09-25T13:55:00Z">
          <w:pPr>
            <w:ind w:firstLine="357"/>
            <w:jc w:val="both"/>
          </w:pPr>
        </w:pPrChange>
      </w:pPr>
      <w:r w:rsidRPr="001D1134">
        <w:rPr>
          <w:rFonts w:ascii="Times New Roman" w:hAnsi="Times New Roman" w:cs="Times New Roman"/>
          <w:sz w:val="20"/>
          <w:szCs w:val="20"/>
          <w:rPrChange w:id="1224" w:author="michaelaanas23@gmail.com" w:date="2026-09-25T21:22:00Z" w16du:dateUtc="2026-09-25T13:22:00Z">
            <w:rPr>
              <w:rFonts w:ascii="Times New Roman" w:hAnsi="Times New Roman" w:cs="Times New Roman"/>
              <w:sz w:val="22"/>
              <w:szCs w:val="22"/>
            </w:rPr>
          </w:rPrChange>
        </w:rPr>
        <w:t xml:space="preserve">‎A study conducted by </w:t>
      </w:r>
      <w:r w:rsidRPr="001D1134">
        <w:rPr>
          <w:rFonts w:cstheme="minorHAnsi"/>
          <w:i/>
          <w:iCs/>
          <w:sz w:val="20"/>
          <w:szCs w:val="20"/>
          <w:rPrChange w:id="1225" w:author="michaelaanas23@gmail.com" w:date="2026-09-25T21:22:00Z" w16du:dateUtc="2026-09-25T13:22:00Z">
            <w:rPr>
              <w:rFonts w:cstheme="minorHAnsi"/>
              <w:i/>
              <w:iCs/>
              <w:sz w:val="22"/>
              <w:szCs w:val="22"/>
            </w:rPr>
          </w:rPrChange>
        </w:rPr>
        <w:t>James Y.L. Thong</w:t>
      </w:r>
      <w:r w:rsidRPr="001D1134">
        <w:rPr>
          <w:rFonts w:ascii="Times New Roman" w:hAnsi="Times New Roman" w:cs="Times New Roman"/>
          <w:sz w:val="20"/>
          <w:szCs w:val="20"/>
          <w:rPrChange w:id="1226" w:author="michaelaanas23@gmail.com" w:date="2026-09-25T21:22:00Z" w16du:dateUtc="2026-09-25T13:22:00Z">
            <w:rPr>
              <w:rFonts w:ascii="Times New Roman" w:hAnsi="Times New Roman" w:cs="Times New Roman"/>
              <w:sz w:val="22"/>
              <w:szCs w:val="22"/>
            </w:rPr>
          </w:rPrChange>
        </w:rPr>
        <w:t xml:space="preserve"> (1999) titled “An Integrated Model of Information Systems Adoption in Small Businesses” examined the factors that influence the adoption of information systems (IS) among small businesses</w:t>
      </w:r>
      <w:sdt>
        <w:sdtPr>
          <w:rPr>
            <w:rFonts w:ascii="Times New Roman" w:hAnsi="Times New Roman" w:cs="Times New Roman"/>
            <w:sz w:val="20"/>
            <w:szCs w:val="20"/>
          </w:rPr>
          <w:id w:val="-823813741"/>
          <w:citation/>
        </w:sdtPr>
        <w:sdtContent>
          <w:r w:rsidR="00820802" w:rsidRPr="001D1134">
            <w:rPr>
              <w:rFonts w:ascii="Times New Roman" w:hAnsi="Times New Roman" w:cs="Times New Roman"/>
              <w:sz w:val="20"/>
              <w:szCs w:val="20"/>
              <w:rPrChange w:id="1227" w:author="michaelaanas23@gmail.com" w:date="2026-09-25T21:22:00Z" w16du:dateUtc="2026-09-25T13:22:00Z">
                <w:rPr>
                  <w:rFonts w:ascii="Times New Roman" w:hAnsi="Times New Roman" w:cs="Times New Roman"/>
                  <w:sz w:val="22"/>
                  <w:szCs w:val="22"/>
                </w:rPr>
              </w:rPrChange>
            </w:rPr>
            <w:fldChar w:fldCharType="begin"/>
          </w:r>
          <w:r w:rsidR="00820802" w:rsidRPr="001D1134">
            <w:rPr>
              <w:rFonts w:ascii="Times New Roman" w:hAnsi="Times New Roman" w:cs="Times New Roman"/>
              <w:sz w:val="20"/>
              <w:szCs w:val="20"/>
              <w:rPrChange w:id="1228" w:author="michaelaanas23@gmail.com" w:date="2026-09-25T21:22:00Z" w16du:dateUtc="2026-09-25T13:22:00Z">
                <w:rPr>
                  <w:rFonts w:ascii="Times New Roman" w:hAnsi="Times New Roman" w:cs="Times New Roman"/>
                  <w:sz w:val="22"/>
                  <w:szCs w:val="22"/>
                </w:rPr>
              </w:rPrChange>
            </w:rPr>
            <w:instrText xml:space="preserve"> CITATION Jam99 \l 1033 </w:instrText>
          </w:r>
          <w:r w:rsidR="00820802" w:rsidRPr="001D1134">
            <w:rPr>
              <w:rFonts w:ascii="Times New Roman" w:hAnsi="Times New Roman" w:cs="Times New Roman"/>
              <w:sz w:val="20"/>
              <w:szCs w:val="20"/>
              <w:rPrChange w:id="1229" w:author="michaelaanas23@gmail.com" w:date="2026-09-25T21:22:00Z" w16du:dateUtc="2026-09-25T13:22:00Z">
                <w:rPr>
                  <w:rFonts w:ascii="Times New Roman" w:hAnsi="Times New Roman" w:cs="Times New Roman"/>
                  <w:sz w:val="22"/>
                  <w:szCs w:val="22"/>
                </w:rPr>
              </w:rPrChange>
            </w:rPr>
            <w:fldChar w:fldCharType="separate"/>
          </w:r>
          <w:r w:rsidR="003B1EE1" w:rsidRPr="001D1134">
            <w:rPr>
              <w:rFonts w:ascii="Times New Roman" w:hAnsi="Times New Roman" w:cs="Times New Roman"/>
              <w:noProof/>
              <w:sz w:val="20"/>
              <w:szCs w:val="20"/>
              <w:rPrChange w:id="1230" w:author="michaelaanas23@gmail.com" w:date="2026-09-25T21:22:00Z" w16du:dateUtc="2026-09-25T13:22:00Z">
                <w:rPr>
                  <w:rFonts w:ascii="Times New Roman" w:hAnsi="Times New Roman" w:cs="Times New Roman"/>
                  <w:noProof/>
                  <w:sz w:val="22"/>
                  <w:szCs w:val="22"/>
                </w:rPr>
              </w:rPrChange>
            </w:rPr>
            <w:t xml:space="preserve"> [17]</w:t>
          </w:r>
          <w:r w:rsidR="00820802" w:rsidRPr="001D1134">
            <w:rPr>
              <w:rFonts w:ascii="Times New Roman" w:hAnsi="Times New Roman" w:cs="Times New Roman"/>
              <w:sz w:val="20"/>
              <w:szCs w:val="20"/>
              <w:rPrChange w:id="1231" w:author="michaelaanas23@gmail.com" w:date="2026-09-25T21:22:00Z" w16du:dateUtc="2026-09-25T13:22:00Z">
                <w:rPr>
                  <w:rFonts w:ascii="Times New Roman" w:hAnsi="Times New Roman" w:cs="Times New Roman"/>
                  <w:sz w:val="22"/>
                  <w:szCs w:val="22"/>
                </w:rPr>
              </w:rPrChange>
            </w:rPr>
            <w:fldChar w:fldCharType="end"/>
          </w:r>
        </w:sdtContent>
      </w:sdt>
      <w:r w:rsidRPr="001D1134">
        <w:rPr>
          <w:rFonts w:ascii="Times New Roman" w:hAnsi="Times New Roman" w:cs="Times New Roman"/>
          <w:sz w:val="20"/>
          <w:szCs w:val="20"/>
          <w:rPrChange w:id="1232" w:author="michaelaanas23@gmail.com" w:date="2026-09-25T21:22:00Z" w16du:dateUtc="2026-09-25T13:22:00Z">
            <w:rPr>
              <w:rFonts w:ascii="Times New Roman" w:hAnsi="Times New Roman" w:cs="Times New Roman"/>
              <w:sz w:val="22"/>
              <w:szCs w:val="22"/>
            </w:rPr>
          </w:rPrChange>
        </w:rPr>
        <w:t>. Drawing from technological innovation theories, the study developed an integrated model that identified decision-maker characteristics, information system characteristics, organizational characteristics, and environmental characteristics as the primary determinants of IS adoption. To validate the proposed model, the researcher conducted a questionnaire survey involving 166 small businesses.</w:t>
      </w:r>
    </w:p>
    <w:p w14:paraId="56167242" w14:textId="59025543" w:rsidR="005B46A5" w:rsidRPr="001D1134" w:rsidRDefault="005B46A5">
      <w:pPr>
        <w:spacing w:line="276" w:lineRule="auto"/>
        <w:jc w:val="both"/>
        <w:rPr>
          <w:rFonts w:ascii="Times New Roman" w:hAnsi="Times New Roman" w:cs="Times New Roman"/>
          <w:sz w:val="20"/>
          <w:szCs w:val="20"/>
          <w:rPrChange w:id="1233" w:author="michaelaanas23@gmail.com" w:date="2026-09-25T21:22:00Z" w16du:dateUtc="2026-09-25T13:22:00Z">
            <w:rPr>
              <w:rFonts w:ascii="Times New Roman" w:hAnsi="Times New Roman" w:cs="Times New Roman"/>
              <w:sz w:val="22"/>
              <w:szCs w:val="22"/>
            </w:rPr>
          </w:rPrChange>
        </w:rPr>
        <w:pPrChange w:id="1234" w:author="michaelaanas23@gmail.com" w:date="2026-09-25T21:55:00Z" w16du:dateUtc="2026-09-25T13:55:00Z">
          <w:pPr>
            <w:ind w:firstLine="357"/>
            <w:jc w:val="both"/>
          </w:pPr>
        </w:pPrChange>
      </w:pPr>
      <w:r w:rsidRPr="001D1134">
        <w:rPr>
          <w:rFonts w:ascii="Times New Roman" w:hAnsi="Times New Roman" w:cs="Times New Roman"/>
          <w:sz w:val="20"/>
          <w:szCs w:val="20"/>
          <w:rPrChange w:id="1235" w:author="michaelaanas23@gmail.com" w:date="2026-09-25T21:22:00Z" w16du:dateUtc="2026-09-25T13:22:00Z">
            <w:rPr>
              <w:rFonts w:ascii="Times New Roman" w:hAnsi="Times New Roman" w:cs="Times New Roman"/>
              <w:sz w:val="22"/>
              <w:szCs w:val="22"/>
            </w:rPr>
          </w:rPrChange>
        </w:rPr>
        <w:t>The findings revealed that certain characteristics of business leaders significantly influence the decision to adopt information systems. Specifically, CEOs who demonstrated innovativeness and possessed a higher level of information systems knowledge were more likely to support and implement technological solutions within their organizations. The study also found that innovation-related factors, such as relative advantage, compatibility, and complexity of the information system, play an important role in influencing adoption decisions. Businesses were more likely to adopt information systems when they perceived clear benefits and when the technology was compatible with their existing operations.</w:t>
      </w:r>
    </w:p>
    <w:p w14:paraId="09B3B532" w14:textId="6966F5DC" w:rsidR="005B46A5" w:rsidRPr="001D1134" w:rsidRDefault="005B46A5">
      <w:pPr>
        <w:spacing w:line="276" w:lineRule="auto"/>
        <w:jc w:val="both"/>
        <w:rPr>
          <w:rFonts w:ascii="Times New Roman" w:hAnsi="Times New Roman" w:cs="Times New Roman"/>
          <w:sz w:val="20"/>
          <w:szCs w:val="20"/>
          <w:rPrChange w:id="1236" w:author="michaelaanas23@gmail.com" w:date="2026-09-25T21:22:00Z" w16du:dateUtc="2026-09-25T13:22:00Z">
            <w:rPr>
              <w:rFonts w:ascii="Times New Roman" w:hAnsi="Times New Roman" w:cs="Times New Roman"/>
              <w:sz w:val="22"/>
              <w:szCs w:val="22"/>
            </w:rPr>
          </w:rPrChange>
        </w:rPr>
        <w:pPrChange w:id="1237" w:author="michaelaanas23@gmail.com" w:date="2026-09-25T21:55:00Z" w16du:dateUtc="2026-09-25T13:55:00Z">
          <w:pPr>
            <w:ind w:firstLine="357"/>
            <w:jc w:val="both"/>
          </w:pPr>
        </w:pPrChange>
      </w:pPr>
      <w:r w:rsidRPr="001D1134">
        <w:rPr>
          <w:rFonts w:ascii="Times New Roman" w:hAnsi="Times New Roman" w:cs="Times New Roman"/>
          <w:sz w:val="20"/>
          <w:szCs w:val="20"/>
          <w:rPrChange w:id="1238" w:author="michaelaanas23@gmail.com" w:date="2026-09-25T21:22:00Z" w16du:dateUtc="2026-09-25T13:22:00Z">
            <w:rPr>
              <w:rFonts w:ascii="Times New Roman" w:hAnsi="Times New Roman" w:cs="Times New Roman"/>
              <w:sz w:val="22"/>
              <w:szCs w:val="22"/>
            </w:rPr>
          </w:rPrChange>
        </w:rPr>
        <w:t>In addition, organizational characteristics such as business size and employees’ level of information systems knowledge were found to significantly influence the adoption and utilization of information systems. The study concluded that while CEO and innovation characteristics affect the decision to adopt information systems, the extent of actual system usage is primarily determined by organizational factors. Interestingly, environmental competition was found to have no direct influence on the adoption of information systems among small businesses.</w:t>
      </w:r>
    </w:p>
    <w:p w14:paraId="492A5057" w14:textId="03A9A2B6" w:rsidR="005B46A5" w:rsidRPr="001D1134" w:rsidRDefault="005B46A5">
      <w:pPr>
        <w:spacing w:line="276" w:lineRule="auto"/>
        <w:jc w:val="both"/>
        <w:rPr>
          <w:rFonts w:ascii="Times New Roman" w:hAnsi="Times New Roman" w:cs="Times New Roman"/>
          <w:sz w:val="20"/>
          <w:szCs w:val="20"/>
          <w:rPrChange w:id="1239" w:author="michaelaanas23@gmail.com" w:date="2026-09-25T21:22:00Z" w16du:dateUtc="2026-09-25T13:22:00Z">
            <w:rPr>
              <w:rFonts w:ascii="Times New Roman" w:hAnsi="Times New Roman" w:cs="Times New Roman"/>
              <w:sz w:val="22"/>
              <w:szCs w:val="22"/>
            </w:rPr>
          </w:rPrChange>
        </w:rPr>
        <w:pPrChange w:id="1240" w:author="michaelaanas23@gmail.com" w:date="2026-09-25T21:55:00Z" w16du:dateUtc="2026-09-25T13:55:00Z">
          <w:pPr>
            <w:ind w:firstLine="357"/>
            <w:jc w:val="both"/>
          </w:pPr>
        </w:pPrChange>
      </w:pPr>
      <w:r w:rsidRPr="001D1134">
        <w:rPr>
          <w:rFonts w:ascii="Times New Roman" w:hAnsi="Times New Roman" w:cs="Times New Roman"/>
          <w:sz w:val="20"/>
          <w:szCs w:val="20"/>
          <w:rPrChange w:id="1241" w:author="michaelaanas23@gmail.com" w:date="2026-09-25T21:22:00Z" w16du:dateUtc="2026-09-25T13:22:00Z">
            <w:rPr>
              <w:rFonts w:ascii="Times New Roman" w:hAnsi="Times New Roman" w:cs="Times New Roman"/>
              <w:sz w:val="22"/>
              <w:szCs w:val="22"/>
            </w:rPr>
          </w:rPrChange>
        </w:rPr>
        <w:t>The study highlights the importance of organizational readiness, management support, and technological compatibility in the successful implementation of information systems. These findings suggest that businesses are more likely to embrace digital technologies when management understands the benefits of the system and when employees possess the necessary skills to utilize the technology effectively.</w:t>
      </w:r>
    </w:p>
    <w:p w14:paraId="6CBD73DA" w14:textId="35444B23" w:rsidR="005B46A5" w:rsidRPr="001D1134" w:rsidRDefault="005B46A5">
      <w:pPr>
        <w:spacing w:line="276" w:lineRule="auto"/>
        <w:jc w:val="both"/>
        <w:rPr>
          <w:rFonts w:ascii="Times New Roman" w:hAnsi="Times New Roman" w:cs="Times New Roman"/>
          <w:sz w:val="20"/>
          <w:szCs w:val="20"/>
          <w:rPrChange w:id="1242" w:author="michaelaanas23@gmail.com" w:date="2026-09-25T21:22:00Z" w16du:dateUtc="2026-09-25T13:22:00Z">
            <w:rPr>
              <w:rFonts w:ascii="Times New Roman" w:hAnsi="Times New Roman" w:cs="Times New Roman"/>
              <w:sz w:val="22"/>
              <w:szCs w:val="22"/>
            </w:rPr>
          </w:rPrChange>
        </w:rPr>
        <w:pPrChange w:id="1243" w:author="michaelaanas23@gmail.com" w:date="2026-09-25T21:55:00Z" w16du:dateUtc="2026-09-25T13:55:00Z">
          <w:pPr>
            <w:ind w:firstLine="357"/>
            <w:jc w:val="both"/>
          </w:pPr>
        </w:pPrChange>
      </w:pPr>
      <w:r w:rsidRPr="001D1134">
        <w:rPr>
          <w:rFonts w:ascii="Times New Roman" w:hAnsi="Times New Roman" w:cs="Times New Roman"/>
          <w:sz w:val="20"/>
          <w:szCs w:val="20"/>
          <w:rPrChange w:id="1244" w:author="michaelaanas23@gmail.com" w:date="2026-09-25T21:22:00Z" w16du:dateUtc="2026-09-25T13:22:00Z">
            <w:rPr>
              <w:rFonts w:ascii="Times New Roman" w:hAnsi="Times New Roman" w:cs="Times New Roman"/>
              <w:sz w:val="22"/>
              <w:szCs w:val="22"/>
            </w:rPr>
          </w:rPrChange>
        </w:rPr>
        <w:t>This study is relevant to the present research because the proposed H2Ops: Cloud-Based Operations Management System for Water Refilling Stations with Automated Sales Analytics involves the adoption of an information system within a small business environment. Similar to Thong’s findings, the success of the proposed system may depend on management support, organizational readiness, employee knowledge, and the perceived benefits of the technology. The study provides a theoretical foundation for understanding how water refilling station owners and staff may adopt and utilize a cloud-based operations management system.</w:t>
      </w:r>
    </w:p>
    <w:p w14:paraId="3B125D58" w14:textId="77777777" w:rsidR="005B46A5" w:rsidRPr="001D1134" w:rsidRDefault="005B46A5">
      <w:pPr>
        <w:spacing w:line="276" w:lineRule="auto"/>
        <w:jc w:val="both"/>
        <w:rPr>
          <w:rFonts w:ascii="Times New Roman" w:hAnsi="Times New Roman" w:cs="Times New Roman"/>
          <w:b/>
          <w:bCs/>
          <w:sz w:val="20"/>
          <w:szCs w:val="20"/>
          <w:rPrChange w:id="1245" w:author="michaelaanas23@gmail.com" w:date="2026-09-25T21:22:00Z" w16du:dateUtc="2026-09-25T13:22:00Z">
            <w:rPr>
              <w:rFonts w:ascii="Times New Roman" w:hAnsi="Times New Roman" w:cs="Times New Roman"/>
              <w:b/>
              <w:bCs/>
              <w:sz w:val="22"/>
              <w:szCs w:val="22"/>
            </w:rPr>
          </w:rPrChange>
        </w:rPr>
        <w:pPrChange w:id="1246" w:author="michaelaanas23@gmail.com" w:date="2026-09-25T21:55:00Z" w16du:dateUtc="2026-09-25T13:55:00Z">
          <w:pPr>
            <w:jc w:val="both"/>
          </w:pPr>
        </w:pPrChange>
      </w:pPr>
      <w:r w:rsidRPr="001D1134">
        <w:rPr>
          <w:rFonts w:ascii="Times New Roman" w:hAnsi="Times New Roman" w:cs="Times New Roman"/>
          <w:b/>
          <w:bCs/>
          <w:sz w:val="20"/>
          <w:szCs w:val="20"/>
          <w:rPrChange w:id="1247" w:author="michaelaanas23@gmail.com" w:date="2026-09-25T21:22:00Z" w16du:dateUtc="2026-09-25T13:22:00Z">
            <w:rPr>
              <w:rFonts w:ascii="Times New Roman" w:hAnsi="Times New Roman" w:cs="Times New Roman"/>
              <w:b/>
              <w:bCs/>
              <w:sz w:val="22"/>
              <w:szCs w:val="22"/>
            </w:rPr>
          </w:rPrChange>
        </w:rPr>
        <w:t>Cloud Security and Privacy: An Enterprise Perspective on Risks and Compliance</w:t>
      </w:r>
    </w:p>
    <w:p w14:paraId="4A93C937" w14:textId="67DF0FBD" w:rsidR="005B46A5" w:rsidRPr="001D1134" w:rsidRDefault="005B46A5">
      <w:pPr>
        <w:spacing w:line="276" w:lineRule="auto"/>
        <w:ind w:firstLine="357"/>
        <w:jc w:val="both"/>
        <w:rPr>
          <w:rFonts w:ascii="Times New Roman" w:hAnsi="Times New Roman" w:cs="Times New Roman"/>
          <w:sz w:val="20"/>
          <w:szCs w:val="20"/>
          <w:rPrChange w:id="1248" w:author="michaelaanas23@gmail.com" w:date="2026-09-25T21:22:00Z" w16du:dateUtc="2026-09-25T13:22:00Z">
            <w:rPr>
              <w:rFonts w:ascii="Times New Roman" w:hAnsi="Times New Roman" w:cs="Times New Roman"/>
              <w:sz w:val="22"/>
              <w:szCs w:val="22"/>
            </w:rPr>
          </w:rPrChange>
        </w:rPr>
        <w:pPrChange w:id="1249" w:author="michaelaanas23@gmail.com" w:date="2026-09-25T21:55:00Z" w16du:dateUtc="2026-09-25T13:55:00Z">
          <w:pPr>
            <w:ind w:firstLine="357"/>
            <w:jc w:val="both"/>
          </w:pPr>
        </w:pPrChange>
      </w:pPr>
      <w:r w:rsidRPr="001D1134">
        <w:rPr>
          <w:rFonts w:cstheme="minorHAnsi"/>
          <w:i/>
          <w:iCs/>
          <w:sz w:val="20"/>
          <w:szCs w:val="20"/>
          <w:rPrChange w:id="1250" w:author="michaelaanas23@gmail.com" w:date="2026-09-25T21:22:00Z" w16du:dateUtc="2026-09-25T13:22:00Z">
            <w:rPr>
              <w:rFonts w:cstheme="minorHAnsi"/>
              <w:i/>
              <w:iCs/>
              <w:sz w:val="22"/>
              <w:szCs w:val="22"/>
            </w:rPr>
          </w:rPrChange>
        </w:rPr>
        <w:t>Tim Mather, Subra Kumaraswamy, and Shahed Latif</w:t>
      </w:r>
      <w:r w:rsidRPr="001D1134">
        <w:rPr>
          <w:rFonts w:ascii="Times New Roman" w:hAnsi="Times New Roman" w:cs="Times New Roman"/>
          <w:sz w:val="20"/>
          <w:szCs w:val="20"/>
          <w:rPrChange w:id="1251" w:author="michaelaanas23@gmail.com" w:date="2026-09-25T21:22:00Z" w16du:dateUtc="2026-09-25T13:22:00Z">
            <w:rPr>
              <w:rFonts w:ascii="Times New Roman" w:hAnsi="Times New Roman" w:cs="Times New Roman"/>
              <w:sz w:val="22"/>
              <w:szCs w:val="22"/>
            </w:rPr>
          </w:rPrChange>
        </w:rPr>
        <w:t xml:space="preserve"> (2009) in their book “Cloud Security and Privacy: An Enterprise Perspective on Risks and Compliance”, cloud computing provides organizations with significant benefits in terms of accessibility, scalability, and cost reduction</w:t>
      </w:r>
      <w:sdt>
        <w:sdtPr>
          <w:rPr>
            <w:rFonts w:ascii="Times New Roman" w:hAnsi="Times New Roman" w:cs="Times New Roman"/>
            <w:sz w:val="20"/>
            <w:szCs w:val="20"/>
          </w:rPr>
          <w:id w:val="721033658"/>
          <w:citation/>
        </w:sdtPr>
        <w:sdtContent>
          <w:r w:rsidR="00820802" w:rsidRPr="001D1134">
            <w:rPr>
              <w:rFonts w:ascii="Times New Roman" w:hAnsi="Times New Roman" w:cs="Times New Roman"/>
              <w:sz w:val="20"/>
              <w:szCs w:val="20"/>
              <w:rPrChange w:id="1252" w:author="michaelaanas23@gmail.com" w:date="2026-09-25T21:22:00Z" w16du:dateUtc="2026-09-25T13:22:00Z">
                <w:rPr>
                  <w:rFonts w:ascii="Times New Roman" w:hAnsi="Times New Roman" w:cs="Times New Roman"/>
                  <w:sz w:val="22"/>
                  <w:szCs w:val="22"/>
                </w:rPr>
              </w:rPrChange>
            </w:rPr>
            <w:fldChar w:fldCharType="begin"/>
          </w:r>
          <w:r w:rsidR="00820802" w:rsidRPr="001D1134">
            <w:rPr>
              <w:rFonts w:ascii="Times New Roman" w:hAnsi="Times New Roman" w:cs="Times New Roman"/>
              <w:sz w:val="20"/>
              <w:szCs w:val="20"/>
              <w:rPrChange w:id="1253" w:author="michaelaanas23@gmail.com" w:date="2026-09-25T21:22:00Z" w16du:dateUtc="2026-09-25T13:22:00Z">
                <w:rPr>
                  <w:rFonts w:ascii="Times New Roman" w:hAnsi="Times New Roman" w:cs="Times New Roman"/>
                  <w:sz w:val="22"/>
                  <w:szCs w:val="22"/>
                </w:rPr>
              </w:rPrChange>
            </w:rPr>
            <w:instrText xml:space="preserve"> CITATION Tim09 \l 1033 </w:instrText>
          </w:r>
          <w:r w:rsidR="00820802" w:rsidRPr="001D1134">
            <w:rPr>
              <w:rFonts w:ascii="Times New Roman" w:hAnsi="Times New Roman" w:cs="Times New Roman"/>
              <w:sz w:val="20"/>
              <w:szCs w:val="20"/>
              <w:rPrChange w:id="1254" w:author="michaelaanas23@gmail.com" w:date="2026-09-25T21:22:00Z" w16du:dateUtc="2026-09-25T13:22:00Z">
                <w:rPr>
                  <w:rFonts w:ascii="Times New Roman" w:hAnsi="Times New Roman" w:cs="Times New Roman"/>
                  <w:sz w:val="22"/>
                  <w:szCs w:val="22"/>
                </w:rPr>
              </w:rPrChange>
            </w:rPr>
            <w:fldChar w:fldCharType="separate"/>
          </w:r>
          <w:r w:rsidR="003B1EE1" w:rsidRPr="001D1134">
            <w:rPr>
              <w:rFonts w:ascii="Times New Roman" w:hAnsi="Times New Roman" w:cs="Times New Roman"/>
              <w:noProof/>
              <w:sz w:val="20"/>
              <w:szCs w:val="20"/>
              <w:rPrChange w:id="1255" w:author="michaelaanas23@gmail.com" w:date="2026-09-25T21:22:00Z" w16du:dateUtc="2026-09-25T13:22:00Z">
                <w:rPr>
                  <w:rFonts w:ascii="Times New Roman" w:hAnsi="Times New Roman" w:cs="Times New Roman"/>
                  <w:noProof/>
                  <w:sz w:val="22"/>
                  <w:szCs w:val="22"/>
                </w:rPr>
              </w:rPrChange>
            </w:rPr>
            <w:t xml:space="preserve"> [9]</w:t>
          </w:r>
          <w:r w:rsidR="00820802" w:rsidRPr="001D1134">
            <w:rPr>
              <w:rFonts w:ascii="Times New Roman" w:hAnsi="Times New Roman" w:cs="Times New Roman"/>
              <w:sz w:val="20"/>
              <w:szCs w:val="20"/>
              <w:rPrChange w:id="1256" w:author="michaelaanas23@gmail.com" w:date="2026-09-25T21:22:00Z" w16du:dateUtc="2026-09-25T13:22:00Z">
                <w:rPr>
                  <w:rFonts w:ascii="Times New Roman" w:hAnsi="Times New Roman" w:cs="Times New Roman"/>
                  <w:sz w:val="22"/>
                  <w:szCs w:val="22"/>
                </w:rPr>
              </w:rPrChange>
            </w:rPr>
            <w:fldChar w:fldCharType="end"/>
          </w:r>
        </w:sdtContent>
      </w:sdt>
      <w:r w:rsidRPr="001D1134">
        <w:rPr>
          <w:rFonts w:ascii="Times New Roman" w:hAnsi="Times New Roman" w:cs="Times New Roman"/>
          <w:sz w:val="20"/>
          <w:szCs w:val="20"/>
          <w:rPrChange w:id="1257" w:author="michaelaanas23@gmail.com" w:date="2026-09-25T21:22:00Z" w16du:dateUtc="2026-09-25T13:22:00Z">
            <w:rPr>
              <w:rFonts w:ascii="Times New Roman" w:hAnsi="Times New Roman" w:cs="Times New Roman"/>
              <w:sz w:val="22"/>
              <w:szCs w:val="22"/>
            </w:rPr>
          </w:rPrChange>
        </w:rPr>
        <w:t>. However, the authors emphasized that businesses must also address security and privacy concerns when storing and managing data in cloud environments. As organizations increasingly rely on cloud-based services, protecting sensitive information becomes a critical aspect of successful cloud adoption.</w:t>
      </w:r>
    </w:p>
    <w:p w14:paraId="36C3F266" w14:textId="045F12BF" w:rsidR="005B46A5" w:rsidRPr="001D1134" w:rsidRDefault="005B46A5">
      <w:pPr>
        <w:spacing w:line="276" w:lineRule="auto"/>
        <w:jc w:val="both"/>
        <w:rPr>
          <w:rFonts w:ascii="Times New Roman" w:hAnsi="Times New Roman" w:cs="Times New Roman"/>
          <w:sz w:val="20"/>
          <w:szCs w:val="20"/>
          <w:rPrChange w:id="1258" w:author="michaelaanas23@gmail.com" w:date="2026-09-25T21:22:00Z" w16du:dateUtc="2026-09-25T13:22:00Z">
            <w:rPr>
              <w:rFonts w:ascii="Times New Roman" w:hAnsi="Times New Roman" w:cs="Times New Roman"/>
              <w:sz w:val="22"/>
              <w:szCs w:val="22"/>
            </w:rPr>
          </w:rPrChange>
        </w:rPr>
        <w:pPrChange w:id="1259" w:author="michaelaanas23@gmail.com" w:date="2026-09-25T21:55:00Z" w16du:dateUtc="2026-09-25T13:55:00Z">
          <w:pPr>
            <w:ind w:firstLine="357"/>
            <w:jc w:val="both"/>
          </w:pPr>
        </w:pPrChange>
      </w:pPr>
      <w:r w:rsidRPr="001D1134">
        <w:rPr>
          <w:rFonts w:ascii="Times New Roman" w:hAnsi="Times New Roman" w:cs="Times New Roman"/>
          <w:sz w:val="20"/>
          <w:szCs w:val="20"/>
          <w:rPrChange w:id="1260" w:author="michaelaanas23@gmail.com" w:date="2026-09-25T21:22:00Z" w16du:dateUtc="2026-09-25T13:22:00Z">
            <w:rPr>
              <w:rFonts w:ascii="Times New Roman" w:hAnsi="Times New Roman" w:cs="Times New Roman"/>
              <w:sz w:val="22"/>
              <w:szCs w:val="22"/>
            </w:rPr>
          </w:rPrChange>
        </w:rPr>
        <w:t>The authors discussed key cloud security principles, including confidentiality, integrity, and availability of data. They explained that organizations should implement proper security measures such as identity and access management (IAM), authentication, authorization, and auditing mechanisms to ensure that only</w:t>
      </w:r>
      <w:r w:rsidR="000D1487" w:rsidRPr="001D1134">
        <w:rPr>
          <w:rFonts w:ascii="Times New Roman" w:hAnsi="Times New Roman" w:cs="Times New Roman"/>
          <w:sz w:val="20"/>
          <w:szCs w:val="20"/>
          <w:rPrChange w:id="1261" w:author="michaelaanas23@gmail.com" w:date="2026-09-25T21:22:00Z" w16du:dateUtc="2026-09-25T13:22:00Z">
            <w:rPr>
              <w:rFonts w:ascii="Times New Roman" w:hAnsi="Times New Roman" w:cs="Times New Roman"/>
              <w:sz w:val="22"/>
              <w:szCs w:val="22"/>
            </w:rPr>
          </w:rPrChange>
        </w:rPr>
        <w:t xml:space="preserve"> </w:t>
      </w:r>
      <w:r w:rsidRPr="001D1134">
        <w:rPr>
          <w:rFonts w:ascii="Times New Roman" w:hAnsi="Times New Roman" w:cs="Times New Roman"/>
          <w:sz w:val="20"/>
          <w:szCs w:val="20"/>
          <w:rPrChange w:id="1262" w:author="michaelaanas23@gmail.com" w:date="2026-09-25T21:22:00Z" w16du:dateUtc="2026-09-25T13:22:00Z">
            <w:rPr>
              <w:rFonts w:ascii="Times New Roman" w:hAnsi="Times New Roman" w:cs="Times New Roman"/>
              <w:sz w:val="22"/>
              <w:szCs w:val="22"/>
            </w:rPr>
          </w:rPrChange>
        </w:rPr>
        <w:t xml:space="preserve">authorized users can access cloud </w:t>
      </w:r>
      <w:r w:rsidRPr="001D1134">
        <w:rPr>
          <w:rFonts w:ascii="Times New Roman" w:hAnsi="Times New Roman" w:cs="Times New Roman"/>
          <w:sz w:val="20"/>
          <w:szCs w:val="20"/>
          <w:rPrChange w:id="1263" w:author="michaelaanas23@gmail.com" w:date="2026-09-25T21:22:00Z" w16du:dateUtc="2026-09-25T13:22:00Z">
            <w:rPr>
              <w:rFonts w:ascii="Times New Roman" w:hAnsi="Times New Roman" w:cs="Times New Roman"/>
              <w:sz w:val="22"/>
              <w:szCs w:val="22"/>
            </w:rPr>
          </w:rPrChange>
        </w:rPr>
        <w:lastRenderedPageBreak/>
        <w:t>resources. The study also highlighted the importance of compliance with security standards and regulations to maintain the privacy and protection of business information.</w:t>
      </w:r>
    </w:p>
    <w:p w14:paraId="55C90376" w14:textId="3D0CA34B" w:rsidR="005B46A5" w:rsidRPr="001D1134" w:rsidRDefault="005B46A5">
      <w:pPr>
        <w:spacing w:line="276" w:lineRule="auto"/>
        <w:jc w:val="both"/>
        <w:rPr>
          <w:rFonts w:ascii="Times New Roman" w:hAnsi="Times New Roman" w:cs="Times New Roman"/>
          <w:sz w:val="20"/>
          <w:szCs w:val="20"/>
          <w:rPrChange w:id="1264" w:author="michaelaanas23@gmail.com" w:date="2026-09-25T21:22:00Z" w16du:dateUtc="2026-09-25T13:22:00Z">
            <w:rPr>
              <w:rFonts w:ascii="Times New Roman" w:hAnsi="Times New Roman" w:cs="Times New Roman"/>
              <w:sz w:val="22"/>
              <w:szCs w:val="22"/>
            </w:rPr>
          </w:rPrChange>
        </w:rPr>
        <w:pPrChange w:id="1265" w:author="michaelaanas23@gmail.com" w:date="2026-09-25T21:55:00Z" w16du:dateUtc="2026-09-25T13:55:00Z">
          <w:pPr>
            <w:ind w:firstLine="357"/>
            <w:jc w:val="both"/>
          </w:pPr>
        </w:pPrChange>
      </w:pPr>
      <w:r w:rsidRPr="001D1134">
        <w:rPr>
          <w:rFonts w:ascii="Times New Roman" w:hAnsi="Times New Roman" w:cs="Times New Roman"/>
          <w:sz w:val="20"/>
          <w:szCs w:val="20"/>
          <w:rPrChange w:id="1266" w:author="michaelaanas23@gmail.com" w:date="2026-09-25T21:22:00Z" w16du:dateUtc="2026-09-25T13:22:00Z">
            <w:rPr>
              <w:rFonts w:ascii="Times New Roman" w:hAnsi="Times New Roman" w:cs="Times New Roman"/>
              <w:sz w:val="22"/>
              <w:szCs w:val="22"/>
            </w:rPr>
          </w:rPrChange>
        </w:rPr>
        <w:t>Furthermore, the book emphasized that cloud security frameworks help organizations reduce risks associated with unauthorized access, data breaches, and system vulnerabilities. By implementing effective security practices, businesses can increase trust in cloud services and ensure the reliability of their information systems.</w:t>
      </w:r>
    </w:p>
    <w:p w14:paraId="1CC7E33B" w14:textId="4D54C565" w:rsidR="005B46A5" w:rsidRPr="001D1134" w:rsidRDefault="005B46A5">
      <w:pPr>
        <w:spacing w:line="276" w:lineRule="auto"/>
        <w:jc w:val="both"/>
        <w:rPr>
          <w:rFonts w:ascii="Times New Roman" w:hAnsi="Times New Roman" w:cs="Times New Roman"/>
          <w:sz w:val="20"/>
          <w:szCs w:val="20"/>
          <w:rPrChange w:id="1267" w:author="michaelaanas23@gmail.com" w:date="2026-09-25T21:22:00Z" w16du:dateUtc="2026-09-25T13:22:00Z">
            <w:rPr>
              <w:rFonts w:ascii="Times New Roman" w:hAnsi="Times New Roman" w:cs="Times New Roman"/>
              <w:sz w:val="22"/>
              <w:szCs w:val="22"/>
            </w:rPr>
          </w:rPrChange>
        </w:rPr>
        <w:pPrChange w:id="1268" w:author="michaelaanas23@gmail.com" w:date="2026-09-25T21:55:00Z" w16du:dateUtc="2026-09-25T13:55:00Z">
          <w:pPr>
            <w:ind w:firstLine="357"/>
            <w:jc w:val="both"/>
          </w:pPr>
        </w:pPrChange>
      </w:pPr>
      <w:r w:rsidRPr="001D1134">
        <w:rPr>
          <w:rFonts w:ascii="Times New Roman" w:hAnsi="Times New Roman" w:cs="Times New Roman"/>
          <w:sz w:val="20"/>
          <w:szCs w:val="20"/>
          <w:rPrChange w:id="1269" w:author="michaelaanas23@gmail.com" w:date="2026-09-25T21:22:00Z" w16du:dateUtc="2026-09-25T13:22:00Z">
            <w:rPr>
              <w:rFonts w:ascii="Times New Roman" w:hAnsi="Times New Roman" w:cs="Times New Roman"/>
              <w:sz w:val="22"/>
              <w:szCs w:val="22"/>
            </w:rPr>
          </w:rPrChange>
        </w:rPr>
        <w:t>This literature is relevant to the proposed H2Ops: Cloud-Based Operations Management System for Water Refilling Stations with Automated Sales Analytics because the system stores operational and sales data in a cloud environment. Similar to the study, H2Ops requires secure user authentication, controlled access, and proper data management to protect business information. The concepts discussed by Mather, Kumaraswamy, and Latif support the importance of integrating security measures into cloud-based systems to ensure data confidentiality, reliability, and safe access for administrators and staff.</w:t>
      </w:r>
    </w:p>
    <w:p w14:paraId="3B651A7D" w14:textId="77777777" w:rsidR="005B46A5" w:rsidRPr="001D1134" w:rsidRDefault="005B46A5">
      <w:pPr>
        <w:spacing w:line="276" w:lineRule="auto"/>
        <w:jc w:val="both"/>
        <w:rPr>
          <w:rFonts w:ascii="Times New Roman" w:hAnsi="Times New Roman" w:cs="Times New Roman"/>
          <w:b/>
          <w:bCs/>
          <w:sz w:val="20"/>
          <w:szCs w:val="20"/>
          <w:rPrChange w:id="1270" w:author="michaelaanas23@gmail.com" w:date="2026-09-25T21:22:00Z" w16du:dateUtc="2026-09-25T13:22:00Z">
            <w:rPr>
              <w:rFonts w:ascii="Times New Roman" w:hAnsi="Times New Roman" w:cs="Times New Roman"/>
              <w:b/>
              <w:bCs/>
              <w:sz w:val="22"/>
              <w:szCs w:val="22"/>
            </w:rPr>
          </w:rPrChange>
        </w:rPr>
        <w:pPrChange w:id="1271" w:author="michaelaanas23@gmail.com" w:date="2026-09-25T21:55:00Z" w16du:dateUtc="2026-09-25T13:55:00Z">
          <w:pPr>
            <w:jc w:val="both"/>
          </w:pPr>
        </w:pPrChange>
      </w:pPr>
      <w:r w:rsidRPr="001D1134">
        <w:rPr>
          <w:rFonts w:ascii="Times New Roman" w:hAnsi="Times New Roman" w:cs="Times New Roman"/>
          <w:b/>
          <w:bCs/>
          <w:sz w:val="20"/>
          <w:szCs w:val="20"/>
          <w:rPrChange w:id="1272" w:author="michaelaanas23@gmail.com" w:date="2026-09-25T21:22:00Z" w16du:dateUtc="2026-09-25T13:22:00Z">
            <w:rPr>
              <w:rFonts w:ascii="Times New Roman" w:hAnsi="Times New Roman" w:cs="Times New Roman"/>
              <w:b/>
              <w:bCs/>
              <w:sz w:val="22"/>
              <w:szCs w:val="22"/>
            </w:rPr>
          </w:rPrChange>
        </w:rPr>
        <w:t>Using Enterprise Systems to Realize Digital Business Strategies</w:t>
      </w:r>
    </w:p>
    <w:p w14:paraId="30B5EEE6" w14:textId="2AC4CDD7" w:rsidR="005B46A5" w:rsidRPr="001D1134" w:rsidRDefault="005B46A5">
      <w:pPr>
        <w:spacing w:line="276" w:lineRule="auto"/>
        <w:ind w:firstLine="357"/>
        <w:jc w:val="both"/>
        <w:rPr>
          <w:rFonts w:ascii="Times New Roman" w:hAnsi="Times New Roman" w:cs="Times New Roman"/>
          <w:sz w:val="20"/>
          <w:szCs w:val="20"/>
          <w:rPrChange w:id="1273" w:author="michaelaanas23@gmail.com" w:date="2026-09-25T21:22:00Z" w16du:dateUtc="2026-09-25T13:22:00Z">
            <w:rPr>
              <w:rFonts w:ascii="Times New Roman" w:hAnsi="Times New Roman" w:cs="Times New Roman"/>
              <w:sz w:val="22"/>
              <w:szCs w:val="22"/>
            </w:rPr>
          </w:rPrChange>
        </w:rPr>
        <w:pPrChange w:id="1274" w:author="michaelaanas23@gmail.com" w:date="2026-09-25T21:55:00Z" w16du:dateUtc="2026-09-25T13:55:00Z">
          <w:pPr>
            <w:ind w:firstLine="357"/>
            <w:jc w:val="both"/>
          </w:pPr>
        </w:pPrChange>
      </w:pPr>
      <w:r w:rsidRPr="001D1134">
        <w:rPr>
          <w:rFonts w:ascii="Times New Roman" w:hAnsi="Times New Roman" w:cs="Times New Roman"/>
          <w:sz w:val="20"/>
          <w:szCs w:val="20"/>
          <w:rPrChange w:id="1275" w:author="michaelaanas23@gmail.com" w:date="2026-09-25T21:22:00Z" w16du:dateUtc="2026-09-25T13:22:00Z">
            <w:rPr>
              <w:rFonts w:ascii="Times New Roman" w:hAnsi="Times New Roman" w:cs="Times New Roman"/>
              <w:sz w:val="22"/>
              <w:szCs w:val="22"/>
            </w:rPr>
          </w:rPrChange>
        </w:rPr>
        <w:t xml:space="preserve">According to </w:t>
      </w:r>
      <w:r w:rsidRPr="001D1134">
        <w:rPr>
          <w:rFonts w:cstheme="minorHAnsi"/>
          <w:i/>
          <w:iCs/>
          <w:sz w:val="20"/>
          <w:szCs w:val="20"/>
          <w:rPrChange w:id="1276" w:author="michaelaanas23@gmail.com" w:date="2026-09-25T21:22:00Z" w16du:dateUtc="2026-09-25T13:22:00Z">
            <w:rPr>
              <w:rFonts w:cstheme="minorHAnsi"/>
              <w:i/>
              <w:iCs/>
              <w:sz w:val="22"/>
              <w:szCs w:val="22"/>
            </w:rPr>
          </w:rPrChange>
        </w:rPr>
        <w:t>Sanjay Mathrani, Anuradha Mathrani, and Dennis Viehland</w:t>
      </w:r>
      <w:r w:rsidRPr="001D1134">
        <w:rPr>
          <w:rFonts w:ascii="Times New Roman" w:hAnsi="Times New Roman" w:cs="Times New Roman"/>
          <w:sz w:val="20"/>
          <w:szCs w:val="20"/>
          <w:rPrChange w:id="1277" w:author="michaelaanas23@gmail.com" w:date="2026-09-25T21:22:00Z" w16du:dateUtc="2026-09-25T13:22:00Z">
            <w:rPr>
              <w:rFonts w:ascii="Times New Roman" w:hAnsi="Times New Roman" w:cs="Times New Roman"/>
              <w:sz w:val="22"/>
              <w:szCs w:val="22"/>
            </w:rPr>
          </w:rPrChange>
        </w:rPr>
        <w:t xml:space="preserve"> (2013) in their study “Using Enterprise Systems to Realize Digital Business Strategies” published in the Journal of Enterprise Information Management, enterprise systems (ES) play a significant role in helping organizations achieve their digital business strategies</w:t>
      </w:r>
      <w:sdt>
        <w:sdtPr>
          <w:rPr>
            <w:rFonts w:ascii="Times New Roman" w:hAnsi="Times New Roman" w:cs="Times New Roman"/>
            <w:sz w:val="20"/>
            <w:szCs w:val="20"/>
          </w:rPr>
          <w:id w:val="1417133740"/>
          <w:citation/>
        </w:sdtPr>
        <w:sdtContent>
          <w:r w:rsidR="00820802" w:rsidRPr="001D1134">
            <w:rPr>
              <w:rFonts w:ascii="Times New Roman" w:hAnsi="Times New Roman" w:cs="Times New Roman"/>
              <w:sz w:val="20"/>
              <w:szCs w:val="20"/>
              <w:rPrChange w:id="1278" w:author="michaelaanas23@gmail.com" w:date="2026-09-25T21:22:00Z" w16du:dateUtc="2026-09-25T13:22:00Z">
                <w:rPr>
                  <w:rFonts w:ascii="Times New Roman" w:hAnsi="Times New Roman" w:cs="Times New Roman"/>
                  <w:sz w:val="22"/>
                  <w:szCs w:val="22"/>
                </w:rPr>
              </w:rPrChange>
            </w:rPr>
            <w:fldChar w:fldCharType="begin"/>
          </w:r>
          <w:r w:rsidR="00820802" w:rsidRPr="001D1134">
            <w:rPr>
              <w:rFonts w:ascii="Times New Roman" w:hAnsi="Times New Roman" w:cs="Times New Roman"/>
              <w:sz w:val="20"/>
              <w:szCs w:val="20"/>
              <w:rPrChange w:id="1279" w:author="michaelaanas23@gmail.com" w:date="2026-09-25T21:22:00Z" w16du:dateUtc="2026-09-25T13:22:00Z">
                <w:rPr>
                  <w:rFonts w:ascii="Times New Roman" w:hAnsi="Times New Roman" w:cs="Times New Roman"/>
                  <w:sz w:val="22"/>
                  <w:szCs w:val="22"/>
                </w:rPr>
              </w:rPrChange>
            </w:rPr>
            <w:instrText xml:space="preserve"> CITATION San13 \l 1033 </w:instrText>
          </w:r>
          <w:r w:rsidR="00820802" w:rsidRPr="001D1134">
            <w:rPr>
              <w:rFonts w:ascii="Times New Roman" w:hAnsi="Times New Roman" w:cs="Times New Roman"/>
              <w:sz w:val="20"/>
              <w:szCs w:val="20"/>
              <w:rPrChange w:id="1280" w:author="michaelaanas23@gmail.com" w:date="2026-09-25T21:22:00Z" w16du:dateUtc="2026-09-25T13:22:00Z">
                <w:rPr>
                  <w:rFonts w:ascii="Times New Roman" w:hAnsi="Times New Roman" w:cs="Times New Roman"/>
                  <w:sz w:val="22"/>
                  <w:szCs w:val="22"/>
                </w:rPr>
              </w:rPrChange>
            </w:rPr>
            <w:fldChar w:fldCharType="separate"/>
          </w:r>
          <w:r w:rsidR="003B1EE1" w:rsidRPr="001D1134">
            <w:rPr>
              <w:rFonts w:ascii="Times New Roman" w:hAnsi="Times New Roman" w:cs="Times New Roman"/>
              <w:noProof/>
              <w:sz w:val="20"/>
              <w:szCs w:val="20"/>
              <w:rPrChange w:id="1281" w:author="michaelaanas23@gmail.com" w:date="2026-09-25T21:22:00Z" w16du:dateUtc="2026-09-25T13:22:00Z">
                <w:rPr>
                  <w:rFonts w:ascii="Times New Roman" w:hAnsi="Times New Roman" w:cs="Times New Roman"/>
                  <w:noProof/>
                  <w:sz w:val="22"/>
                  <w:szCs w:val="22"/>
                </w:rPr>
              </w:rPrChange>
            </w:rPr>
            <w:t xml:space="preserve"> [11]</w:t>
          </w:r>
          <w:r w:rsidR="00820802" w:rsidRPr="001D1134">
            <w:rPr>
              <w:rFonts w:ascii="Times New Roman" w:hAnsi="Times New Roman" w:cs="Times New Roman"/>
              <w:sz w:val="20"/>
              <w:szCs w:val="20"/>
              <w:rPrChange w:id="1282" w:author="michaelaanas23@gmail.com" w:date="2026-09-25T21:22:00Z" w16du:dateUtc="2026-09-25T13:22:00Z">
                <w:rPr>
                  <w:rFonts w:ascii="Times New Roman" w:hAnsi="Times New Roman" w:cs="Times New Roman"/>
                  <w:sz w:val="22"/>
                  <w:szCs w:val="22"/>
                </w:rPr>
              </w:rPrChange>
            </w:rPr>
            <w:fldChar w:fldCharType="end"/>
          </w:r>
        </w:sdtContent>
      </w:sdt>
      <w:r w:rsidRPr="001D1134">
        <w:rPr>
          <w:rFonts w:ascii="Times New Roman" w:hAnsi="Times New Roman" w:cs="Times New Roman"/>
          <w:sz w:val="20"/>
          <w:szCs w:val="20"/>
          <w:rPrChange w:id="1283" w:author="michaelaanas23@gmail.com" w:date="2026-09-25T21:22:00Z" w16du:dateUtc="2026-09-25T13:22:00Z">
            <w:rPr>
              <w:rFonts w:ascii="Times New Roman" w:hAnsi="Times New Roman" w:cs="Times New Roman"/>
              <w:sz w:val="22"/>
              <w:szCs w:val="22"/>
            </w:rPr>
          </w:rPrChange>
        </w:rPr>
        <w:t>. The researchers explained that organizations invest in enterprise systems to integrate and share information from different departments and sources, allowing them to improve operational efficiency and organizational effectiveness.</w:t>
      </w:r>
    </w:p>
    <w:p w14:paraId="21760FA9" w14:textId="00A4EAFC" w:rsidR="005B46A5" w:rsidRPr="001D1134" w:rsidRDefault="005B46A5">
      <w:pPr>
        <w:spacing w:line="276" w:lineRule="auto"/>
        <w:jc w:val="both"/>
        <w:rPr>
          <w:rFonts w:ascii="Times New Roman" w:hAnsi="Times New Roman" w:cs="Times New Roman"/>
          <w:sz w:val="20"/>
          <w:szCs w:val="20"/>
          <w:rPrChange w:id="1284" w:author="michaelaanas23@gmail.com" w:date="2026-09-25T21:22:00Z" w16du:dateUtc="2026-09-25T13:22:00Z">
            <w:rPr>
              <w:rFonts w:ascii="Times New Roman" w:hAnsi="Times New Roman" w:cs="Times New Roman"/>
              <w:sz w:val="22"/>
              <w:szCs w:val="22"/>
            </w:rPr>
          </w:rPrChange>
        </w:rPr>
        <w:pPrChange w:id="1285" w:author="michaelaanas23@gmail.com" w:date="2026-09-25T21:55:00Z" w16du:dateUtc="2026-09-25T13:55:00Z">
          <w:pPr>
            <w:ind w:firstLine="357"/>
            <w:jc w:val="both"/>
          </w:pPr>
        </w:pPrChange>
      </w:pPr>
      <w:r w:rsidRPr="001D1134">
        <w:rPr>
          <w:rFonts w:ascii="Times New Roman" w:hAnsi="Times New Roman" w:cs="Times New Roman"/>
          <w:sz w:val="20"/>
          <w:szCs w:val="20"/>
          <w:rPrChange w:id="1286" w:author="michaelaanas23@gmail.com" w:date="2026-09-25T21:22:00Z" w16du:dateUtc="2026-09-25T13:22:00Z">
            <w:rPr>
              <w:rFonts w:ascii="Times New Roman" w:hAnsi="Times New Roman" w:cs="Times New Roman"/>
              <w:sz w:val="22"/>
              <w:szCs w:val="22"/>
            </w:rPr>
          </w:rPrChange>
        </w:rPr>
        <w:t>The study examined how enterprise system data are transformed into useful knowledge that supports business decision-making and strategic planning. Through interviews with enterprise system vendors, consultants, and organizations that implemented enterprise systems, the researchers found that integrated information systems help businesses collect, process, and analyze data more effectively. This enables managers to gain valuable insights that support operational improvements and business growth.</w:t>
      </w:r>
    </w:p>
    <w:p w14:paraId="66E0BAA9" w14:textId="20F12710" w:rsidR="005B46A5" w:rsidRPr="001D1134" w:rsidRDefault="005B46A5">
      <w:pPr>
        <w:spacing w:line="276" w:lineRule="auto"/>
        <w:jc w:val="both"/>
        <w:rPr>
          <w:rFonts w:ascii="Times New Roman" w:hAnsi="Times New Roman" w:cs="Times New Roman"/>
          <w:sz w:val="20"/>
          <w:szCs w:val="20"/>
          <w:rPrChange w:id="1287" w:author="michaelaanas23@gmail.com" w:date="2026-09-25T21:22:00Z" w16du:dateUtc="2026-09-25T13:22:00Z">
            <w:rPr>
              <w:rFonts w:ascii="Times New Roman" w:hAnsi="Times New Roman" w:cs="Times New Roman"/>
              <w:sz w:val="22"/>
              <w:szCs w:val="22"/>
            </w:rPr>
          </w:rPrChange>
        </w:rPr>
        <w:pPrChange w:id="1288" w:author="michaelaanas23@gmail.com" w:date="2026-09-25T21:55:00Z" w16du:dateUtc="2026-09-25T13:55:00Z">
          <w:pPr>
            <w:ind w:firstLine="357"/>
            <w:jc w:val="both"/>
          </w:pPr>
        </w:pPrChange>
      </w:pPr>
      <w:r w:rsidRPr="001D1134">
        <w:rPr>
          <w:rFonts w:ascii="Times New Roman" w:hAnsi="Times New Roman" w:cs="Times New Roman"/>
          <w:sz w:val="20"/>
          <w:szCs w:val="20"/>
          <w:rPrChange w:id="1289" w:author="michaelaanas23@gmail.com" w:date="2026-09-25T21:22:00Z" w16du:dateUtc="2026-09-25T13:22:00Z">
            <w:rPr>
              <w:rFonts w:ascii="Times New Roman" w:hAnsi="Times New Roman" w:cs="Times New Roman"/>
              <w:sz w:val="22"/>
              <w:szCs w:val="22"/>
            </w:rPr>
          </w:rPrChange>
        </w:rPr>
        <w:t>Furthermore, the study emphasized that enterprise systems provide real-time access to business information, allowing organizations to make informed decisions based on accurate and updated data. The researchers concluded that the successful use of enterprise systems contributes to better knowledge management, improved business processes, and the realization of organizational goals through digital transformation.</w:t>
      </w:r>
    </w:p>
    <w:p w14:paraId="7DF39760" w14:textId="2F7B68C4" w:rsidR="005B46A5" w:rsidRPr="001D1134" w:rsidRDefault="005B46A5">
      <w:pPr>
        <w:spacing w:line="276" w:lineRule="auto"/>
        <w:jc w:val="both"/>
        <w:rPr>
          <w:rFonts w:ascii="Times New Roman" w:hAnsi="Times New Roman" w:cs="Times New Roman"/>
          <w:sz w:val="20"/>
          <w:szCs w:val="20"/>
          <w:rPrChange w:id="1290" w:author="michaelaanas23@gmail.com" w:date="2026-09-25T21:22:00Z" w16du:dateUtc="2026-09-25T13:22:00Z">
            <w:rPr>
              <w:rFonts w:ascii="Times New Roman" w:hAnsi="Times New Roman" w:cs="Times New Roman"/>
              <w:sz w:val="22"/>
              <w:szCs w:val="22"/>
            </w:rPr>
          </w:rPrChange>
        </w:rPr>
        <w:pPrChange w:id="1291" w:author="michaelaanas23@gmail.com" w:date="2026-09-25T21:55:00Z" w16du:dateUtc="2026-09-25T13:55:00Z">
          <w:pPr>
            <w:ind w:firstLine="357"/>
            <w:jc w:val="both"/>
          </w:pPr>
        </w:pPrChange>
      </w:pPr>
      <w:r w:rsidRPr="001D1134">
        <w:rPr>
          <w:rFonts w:ascii="Times New Roman" w:hAnsi="Times New Roman" w:cs="Times New Roman"/>
          <w:sz w:val="20"/>
          <w:szCs w:val="20"/>
          <w:rPrChange w:id="1292" w:author="michaelaanas23@gmail.com" w:date="2026-09-25T21:22:00Z" w16du:dateUtc="2026-09-25T13:22:00Z">
            <w:rPr>
              <w:rFonts w:ascii="Times New Roman" w:hAnsi="Times New Roman" w:cs="Times New Roman"/>
              <w:sz w:val="22"/>
              <w:szCs w:val="22"/>
            </w:rPr>
          </w:rPrChange>
        </w:rPr>
        <w:t>This literature is related to the proposed H2Ops: Cloud-Based Operations Management System for Water Refilling Stations with Automated Sales Analytics because the system also focuses on integrating operational and sales data into a centralized platform. Similar to the study, H2Ops transforms business data into meaningful information through automated analytics, reports, and dashboards that support decision-making, operational monitoring, and business strategy development for water refilling station owners.</w:t>
      </w:r>
    </w:p>
    <w:p w14:paraId="0503486C" w14:textId="77777777" w:rsidR="005B46A5" w:rsidRPr="001D1134" w:rsidRDefault="005B46A5">
      <w:pPr>
        <w:spacing w:line="276" w:lineRule="auto"/>
        <w:jc w:val="both"/>
        <w:rPr>
          <w:rFonts w:ascii="Times New Roman" w:hAnsi="Times New Roman" w:cs="Times New Roman"/>
          <w:b/>
          <w:bCs/>
          <w:sz w:val="20"/>
          <w:szCs w:val="20"/>
          <w:rPrChange w:id="1293" w:author="michaelaanas23@gmail.com" w:date="2026-09-25T21:22:00Z" w16du:dateUtc="2026-09-25T13:22:00Z">
            <w:rPr>
              <w:rFonts w:ascii="Times New Roman" w:hAnsi="Times New Roman" w:cs="Times New Roman"/>
              <w:b/>
              <w:bCs/>
              <w:sz w:val="22"/>
              <w:szCs w:val="22"/>
            </w:rPr>
          </w:rPrChange>
        </w:rPr>
        <w:pPrChange w:id="1294" w:author="michaelaanas23@gmail.com" w:date="2026-09-25T21:55:00Z" w16du:dateUtc="2026-09-25T13:55:00Z">
          <w:pPr>
            <w:jc w:val="both"/>
          </w:pPr>
        </w:pPrChange>
      </w:pPr>
      <w:r w:rsidRPr="001D1134">
        <w:rPr>
          <w:rFonts w:ascii="Times New Roman" w:hAnsi="Times New Roman" w:cs="Times New Roman"/>
          <w:b/>
          <w:bCs/>
          <w:sz w:val="20"/>
          <w:szCs w:val="20"/>
          <w:rPrChange w:id="1295" w:author="michaelaanas23@gmail.com" w:date="2026-09-25T21:22:00Z" w16du:dateUtc="2026-09-25T13:22:00Z">
            <w:rPr>
              <w:rFonts w:ascii="Times New Roman" w:hAnsi="Times New Roman" w:cs="Times New Roman"/>
              <w:b/>
              <w:bCs/>
              <w:sz w:val="22"/>
              <w:szCs w:val="22"/>
            </w:rPr>
          </w:rPrChange>
        </w:rPr>
        <w:t>Decision Support Systems</w:t>
      </w:r>
    </w:p>
    <w:p w14:paraId="69FE052A" w14:textId="71D13748" w:rsidR="005B46A5" w:rsidRPr="001D1134" w:rsidRDefault="005B46A5">
      <w:pPr>
        <w:spacing w:line="276" w:lineRule="auto"/>
        <w:ind w:firstLine="357"/>
        <w:jc w:val="both"/>
        <w:rPr>
          <w:rFonts w:ascii="Times New Roman" w:hAnsi="Times New Roman" w:cs="Times New Roman"/>
          <w:sz w:val="20"/>
          <w:szCs w:val="20"/>
          <w:rPrChange w:id="1296" w:author="michaelaanas23@gmail.com" w:date="2026-09-25T21:22:00Z" w16du:dateUtc="2026-09-25T13:22:00Z">
            <w:rPr>
              <w:rFonts w:ascii="Times New Roman" w:hAnsi="Times New Roman" w:cs="Times New Roman"/>
              <w:sz w:val="22"/>
              <w:szCs w:val="22"/>
            </w:rPr>
          </w:rPrChange>
        </w:rPr>
        <w:pPrChange w:id="1297" w:author="michaelaanas23@gmail.com" w:date="2026-09-25T21:55:00Z" w16du:dateUtc="2026-09-25T13:55:00Z">
          <w:pPr>
            <w:ind w:firstLine="357"/>
            <w:jc w:val="both"/>
          </w:pPr>
        </w:pPrChange>
      </w:pPr>
      <w:r w:rsidRPr="001D1134">
        <w:rPr>
          <w:rFonts w:ascii="Times New Roman" w:hAnsi="Times New Roman" w:cs="Times New Roman"/>
          <w:sz w:val="20"/>
          <w:szCs w:val="20"/>
          <w:rPrChange w:id="1298" w:author="michaelaanas23@gmail.com" w:date="2026-09-25T21:22:00Z" w16du:dateUtc="2026-09-25T13:22:00Z">
            <w:rPr>
              <w:rFonts w:ascii="Times New Roman" w:hAnsi="Times New Roman" w:cs="Times New Roman"/>
              <w:sz w:val="22"/>
              <w:szCs w:val="22"/>
            </w:rPr>
          </w:rPrChange>
        </w:rPr>
        <w:t xml:space="preserve">According to </w:t>
      </w:r>
      <w:r w:rsidRPr="001D1134">
        <w:rPr>
          <w:rFonts w:cstheme="minorHAnsi"/>
          <w:i/>
          <w:iCs/>
          <w:sz w:val="20"/>
          <w:szCs w:val="20"/>
          <w:rPrChange w:id="1299" w:author="michaelaanas23@gmail.com" w:date="2026-09-25T21:22:00Z" w16du:dateUtc="2026-09-25T13:22:00Z">
            <w:rPr>
              <w:rFonts w:cstheme="minorHAnsi"/>
              <w:i/>
              <w:iCs/>
              <w:sz w:val="22"/>
              <w:szCs w:val="22"/>
            </w:rPr>
          </w:rPrChange>
        </w:rPr>
        <w:t>Peter G.W. Keen</w:t>
      </w:r>
      <w:r w:rsidRPr="001D1134">
        <w:rPr>
          <w:rFonts w:ascii="Times New Roman" w:hAnsi="Times New Roman" w:cs="Times New Roman"/>
          <w:sz w:val="20"/>
          <w:szCs w:val="20"/>
          <w:rPrChange w:id="1300" w:author="michaelaanas23@gmail.com" w:date="2026-09-25T21:22:00Z" w16du:dateUtc="2026-09-25T13:22:00Z">
            <w:rPr>
              <w:rFonts w:ascii="Times New Roman" w:hAnsi="Times New Roman" w:cs="Times New Roman"/>
              <w:sz w:val="22"/>
              <w:szCs w:val="22"/>
            </w:rPr>
          </w:rPrChange>
        </w:rPr>
        <w:t xml:space="preserve"> (1980) in his study “Decision Support Systems: A Research Perspective”, Decision Support Systems (DSS) are computer-based systems designed to assist managers and decision-makers in analyzing information and making better business decisions. The study explains that DSS</w:t>
      </w:r>
      <w:r w:rsidR="000D1487" w:rsidRPr="001D1134">
        <w:rPr>
          <w:rFonts w:ascii="Times New Roman" w:hAnsi="Times New Roman" w:cs="Times New Roman"/>
          <w:sz w:val="20"/>
          <w:szCs w:val="20"/>
          <w:rPrChange w:id="1301" w:author="michaelaanas23@gmail.com" w:date="2026-09-25T21:22:00Z" w16du:dateUtc="2026-09-25T13:22:00Z">
            <w:rPr>
              <w:rFonts w:ascii="Times New Roman" w:hAnsi="Times New Roman" w:cs="Times New Roman"/>
              <w:sz w:val="22"/>
              <w:szCs w:val="22"/>
            </w:rPr>
          </w:rPrChange>
        </w:rPr>
        <w:t xml:space="preserve"> </w:t>
      </w:r>
      <w:r w:rsidRPr="001D1134">
        <w:rPr>
          <w:rFonts w:ascii="Times New Roman" w:hAnsi="Times New Roman" w:cs="Times New Roman"/>
          <w:sz w:val="20"/>
          <w:szCs w:val="20"/>
          <w:rPrChange w:id="1302" w:author="michaelaanas23@gmail.com" w:date="2026-09-25T21:22:00Z" w16du:dateUtc="2026-09-25T13:22:00Z">
            <w:rPr>
              <w:rFonts w:ascii="Times New Roman" w:hAnsi="Times New Roman" w:cs="Times New Roman"/>
              <w:sz w:val="22"/>
              <w:szCs w:val="22"/>
            </w:rPr>
          </w:rPrChange>
        </w:rPr>
        <w:t>combines data, analytical tools, and technology to support the decision-making process rather than replace human judgment</w:t>
      </w:r>
      <w:sdt>
        <w:sdtPr>
          <w:rPr>
            <w:rFonts w:ascii="Times New Roman" w:hAnsi="Times New Roman" w:cs="Times New Roman"/>
            <w:sz w:val="20"/>
            <w:szCs w:val="20"/>
          </w:rPr>
          <w:id w:val="876287332"/>
          <w:citation/>
        </w:sdtPr>
        <w:sdtContent>
          <w:r w:rsidR="00820802" w:rsidRPr="001D1134">
            <w:rPr>
              <w:rFonts w:ascii="Times New Roman" w:hAnsi="Times New Roman" w:cs="Times New Roman"/>
              <w:sz w:val="20"/>
              <w:szCs w:val="20"/>
              <w:rPrChange w:id="1303" w:author="michaelaanas23@gmail.com" w:date="2026-09-25T21:22:00Z" w16du:dateUtc="2026-09-25T13:22:00Z">
                <w:rPr>
                  <w:rFonts w:ascii="Times New Roman" w:hAnsi="Times New Roman" w:cs="Times New Roman"/>
                  <w:sz w:val="22"/>
                  <w:szCs w:val="22"/>
                </w:rPr>
              </w:rPrChange>
            </w:rPr>
            <w:fldChar w:fldCharType="begin"/>
          </w:r>
          <w:r w:rsidR="00820802" w:rsidRPr="001D1134">
            <w:rPr>
              <w:rFonts w:ascii="Times New Roman" w:hAnsi="Times New Roman" w:cs="Times New Roman"/>
              <w:sz w:val="20"/>
              <w:szCs w:val="20"/>
              <w:rPrChange w:id="1304" w:author="michaelaanas23@gmail.com" w:date="2026-09-25T21:22:00Z" w16du:dateUtc="2026-09-25T13:22:00Z">
                <w:rPr>
                  <w:rFonts w:ascii="Times New Roman" w:hAnsi="Times New Roman" w:cs="Times New Roman"/>
                  <w:sz w:val="22"/>
                  <w:szCs w:val="22"/>
                </w:rPr>
              </w:rPrChange>
            </w:rPr>
            <w:instrText xml:space="preserve"> CITATION Pet80 \l 1033 </w:instrText>
          </w:r>
          <w:r w:rsidR="00820802" w:rsidRPr="001D1134">
            <w:rPr>
              <w:rFonts w:ascii="Times New Roman" w:hAnsi="Times New Roman" w:cs="Times New Roman"/>
              <w:sz w:val="20"/>
              <w:szCs w:val="20"/>
              <w:rPrChange w:id="1305" w:author="michaelaanas23@gmail.com" w:date="2026-09-25T21:22:00Z" w16du:dateUtc="2026-09-25T13:22:00Z">
                <w:rPr>
                  <w:rFonts w:ascii="Times New Roman" w:hAnsi="Times New Roman" w:cs="Times New Roman"/>
                  <w:sz w:val="22"/>
                  <w:szCs w:val="22"/>
                </w:rPr>
              </w:rPrChange>
            </w:rPr>
            <w:fldChar w:fldCharType="separate"/>
          </w:r>
          <w:r w:rsidR="003B1EE1" w:rsidRPr="001D1134">
            <w:rPr>
              <w:rFonts w:ascii="Times New Roman" w:hAnsi="Times New Roman" w:cs="Times New Roman"/>
              <w:noProof/>
              <w:sz w:val="20"/>
              <w:szCs w:val="20"/>
              <w:rPrChange w:id="1306" w:author="michaelaanas23@gmail.com" w:date="2026-09-25T21:22:00Z" w16du:dateUtc="2026-09-25T13:22:00Z">
                <w:rPr>
                  <w:rFonts w:ascii="Times New Roman" w:hAnsi="Times New Roman" w:cs="Times New Roman"/>
                  <w:noProof/>
                  <w:sz w:val="22"/>
                  <w:szCs w:val="22"/>
                </w:rPr>
              </w:rPrChange>
            </w:rPr>
            <w:t xml:space="preserve"> [12]</w:t>
          </w:r>
          <w:r w:rsidR="00820802" w:rsidRPr="001D1134">
            <w:rPr>
              <w:rFonts w:ascii="Times New Roman" w:hAnsi="Times New Roman" w:cs="Times New Roman"/>
              <w:sz w:val="20"/>
              <w:szCs w:val="20"/>
              <w:rPrChange w:id="1307" w:author="michaelaanas23@gmail.com" w:date="2026-09-25T21:22:00Z" w16du:dateUtc="2026-09-25T13:22:00Z">
                <w:rPr>
                  <w:rFonts w:ascii="Times New Roman" w:hAnsi="Times New Roman" w:cs="Times New Roman"/>
                  <w:sz w:val="22"/>
                  <w:szCs w:val="22"/>
                </w:rPr>
              </w:rPrChange>
            </w:rPr>
            <w:fldChar w:fldCharType="end"/>
          </w:r>
        </w:sdtContent>
      </w:sdt>
      <w:r w:rsidRPr="001D1134">
        <w:rPr>
          <w:rFonts w:ascii="Times New Roman" w:hAnsi="Times New Roman" w:cs="Times New Roman"/>
          <w:sz w:val="20"/>
          <w:szCs w:val="20"/>
          <w:rPrChange w:id="1308" w:author="michaelaanas23@gmail.com" w:date="2026-09-25T21:22:00Z" w16du:dateUtc="2026-09-25T13:22:00Z">
            <w:rPr>
              <w:rFonts w:ascii="Times New Roman" w:hAnsi="Times New Roman" w:cs="Times New Roman"/>
              <w:sz w:val="22"/>
              <w:szCs w:val="22"/>
            </w:rPr>
          </w:rPrChange>
        </w:rPr>
        <w:t>. By providing access to relevant information and analytical models, DSS enables managers to evaluate alternatives, solve problems, and make informed decisions more effectively.</w:t>
      </w:r>
    </w:p>
    <w:p w14:paraId="47A2B7DD" w14:textId="6815D37D" w:rsidR="005B46A5" w:rsidRPr="001D1134" w:rsidRDefault="005B46A5">
      <w:pPr>
        <w:spacing w:line="276" w:lineRule="auto"/>
        <w:jc w:val="both"/>
        <w:rPr>
          <w:rFonts w:ascii="Times New Roman" w:hAnsi="Times New Roman" w:cs="Times New Roman"/>
          <w:sz w:val="20"/>
          <w:szCs w:val="20"/>
          <w:rPrChange w:id="1309" w:author="michaelaanas23@gmail.com" w:date="2026-09-25T21:22:00Z" w16du:dateUtc="2026-09-25T13:22:00Z">
            <w:rPr>
              <w:rFonts w:ascii="Times New Roman" w:hAnsi="Times New Roman" w:cs="Times New Roman"/>
              <w:sz w:val="22"/>
              <w:szCs w:val="22"/>
            </w:rPr>
          </w:rPrChange>
        </w:rPr>
        <w:pPrChange w:id="1310" w:author="michaelaanas23@gmail.com" w:date="2026-09-25T21:55:00Z" w16du:dateUtc="2026-09-25T13:55:00Z">
          <w:pPr>
            <w:ind w:firstLine="357"/>
            <w:jc w:val="both"/>
          </w:pPr>
        </w:pPrChange>
      </w:pPr>
      <w:r w:rsidRPr="001D1134">
        <w:rPr>
          <w:rFonts w:ascii="Times New Roman" w:hAnsi="Times New Roman" w:cs="Times New Roman"/>
          <w:sz w:val="20"/>
          <w:szCs w:val="20"/>
          <w:rPrChange w:id="1311" w:author="michaelaanas23@gmail.com" w:date="2026-09-25T21:22:00Z" w16du:dateUtc="2026-09-25T13:22:00Z">
            <w:rPr>
              <w:rFonts w:ascii="Times New Roman" w:hAnsi="Times New Roman" w:cs="Times New Roman"/>
              <w:sz w:val="22"/>
              <w:szCs w:val="22"/>
            </w:rPr>
          </w:rPrChange>
        </w:rPr>
        <w:t>Keen emphasized that the primary purpose of a DSS is to improve the quality of decision-making by providing timely and accurate information. The system allows users to access data, analyze business situations, and generate insights that support planning and management activities. Furthermore, DSS helps organizations respond more efficiently to operational challenges and changing business conditions.</w:t>
      </w:r>
    </w:p>
    <w:p w14:paraId="1D8E306C" w14:textId="297B45ED" w:rsidR="005B46A5" w:rsidRPr="001D1134" w:rsidRDefault="005B46A5">
      <w:pPr>
        <w:spacing w:line="276" w:lineRule="auto"/>
        <w:jc w:val="both"/>
        <w:rPr>
          <w:rFonts w:ascii="Times New Roman" w:hAnsi="Times New Roman" w:cs="Times New Roman"/>
          <w:sz w:val="20"/>
          <w:szCs w:val="20"/>
          <w:rPrChange w:id="1312" w:author="michaelaanas23@gmail.com" w:date="2026-09-25T21:22:00Z" w16du:dateUtc="2026-09-25T13:22:00Z">
            <w:rPr>
              <w:rFonts w:ascii="Times New Roman" w:hAnsi="Times New Roman" w:cs="Times New Roman"/>
              <w:sz w:val="22"/>
              <w:szCs w:val="22"/>
            </w:rPr>
          </w:rPrChange>
        </w:rPr>
        <w:pPrChange w:id="1313" w:author="michaelaanas23@gmail.com" w:date="2026-09-25T21:55:00Z" w16du:dateUtc="2026-09-25T13:55:00Z">
          <w:pPr>
            <w:ind w:firstLine="357"/>
            <w:jc w:val="both"/>
          </w:pPr>
        </w:pPrChange>
      </w:pPr>
      <w:r w:rsidRPr="001D1134">
        <w:rPr>
          <w:rFonts w:ascii="Times New Roman" w:hAnsi="Times New Roman" w:cs="Times New Roman"/>
          <w:sz w:val="20"/>
          <w:szCs w:val="20"/>
          <w:rPrChange w:id="1314" w:author="michaelaanas23@gmail.com" w:date="2026-09-25T21:22:00Z" w16du:dateUtc="2026-09-25T13:22:00Z">
            <w:rPr>
              <w:rFonts w:ascii="Times New Roman" w:hAnsi="Times New Roman" w:cs="Times New Roman"/>
              <w:sz w:val="22"/>
              <w:szCs w:val="22"/>
            </w:rPr>
          </w:rPrChange>
        </w:rPr>
        <w:lastRenderedPageBreak/>
        <w:t>The study also highlighted that decision support systems bridge the gap between traditional Management Information Systems (MIS) and management science techniques by integrating data processing and analytical capabilities. Through this integration, organizations can transform raw data into meaningful information that supports strategic and operational decision-making.</w:t>
      </w:r>
    </w:p>
    <w:p w14:paraId="72E46896" w14:textId="77777777" w:rsidR="005B46A5" w:rsidRPr="001D1134" w:rsidRDefault="005B46A5">
      <w:pPr>
        <w:spacing w:line="276" w:lineRule="auto"/>
        <w:jc w:val="both"/>
        <w:rPr>
          <w:rFonts w:ascii="Times New Roman" w:hAnsi="Times New Roman" w:cs="Times New Roman"/>
          <w:b/>
          <w:bCs/>
          <w:sz w:val="20"/>
          <w:szCs w:val="20"/>
          <w:rPrChange w:id="1315" w:author="michaelaanas23@gmail.com" w:date="2026-09-25T21:22:00Z" w16du:dateUtc="2026-09-25T13:22:00Z">
            <w:rPr>
              <w:rFonts w:ascii="Times New Roman" w:hAnsi="Times New Roman" w:cs="Times New Roman"/>
              <w:b/>
              <w:bCs/>
              <w:sz w:val="22"/>
              <w:szCs w:val="22"/>
            </w:rPr>
          </w:rPrChange>
        </w:rPr>
        <w:pPrChange w:id="1316" w:author="michaelaanas23@gmail.com" w:date="2026-09-25T21:55:00Z" w16du:dateUtc="2026-09-25T13:55:00Z">
          <w:pPr>
            <w:jc w:val="both"/>
          </w:pPr>
        </w:pPrChange>
      </w:pPr>
      <w:r w:rsidRPr="001D1134">
        <w:rPr>
          <w:rFonts w:ascii="Times New Roman" w:hAnsi="Times New Roman" w:cs="Times New Roman"/>
          <w:b/>
          <w:bCs/>
          <w:sz w:val="20"/>
          <w:szCs w:val="20"/>
          <w:rPrChange w:id="1317" w:author="michaelaanas23@gmail.com" w:date="2026-09-25T21:22:00Z" w16du:dateUtc="2026-09-25T13:22:00Z">
            <w:rPr>
              <w:rFonts w:ascii="Times New Roman" w:hAnsi="Times New Roman" w:cs="Times New Roman"/>
              <w:b/>
              <w:bCs/>
              <w:sz w:val="22"/>
              <w:szCs w:val="22"/>
            </w:rPr>
          </w:rPrChange>
        </w:rPr>
        <w:t>Cloud-Based E-Business System</w:t>
      </w:r>
    </w:p>
    <w:p w14:paraId="3F8D3C07" w14:textId="0CB84E10" w:rsidR="005B46A5" w:rsidRPr="001D1134" w:rsidRDefault="005B46A5">
      <w:pPr>
        <w:spacing w:line="276" w:lineRule="auto"/>
        <w:ind w:firstLine="357"/>
        <w:jc w:val="both"/>
        <w:rPr>
          <w:rFonts w:ascii="Times New Roman" w:hAnsi="Times New Roman" w:cs="Times New Roman"/>
          <w:sz w:val="20"/>
          <w:szCs w:val="20"/>
          <w:rPrChange w:id="1318" w:author="michaelaanas23@gmail.com" w:date="2026-09-25T21:22:00Z" w16du:dateUtc="2026-09-25T13:22:00Z">
            <w:rPr>
              <w:rFonts w:ascii="Times New Roman" w:hAnsi="Times New Roman" w:cs="Times New Roman"/>
              <w:sz w:val="22"/>
              <w:szCs w:val="22"/>
            </w:rPr>
          </w:rPrChange>
        </w:rPr>
        <w:pPrChange w:id="1319" w:author="michaelaanas23@gmail.com" w:date="2026-09-25T21:55:00Z" w16du:dateUtc="2026-09-25T13:55:00Z">
          <w:pPr>
            <w:ind w:firstLine="357"/>
            <w:jc w:val="both"/>
          </w:pPr>
        </w:pPrChange>
      </w:pPr>
      <w:r w:rsidRPr="001D1134">
        <w:rPr>
          <w:rFonts w:ascii="Times New Roman" w:hAnsi="Times New Roman" w:cs="Times New Roman"/>
          <w:sz w:val="20"/>
          <w:szCs w:val="20"/>
          <w:rPrChange w:id="1320" w:author="michaelaanas23@gmail.com" w:date="2026-09-25T21:22:00Z" w16du:dateUtc="2026-09-25T13:22:00Z">
            <w:rPr>
              <w:rFonts w:ascii="Times New Roman" w:hAnsi="Times New Roman" w:cs="Times New Roman"/>
              <w:sz w:val="22"/>
              <w:szCs w:val="22"/>
            </w:rPr>
          </w:rPrChange>
        </w:rPr>
        <w:t xml:space="preserve">According to </w:t>
      </w:r>
      <w:r w:rsidRPr="001D1134">
        <w:rPr>
          <w:rFonts w:cstheme="minorHAnsi"/>
          <w:i/>
          <w:iCs/>
          <w:sz w:val="20"/>
          <w:szCs w:val="20"/>
          <w:rPrChange w:id="1321" w:author="michaelaanas23@gmail.com" w:date="2026-09-25T21:22:00Z" w16du:dateUtc="2026-09-25T13:22:00Z">
            <w:rPr>
              <w:rFonts w:cstheme="minorHAnsi"/>
              <w:i/>
              <w:iCs/>
              <w:sz w:val="22"/>
              <w:szCs w:val="22"/>
            </w:rPr>
          </w:rPrChange>
        </w:rPr>
        <w:t xml:space="preserve">Ni Made Satvika Iswari, Harry B. Santoso, and Zainal A. </w:t>
      </w:r>
      <w:proofErr w:type="spellStart"/>
      <w:r w:rsidRPr="001D1134">
        <w:rPr>
          <w:rFonts w:cstheme="minorHAnsi"/>
          <w:i/>
          <w:iCs/>
          <w:sz w:val="20"/>
          <w:szCs w:val="20"/>
          <w:rPrChange w:id="1322" w:author="michaelaanas23@gmail.com" w:date="2026-09-25T21:22:00Z" w16du:dateUtc="2026-09-25T13:22:00Z">
            <w:rPr>
              <w:rFonts w:cstheme="minorHAnsi"/>
              <w:i/>
              <w:iCs/>
              <w:sz w:val="22"/>
              <w:szCs w:val="22"/>
            </w:rPr>
          </w:rPrChange>
        </w:rPr>
        <w:t>Hasibuan</w:t>
      </w:r>
      <w:proofErr w:type="spellEnd"/>
      <w:r w:rsidRPr="001D1134">
        <w:rPr>
          <w:rFonts w:ascii="Times New Roman" w:hAnsi="Times New Roman" w:cs="Times New Roman"/>
          <w:sz w:val="20"/>
          <w:szCs w:val="20"/>
          <w:rPrChange w:id="1323" w:author="michaelaanas23@gmail.com" w:date="2026-09-25T21:22:00Z" w16du:dateUtc="2026-09-25T13:22:00Z">
            <w:rPr>
              <w:rFonts w:ascii="Times New Roman" w:hAnsi="Times New Roman" w:cs="Times New Roman"/>
              <w:sz w:val="22"/>
              <w:szCs w:val="22"/>
            </w:rPr>
          </w:rPrChange>
        </w:rPr>
        <w:t xml:space="preserve"> (2018) in their study “Cloud-Based E-Business System for Small and Medium Enterprises: A Review of the Literature” presented at the Third International Conference on Informatics and Computing (ICIC), Small and Medium Enterprises (SMEs) play an important role in economic growth and employment generation</w:t>
      </w:r>
      <w:sdt>
        <w:sdtPr>
          <w:rPr>
            <w:rFonts w:ascii="Times New Roman" w:hAnsi="Times New Roman" w:cs="Times New Roman"/>
            <w:sz w:val="20"/>
            <w:szCs w:val="20"/>
          </w:rPr>
          <w:id w:val="-1500885565"/>
          <w:citation/>
        </w:sdtPr>
        <w:sdtContent>
          <w:r w:rsidR="00FA6DD3" w:rsidRPr="001D1134">
            <w:rPr>
              <w:rFonts w:ascii="Times New Roman" w:hAnsi="Times New Roman" w:cs="Times New Roman"/>
              <w:sz w:val="20"/>
              <w:szCs w:val="20"/>
              <w:rPrChange w:id="1324" w:author="michaelaanas23@gmail.com" w:date="2026-09-25T21:22:00Z" w16du:dateUtc="2026-09-25T13:22:00Z">
                <w:rPr>
                  <w:rFonts w:ascii="Times New Roman" w:hAnsi="Times New Roman" w:cs="Times New Roman"/>
                  <w:sz w:val="22"/>
                  <w:szCs w:val="22"/>
                </w:rPr>
              </w:rPrChange>
            </w:rPr>
            <w:fldChar w:fldCharType="begin"/>
          </w:r>
          <w:r w:rsidR="00FA6DD3" w:rsidRPr="001D1134">
            <w:rPr>
              <w:rFonts w:ascii="Times New Roman" w:hAnsi="Times New Roman" w:cs="Times New Roman"/>
              <w:sz w:val="20"/>
              <w:szCs w:val="20"/>
              <w:rPrChange w:id="1325" w:author="michaelaanas23@gmail.com" w:date="2026-09-25T21:22:00Z" w16du:dateUtc="2026-09-25T13:22:00Z">
                <w:rPr>
                  <w:rFonts w:ascii="Times New Roman" w:hAnsi="Times New Roman" w:cs="Times New Roman"/>
                  <w:sz w:val="22"/>
                  <w:szCs w:val="22"/>
                </w:rPr>
              </w:rPrChange>
            </w:rPr>
            <w:instrText xml:space="preserve"> CITATION NiM18 \l 1033 </w:instrText>
          </w:r>
          <w:r w:rsidR="00FA6DD3" w:rsidRPr="001D1134">
            <w:rPr>
              <w:rFonts w:ascii="Times New Roman" w:hAnsi="Times New Roman" w:cs="Times New Roman"/>
              <w:sz w:val="20"/>
              <w:szCs w:val="20"/>
              <w:rPrChange w:id="1326" w:author="michaelaanas23@gmail.com" w:date="2026-09-25T21:22:00Z" w16du:dateUtc="2026-09-25T13:22:00Z">
                <w:rPr>
                  <w:rFonts w:ascii="Times New Roman" w:hAnsi="Times New Roman" w:cs="Times New Roman"/>
                  <w:sz w:val="22"/>
                  <w:szCs w:val="22"/>
                </w:rPr>
              </w:rPrChange>
            </w:rPr>
            <w:fldChar w:fldCharType="separate"/>
          </w:r>
          <w:r w:rsidR="003B1EE1" w:rsidRPr="001D1134">
            <w:rPr>
              <w:rFonts w:ascii="Times New Roman" w:hAnsi="Times New Roman" w:cs="Times New Roman"/>
              <w:noProof/>
              <w:sz w:val="20"/>
              <w:szCs w:val="20"/>
              <w:rPrChange w:id="1327" w:author="michaelaanas23@gmail.com" w:date="2026-09-25T21:22:00Z" w16du:dateUtc="2026-09-25T13:22:00Z">
                <w:rPr>
                  <w:rFonts w:ascii="Times New Roman" w:hAnsi="Times New Roman" w:cs="Times New Roman"/>
                  <w:noProof/>
                  <w:sz w:val="22"/>
                  <w:szCs w:val="22"/>
                </w:rPr>
              </w:rPrChange>
            </w:rPr>
            <w:t xml:space="preserve"> [18]</w:t>
          </w:r>
          <w:r w:rsidR="00FA6DD3" w:rsidRPr="001D1134">
            <w:rPr>
              <w:rFonts w:ascii="Times New Roman" w:hAnsi="Times New Roman" w:cs="Times New Roman"/>
              <w:sz w:val="20"/>
              <w:szCs w:val="20"/>
              <w:rPrChange w:id="1328" w:author="michaelaanas23@gmail.com" w:date="2026-09-25T21:22:00Z" w16du:dateUtc="2026-09-25T13:22:00Z">
                <w:rPr>
                  <w:rFonts w:ascii="Times New Roman" w:hAnsi="Times New Roman" w:cs="Times New Roman"/>
                  <w:sz w:val="22"/>
                  <w:szCs w:val="22"/>
                </w:rPr>
              </w:rPrChange>
            </w:rPr>
            <w:fldChar w:fldCharType="end"/>
          </w:r>
        </w:sdtContent>
      </w:sdt>
      <w:r w:rsidRPr="001D1134">
        <w:rPr>
          <w:rFonts w:ascii="Times New Roman" w:hAnsi="Times New Roman" w:cs="Times New Roman"/>
          <w:sz w:val="20"/>
          <w:szCs w:val="20"/>
          <w:rPrChange w:id="1329" w:author="michaelaanas23@gmail.com" w:date="2026-09-25T21:22:00Z" w16du:dateUtc="2026-09-25T13:22:00Z">
            <w:rPr>
              <w:rFonts w:ascii="Times New Roman" w:hAnsi="Times New Roman" w:cs="Times New Roman"/>
              <w:sz w:val="22"/>
              <w:szCs w:val="22"/>
            </w:rPr>
          </w:rPrChange>
        </w:rPr>
        <w:t>. However, many SMEs still struggle with limited productivity and difficulties in adopting Information Technology systems due to lack of expertise, resources, and infrastructure.</w:t>
      </w:r>
    </w:p>
    <w:p w14:paraId="6C54441A" w14:textId="1A754BCE" w:rsidR="005B46A5" w:rsidRPr="001D1134" w:rsidRDefault="005B46A5">
      <w:pPr>
        <w:spacing w:line="276" w:lineRule="auto"/>
        <w:jc w:val="both"/>
        <w:rPr>
          <w:rFonts w:ascii="Times New Roman" w:hAnsi="Times New Roman" w:cs="Times New Roman"/>
          <w:sz w:val="20"/>
          <w:szCs w:val="20"/>
          <w:rPrChange w:id="1330" w:author="michaelaanas23@gmail.com" w:date="2026-09-25T21:22:00Z" w16du:dateUtc="2026-09-25T13:22:00Z">
            <w:rPr>
              <w:rFonts w:ascii="Times New Roman" w:hAnsi="Times New Roman" w:cs="Times New Roman"/>
              <w:sz w:val="22"/>
              <w:szCs w:val="22"/>
            </w:rPr>
          </w:rPrChange>
        </w:rPr>
        <w:pPrChange w:id="1331" w:author="michaelaanas23@gmail.com" w:date="2026-09-25T21:55:00Z" w16du:dateUtc="2026-09-25T13:55:00Z">
          <w:pPr>
            <w:ind w:firstLine="357"/>
            <w:jc w:val="both"/>
          </w:pPr>
        </w:pPrChange>
      </w:pPr>
      <w:r w:rsidRPr="001D1134">
        <w:rPr>
          <w:rFonts w:ascii="Times New Roman" w:hAnsi="Times New Roman" w:cs="Times New Roman"/>
          <w:sz w:val="20"/>
          <w:szCs w:val="20"/>
          <w:rPrChange w:id="1332" w:author="michaelaanas23@gmail.com" w:date="2026-09-25T21:22:00Z" w16du:dateUtc="2026-09-25T13:22:00Z">
            <w:rPr>
              <w:rFonts w:ascii="Times New Roman" w:hAnsi="Times New Roman" w:cs="Times New Roman"/>
              <w:sz w:val="22"/>
              <w:szCs w:val="22"/>
            </w:rPr>
          </w:rPrChange>
        </w:rPr>
        <w:t>The study explained that cloud-based e-business systems provide an effective solution for SMEs because they reduce the need for expensive infrastructure and technical maintenance. Through cloud computing, businesses can access digital services, manage operations efficiently, and improve organizational productivity without large operational costs. The researchers also highlighted that cloud-based systems support better data management, accessibility, and business integration.</w:t>
      </w:r>
    </w:p>
    <w:p w14:paraId="706B20A8" w14:textId="65113100" w:rsidR="005B46A5" w:rsidRPr="001D1134" w:rsidRDefault="005B46A5">
      <w:pPr>
        <w:spacing w:line="276" w:lineRule="auto"/>
        <w:jc w:val="both"/>
        <w:rPr>
          <w:rFonts w:ascii="Times New Roman" w:hAnsi="Times New Roman" w:cs="Times New Roman"/>
          <w:sz w:val="20"/>
          <w:szCs w:val="20"/>
          <w:rPrChange w:id="1333" w:author="michaelaanas23@gmail.com" w:date="2026-09-25T21:22:00Z" w16du:dateUtc="2026-09-25T13:22:00Z">
            <w:rPr>
              <w:rFonts w:ascii="Times New Roman" w:hAnsi="Times New Roman" w:cs="Times New Roman"/>
              <w:sz w:val="22"/>
              <w:szCs w:val="22"/>
            </w:rPr>
          </w:rPrChange>
        </w:rPr>
        <w:pPrChange w:id="1334" w:author="michaelaanas23@gmail.com" w:date="2026-09-25T21:55:00Z" w16du:dateUtc="2026-09-25T13:55:00Z">
          <w:pPr>
            <w:ind w:firstLine="357"/>
            <w:jc w:val="both"/>
          </w:pPr>
        </w:pPrChange>
      </w:pPr>
      <w:del w:id="1335" w:author="michaelaanas23@gmail.com" w:date="2026-09-25T21:23:00Z" w16du:dateUtc="2026-09-25T13:23:00Z">
        <w:r w:rsidRPr="001D1134" w:rsidDel="001D1134">
          <w:rPr>
            <w:rFonts w:ascii="Times New Roman" w:hAnsi="Times New Roman" w:cs="Times New Roman"/>
            <w:sz w:val="20"/>
            <w:szCs w:val="20"/>
            <w:rPrChange w:id="1336" w:author="michaelaanas23@gmail.com" w:date="2026-09-25T21:22:00Z" w16du:dateUtc="2026-09-25T13:22:00Z">
              <w:rPr>
                <w:rFonts w:ascii="Times New Roman" w:hAnsi="Times New Roman" w:cs="Times New Roman"/>
                <w:sz w:val="22"/>
                <w:szCs w:val="22"/>
              </w:rPr>
            </w:rPrChange>
          </w:rPr>
          <w:delText>‎</w:delText>
        </w:r>
      </w:del>
      <w:r w:rsidRPr="001D1134">
        <w:rPr>
          <w:rFonts w:ascii="Times New Roman" w:hAnsi="Times New Roman" w:cs="Times New Roman"/>
          <w:sz w:val="20"/>
          <w:szCs w:val="20"/>
          <w:rPrChange w:id="1337" w:author="michaelaanas23@gmail.com" w:date="2026-09-25T21:22:00Z" w16du:dateUtc="2026-09-25T13:22:00Z">
            <w:rPr>
              <w:rFonts w:ascii="Times New Roman" w:hAnsi="Times New Roman" w:cs="Times New Roman"/>
              <w:sz w:val="22"/>
              <w:szCs w:val="22"/>
            </w:rPr>
          </w:rPrChange>
        </w:rPr>
        <w:t>Furthermore, the study identified important factors affecting the adoption of cloud-based systems, including business characteristics, technology readiness, and operational needs. The researchers proposed that cloud-based e-business solutions help SMEs improve business processes, enhance competitiveness, and support long-term business growth.</w:t>
      </w:r>
    </w:p>
    <w:p w14:paraId="52679020" w14:textId="38D7AE07" w:rsidR="005B46A5" w:rsidRPr="001D1134" w:rsidRDefault="005B46A5">
      <w:pPr>
        <w:spacing w:line="276" w:lineRule="auto"/>
        <w:jc w:val="both"/>
        <w:rPr>
          <w:rFonts w:ascii="Times New Roman" w:hAnsi="Times New Roman" w:cs="Times New Roman"/>
          <w:sz w:val="20"/>
          <w:szCs w:val="20"/>
          <w:rPrChange w:id="1338" w:author="michaelaanas23@gmail.com" w:date="2026-09-25T21:22:00Z" w16du:dateUtc="2026-09-25T13:22:00Z">
            <w:rPr>
              <w:rFonts w:ascii="Times New Roman" w:hAnsi="Times New Roman" w:cs="Times New Roman"/>
              <w:sz w:val="22"/>
              <w:szCs w:val="22"/>
            </w:rPr>
          </w:rPrChange>
        </w:rPr>
        <w:pPrChange w:id="1339" w:author="michaelaanas23@gmail.com" w:date="2026-09-25T21:55:00Z" w16du:dateUtc="2026-09-25T13:55:00Z">
          <w:pPr>
            <w:jc w:val="both"/>
          </w:pPr>
        </w:pPrChange>
      </w:pPr>
      <w:r w:rsidRPr="001D1134">
        <w:rPr>
          <w:rFonts w:ascii="Times New Roman" w:hAnsi="Times New Roman" w:cs="Times New Roman"/>
          <w:b/>
          <w:bCs/>
          <w:sz w:val="20"/>
          <w:szCs w:val="20"/>
          <w:rPrChange w:id="1340" w:author="michaelaanas23@gmail.com" w:date="2026-09-25T21:22:00Z" w16du:dateUtc="2026-09-25T13:22:00Z">
            <w:rPr>
              <w:rFonts w:ascii="Times New Roman" w:hAnsi="Times New Roman" w:cs="Times New Roman"/>
              <w:b/>
              <w:bCs/>
              <w:sz w:val="22"/>
              <w:szCs w:val="22"/>
            </w:rPr>
          </w:rPrChange>
        </w:rPr>
        <w:t>Cloud Computing Services</w:t>
      </w:r>
    </w:p>
    <w:p w14:paraId="6A10EDAB" w14:textId="3B119EB7" w:rsidR="005B46A5" w:rsidRPr="001D1134" w:rsidRDefault="005B46A5">
      <w:pPr>
        <w:spacing w:line="276" w:lineRule="auto"/>
        <w:ind w:firstLine="357"/>
        <w:jc w:val="both"/>
        <w:rPr>
          <w:rFonts w:ascii="Times New Roman" w:hAnsi="Times New Roman" w:cs="Times New Roman"/>
          <w:sz w:val="20"/>
          <w:szCs w:val="20"/>
          <w:rPrChange w:id="1341" w:author="michaelaanas23@gmail.com" w:date="2026-09-25T21:22:00Z" w16du:dateUtc="2026-09-25T13:22:00Z">
            <w:rPr>
              <w:rFonts w:ascii="Times New Roman" w:hAnsi="Times New Roman" w:cs="Times New Roman"/>
              <w:sz w:val="22"/>
              <w:szCs w:val="22"/>
            </w:rPr>
          </w:rPrChange>
        </w:rPr>
        <w:pPrChange w:id="1342" w:author="michaelaanas23@gmail.com" w:date="2026-09-25T21:55:00Z" w16du:dateUtc="2026-09-25T13:55:00Z">
          <w:pPr>
            <w:ind w:firstLine="357"/>
            <w:jc w:val="both"/>
          </w:pPr>
        </w:pPrChange>
      </w:pPr>
      <w:r w:rsidRPr="001D1134">
        <w:rPr>
          <w:rFonts w:ascii="Times New Roman" w:hAnsi="Times New Roman" w:cs="Times New Roman"/>
          <w:sz w:val="20"/>
          <w:szCs w:val="20"/>
          <w:rPrChange w:id="1343" w:author="michaelaanas23@gmail.com" w:date="2026-09-25T21:22:00Z" w16du:dateUtc="2026-09-25T13:22:00Z">
            <w:rPr>
              <w:rFonts w:ascii="Times New Roman" w:hAnsi="Times New Roman" w:cs="Times New Roman"/>
              <w:sz w:val="22"/>
              <w:szCs w:val="22"/>
            </w:rPr>
          </w:rPrChange>
        </w:rPr>
        <w:t xml:space="preserve">According to </w:t>
      </w:r>
      <w:r w:rsidRPr="001D1134">
        <w:rPr>
          <w:rFonts w:cstheme="minorHAnsi"/>
          <w:i/>
          <w:iCs/>
          <w:sz w:val="20"/>
          <w:szCs w:val="20"/>
          <w:rPrChange w:id="1344" w:author="michaelaanas23@gmail.com" w:date="2026-09-25T21:22:00Z" w16du:dateUtc="2026-09-25T13:22:00Z">
            <w:rPr>
              <w:rFonts w:cstheme="minorHAnsi"/>
              <w:i/>
              <w:iCs/>
              <w:sz w:val="22"/>
              <w:szCs w:val="22"/>
            </w:rPr>
          </w:rPrChange>
        </w:rPr>
        <w:t>Hamid R. Motahari-Nezhad, Bryan Stephenson, and Sharad Singhal</w:t>
      </w:r>
      <w:r w:rsidRPr="001D1134">
        <w:rPr>
          <w:rFonts w:ascii="Times New Roman" w:hAnsi="Times New Roman" w:cs="Times New Roman"/>
          <w:sz w:val="20"/>
          <w:szCs w:val="20"/>
          <w:rPrChange w:id="1345" w:author="michaelaanas23@gmail.com" w:date="2026-09-25T21:22:00Z" w16du:dateUtc="2026-09-25T13:22:00Z">
            <w:rPr>
              <w:rFonts w:ascii="Times New Roman" w:hAnsi="Times New Roman" w:cs="Times New Roman"/>
              <w:sz w:val="22"/>
              <w:szCs w:val="22"/>
            </w:rPr>
          </w:rPrChange>
        </w:rPr>
        <w:t xml:space="preserve"> (2009) in their article titled “Outsourcing Business to Cloud Computing Services: Opportunities and Challenges” cloud computing has significantly transformed the way organizations manage their business operations</w:t>
      </w:r>
      <w:sdt>
        <w:sdtPr>
          <w:rPr>
            <w:rFonts w:ascii="Times New Roman" w:hAnsi="Times New Roman" w:cs="Times New Roman"/>
            <w:sz w:val="20"/>
            <w:szCs w:val="20"/>
          </w:rPr>
          <w:id w:val="-152070690"/>
          <w:citation/>
        </w:sdtPr>
        <w:sdtContent>
          <w:r w:rsidR="00FA6DD3" w:rsidRPr="001D1134">
            <w:rPr>
              <w:rFonts w:ascii="Times New Roman" w:hAnsi="Times New Roman" w:cs="Times New Roman"/>
              <w:sz w:val="20"/>
              <w:szCs w:val="20"/>
              <w:rPrChange w:id="1346" w:author="michaelaanas23@gmail.com" w:date="2026-09-25T21:22:00Z" w16du:dateUtc="2026-09-25T13:22:00Z">
                <w:rPr>
                  <w:rFonts w:ascii="Times New Roman" w:hAnsi="Times New Roman" w:cs="Times New Roman"/>
                  <w:sz w:val="22"/>
                  <w:szCs w:val="22"/>
                </w:rPr>
              </w:rPrChange>
            </w:rPr>
            <w:fldChar w:fldCharType="begin"/>
          </w:r>
          <w:r w:rsidR="00FA6DD3" w:rsidRPr="001D1134">
            <w:rPr>
              <w:rFonts w:ascii="Times New Roman" w:hAnsi="Times New Roman" w:cs="Times New Roman"/>
              <w:sz w:val="20"/>
              <w:szCs w:val="20"/>
              <w:rPrChange w:id="1347" w:author="michaelaanas23@gmail.com" w:date="2026-09-25T21:22:00Z" w16du:dateUtc="2026-09-25T13:22:00Z">
                <w:rPr>
                  <w:rFonts w:ascii="Times New Roman" w:hAnsi="Times New Roman" w:cs="Times New Roman"/>
                  <w:sz w:val="22"/>
                  <w:szCs w:val="22"/>
                </w:rPr>
              </w:rPrChange>
            </w:rPr>
            <w:instrText xml:space="preserve"> CITATION Ham09 \l 1033 </w:instrText>
          </w:r>
          <w:r w:rsidR="00FA6DD3" w:rsidRPr="001D1134">
            <w:rPr>
              <w:rFonts w:ascii="Times New Roman" w:hAnsi="Times New Roman" w:cs="Times New Roman"/>
              <w:sz w:val="20"/>
              <w:szCs w:val="20"/>
              <w:rPrChange w:id="1348" w:author="michaelaanas23@gmail.com" w:date="2026-09-25T21:22:00Z" w16du:dateUtc="2026-09-25T13:22:00Z">
                <w:rPr>
                  <w:rFonts w:ascii="Times New Roman" w:hAnsi="Times New Roman" w:cs="Times New Roman"/>
                  <w:sz w:val="22"/>
                  <w:szCs w:val="22"/>
                </w:rPr>
              </w:rPrChange>
            </w:rPr>
            <w:fldChar w:fldCharType="separate"/>
          </w:r>
          <w:r w:rsidR="003B1EE1" w:rsidRPr="001D1134">
            <w:rPr>
              <w:rFonts w:ascii="Times New Roman" w:hAnsi="Times New Roman" w:cs="Times New Roman"/>
              <w:noProof/>
              <w:sz w:val="20"/>
              <w:szCs w:val="20"/>
              <w:rPrChange w:id="1349" w:author="michaelaanas23@gmail.com" w:date="2026-09-25T21:22:00Z" w16du:dateUtc="2026-09-25T13:22:00Z">
                <w:rPr>
                  <w:rFonts w:ascii="Times New Roman" w:hAnsi="Times New Roman" w:cs="Times New Roman"/>
                  <w:noProof/>
                  <w:sz w:val="22"/>
                  <w:szCs w:val="22"/>
                </w:rPr>
              </w:rPrChange>
            </w:rPr>
            <w:t xml:space="preserve"> [19]</w:t>
          </w:r>
          <w:r w:rsidR="00FA6DD3" w:rsidRPr="001D1134">
            <w:rPr>
              <w:rFonts w:ascii="Times New Roman" w:hAnsi="Times New Roman" w:cs="Times New Roman"/>
              <w:sz w:val="20"/>
              <w:szCs w:val="20"/>
              <w:rPrChange w:id="1350" w:author="michaelaanas23@gmail.com" w:date="2026-09-25T21:22:00Z" w16du:dateUtc="2026-09-25T13:22:00Z">
                <w:rPr>
                  <w:rFonts w:ascii="Times New Roman" w:hAnsi="Times New Roman" w:cs="Times New Roman"/>
                  <w:sz w:val="22"/>
                  <w:szCs w:val="22"/>
                </w:rPr>
              </w:rPrChange>
            </w:rPr>
            <w:fldChar w:fldCharType="end"/>
          </w:r>
        </w:sdtContent>
      </w:sdt>
      <w:r w:rsidRPr="001D1134">
        <w:rPr>
          <w:rFonts w:ascii="Times New Roman" w:hAnsi="Times New Roman" w:cs="Times New Roman"/>
          <w:sz w:val="20"/>
          <w:szCs w:val="20"/>
          <w:rPrChange w:id="1351" w:author="michaelaanas23@gmail.com" w:date="2026-09-25T21:22:00Z" w16du:dateUtc="2026-09-25T13:22:00Z">
            <w:rPr>
              <w:rFonts w:ascii="Times New Roman" w:hAnsi="Times New Roman" w:cs="Times New Roman"/>
              <w:sz w:val="22"/>
              <w:szCs w:val="22"/>
            </w:rPr>
          </w:rPrChange>
        </w:rPr>
        <w:t>. The authors explained that businesses have increasingly adopted internet-based technologies to improve efficiency, reduce operational costs, and enhance competitiveness in a rapidly evolving business environment. Through cloud computing, organizations can access software applications, computing resources, and data storage services without the need to invest heavily in physical infrastructure and maintenance.</w:t>
      </w:r>
    </w:p>
    <w:p w14:paraId="267AB55B" w14:textId="4D7166A1" w:rsidR="005B46A5" w:rsidRPr="001D1134" w:rsidRDefault="005B46A5">
      <w:pPr>
        <w:spacing w:line="276" w:lineRule="auto"/>
        <w:jc w:val="both"/>
        <w:rPr>
          <w:rFonts w:ascii="Times New Roman" w:hAnsi="Times New Roman" w:cs="Times New Roman"/>
          <w:sz w:val="20"/>
          <w:szCs w:val="20"/>
          <w:rPrChange w:id="1352" w:author="michaelaanas23@gmail.com" w:date="2026-09-25T21:22:00Z" w16du:dateUtc="2026-09-25T13:22:00Z">
            <w:rPr>
              <w:rFonts w:ascii="Times New Roman" w:hAnsi="Times New Roman" w:cs="Times New Roman"/>
              <w:sz w:val="22"/>
              <w:szCs w:val="22"/>
            </w:rPr>
          </w:rPrChange>
        </w:rPr>
        <w:pPrChange w:id="1353" w:author="michaelaanas23@gmail.com" w:date="2026-09-25T21:55:00Z" w16du:dateUtc="2026-09-25T13:55:00Z">
          <w:pPr>
            <w:ind w:firstLine="357"/>
            <w:jc w:val="both"/>
          </w:pPr>
        </w:pPrChange>
      </w:pPr>
      <w:r w:rsidRPr="001D1134">
        <w:rPr>
          <w:rFonts w:ascii="Times New Roman" w:hAnsi="Times New Roman" w:cs="Times New Roman"/>
          <w:sz w:val="20"/>
          <w:szCs w:val="20"/>
          <w:rPrChange w:id="1354" w:author="michaelaanas23@gmail.com" w:date="2026-09-25T21:22:00Z" w16du:dateUtc="2026-09-25T13:22:00Z">
            <w:rPr>
              <w:rFonts w:ascii="Times New Roman" w:hAnsi="Times New Roman" w:cs="Times New Roman"/>
              <w:sz w:val="22"/>
              <w:szCs w:val="22"/>
            </w:rPr>
          </w:rPrChange>
        </w:rPr>
        <w:t>The authors highlighted that traditional business operations often require organizations to maintain their own information technology systems, including servers, software, and technical support personnel. These requirements can be costly and difficult to manage, particularly for small and medium-sized enterprises (SMEs). Cloud computing offers an alternative solution by allowing businesses to outsource information technology services to third-party providers, enabling them to focus more on their core business activities while reducing technology-related expenses.</w:t>
      </w:r>
    </w:p>
    <w:p w14:paraId="4C8C1DAE" w14:textId="771F2CB2" w:rsidR="005B46A5" w:rsidRPr="001D1134" w:rsidRDefault="005B46A5">
      <w:pPr>
        <w:spacing w:line="276" w:lineRule="auto"/>
        <w:jc w:val="both"/>
        <w:rPr>
          <w:rFonts w:ascii="Times New Roman" w:hAnsi="Times New Roman" w:cs="Times New Roman"/>
          <w:sz w:val="20"/>
          <w:szCs w:val="20"/>
          <w:rPrChange w:id="1355" w:author="michaelaanas23@gmail.com" w:date="2026-09-25T21:22:00Z" w16du:dateUtc="2026-09-25T13:22:00Z">
            <w:rPr>
              <w:rFonts w:ascii="Times New Roman" w:hAnsi="Times New Roman" w:cs="Times New Roman"/>
              <w:sz w:val="22"/>
              <w:szCs w:val="22"/>
            </w:rPr>
          </w:rPrChange>
        </w:rPr>
        <w:pPrChange w:id="1356" w:author="michaelaanas23@gmail.com" w:date="2026-09-25T21:55:00Z" w16du:dateUtc="2026-09-25T13:55:00Z">
          <w:pPr>
            <w:ind w:firstLine="357"/>
            <w:jc w:val="both"/>
          </w:pPr>
        </w:pPrChange>
      </w:pPr>
      <w:r w:rsidRPr="001D1134">
        <w:rPr>
          <w:rFonts w:ascii="Times New Roman" w:hAnsi="Times New Roman" w:cs="Times New Roman"/>
          <w:sz w:val="20"/>
          <w:szCs w:val="20"/>
          <w:rPrChange w:id="1357" w:author="michaelaanas23@gmail.com" w:date="2026-09-25T21:22:00Z" w16du:dateUtc="2026-09-25T13:22:00Z">
            <w:rPr>
              <w:rFonts w:ascii="Times New Roman" w:hAnsi="Times New Roman" w:cs="Times New Roman"/>
              <w:sz w:val="22"/>
              <w:szCs w:val="22"/>
            </w:rPr>
          </w:rPrChange>
        </w:rPr>
        <w:t>Furthermore, the study emphasized several benefits of cloud computing, including improved business agility, scalability, flexibility, and operational efficiency. Organizations can quickly adapt to changing business demands, expand their technological capabilities when needed, and access business information from any location with an internet connection. These advantages contribute to faster decision-making, improved collaboration, and enhanced organizational performance.</w:t>
      </w:r>
    </w:p>
    <w:p w14:paraId="365B69D6" w14:textId="71B642B0" w:rsidR="005B46A5" w:rsidRPr="001D1134" w:rsidRDefault="005B46A5">
      <w:pPr>
        <w:spacing w:line="276" w:lineRule="auto"/>
        <w:jc w:val="both"/>
        <w:rPr>
          <w:rFonts w:ascii="Times New Roman" w:hAnsi="Times New Roman" w:cs="Times New Roman"/>
          <w:sz w:val="20"/>
          <w:szCs w:val="20"/>
          <w:rPrChange w:id="1358" w:author="michaelaanas23@gmail.com" w:date="2026-09-25T21:22:00Z" w16du:dateUtc="2026-09-25T13:22:00Z">
            <w:rPr>
              <w:rFonts w:ascii="Times New Roman" w:hAnsi="Times New Roman" w:cs="Times New Roman"/>
              <w:sz w:val="22"/>
              <w:szCs w:val="22"/>
            </w:rPr>
          </w:rPrChange>
        </w:rPr>
        <w:pPrChange w:id="1359" w:author="michaelaanas23@gmail.com" w:date="2026-09-25T21:55:00Z" w16du:dateUtc="2026-09-25T13:55:00Z">
          <w:pPr>
            <w:ind w:firstLine="357"/>
            <w:jc w:val="both"/>
          </w:pPr>
        </w:pPrChange>
      </w:pPr>
      <w:r w:rsidRPr="001D1134">
        <w:rPr>
          <w:rFonts w:ascii="Times New Roman" w:hAnsi="Times New Roman" w:cs="Times New Roman"/>
          <w:sz w:val="20"/>
          <w:szCs w:val="20"/>
          <w:rPrChange w:id="1360" w:author="michaelaanas23@gmail.com" w:date="2026-09-25T21:22:00Z" w16du:dateUtc="2026-09-25T13:22:00Z">
            <w:rPr>
              <w:rFonts w:ascii="Times New Roman" w:hAnsi="Times New Roman" w:cs="Times New Roman"/>
              <w:sz w:val="22"/>
              <w:szCs w:val="22"/>
            </w:rPr>
          </w:rPrChange>
        </w:rPr>
        <w:t>Despite these benefits, the authors also discussed challenges associated with cloud computing adoption. These challenges include concerns regarding data security, privacy protection, service reliability, and dependence on external service providers. The study stressed the importance of implementing appropriate security measures and selecting reliable cloud service providers to ensure the protection and integrity of business information.</w:t>
      </w:r>
    </w:p>
    <w:p w14:paraId="27A969E8" w14:textId="476C2DB9" w:rsidR="005B46A5" w:rsidRPr="001D1134" w:rsidRDefault="005B46A5">
      <w:pPr>
        <w:spacing w:line="276" w:lineRule="auto"/>
        <w:jc w:val="both"/>
        <w:rPr>
          <w:rFonts w:ascii="Times New Roman" w:hAnsi="Times New Roman" w:cs="Times New Roman"/>
          <w:sz w:val="20"/>
          <w:szCs w:val="20"/>
          <w:rPrChange w:id="1361" w:author="michaelaanas23@gmail.com" w:date="2026-09-25T21:22:00Z" w16du:dateUtc="2026-09-25T13:22:00Z">
            <w:rPr>
              <w:rFonts w:ascii="Times New Roman" w:hAnsi="Times New Roman" w:cs="Times New Roman"/>
              <w:sz w:val="22"/>
              <w:szCs w:val="22"/>
            </w:rPr>
          </w:rPrChange>
        </w:rPr>
        <w:pPrChange w:id="1362" w:author="michaelaanas23@gmail.com" w:date="2026-09-25T21:55:00Z" w16du:dateUtc="2026-09-25T13:55:00Z">
          <w:pPr>
            <w:ind w:firstLine="357"/>
            <w:jc w:val="both"/>
          </w:pPr>
        </w:pPrChange>
      </w:pPr>
      <w:r w:rsidRPr="001D1134">
        <w:rPr>
          <w:rFonts w:ascii="Times New Roman" w:hAnsi="Times New Roman" w:cs="Times New Roman"/>
          <w:sz w:val="20"/>
          <w:szCs w:val="20"/>
          <w:rPrChange w:id="1363" w:author="michaelaanas23@gmail.com" w:date="2026-09-25T21:22:00Z" w16du:dateUtc="2026-09-25T13:22:00Z">
            <w:rPr>
              <w:rFonts w:ascii="Times New Roman" w:hAnsi="Times New Roman" w:cs="Times New Roman"/>
              <w:sz w:val="22"/>
              <w:szCs w:val="22"/>
            </w:rPr>
          </w:rPrChange>
        </w:rPr>
        <w:lastRenderedPageBreak/>
        <w:t>The article concluded that cloud computing services provide organizations with a cost-effective and flexible approach to managing business operations. By leveraging cloud technologies, businesses can improve efficiency, reduce infrastructure costs, and gain greater access to information that supports strategic decision-making and long-term growth.</w:t>
      </w:r>
    </w:p>
    <w:p w14:paraId="153B88E9" w14:textId="283D66D1" w:rsidR="005B46A5" w:rsidRPr="001D1134" w:rsidRDefault="005B46A5">
      <w:pPr>
        <w:spacing w:line="276" w:lineRule="auto"/>
        <w:jc w:val="both"/>
        <w:rPr>
          <w:rFonts w:ascii="Times New Roman" w:hAnsi="Times New Roman" w:cs="Times New Roman"/>
          <w:sz w:val="20"/>
          <w:szCs w:val="20"/>
          <w:rPrChange w:id="1364" w:author="michaelaanas23@gmail.com" w:date="2026-09-25T21:22:00Z" w16du:dateUtc="2026-09-25T13:22:00Z">
            <w:rPr>
              <w:rFonts w:ascii="Times New Roman" w:hAnsi="Times New Roman" w:cs="Times New Roman"/>
              <w:sz w:val="22"/>
              <w:szCs w:val="22"/>
            </w:rPr>
          </w:rPrChange>
        </w:rPr>
        <w:pPrChange w:id="1365" w:author="michaelaanas23@gmail.com" w:date="2026-09-25T21:55:00Z" w16du:dateUtc="2026-09-25T13:55:00Z">
          <w:pPr>
            <w:ind w:firstLine="357"/>
            <w:jc w:val="both"/>
          </w:pPr>
        </w:pPrChange>
      </w:pPr>
      <w:r w:rsidRPr="001D1134">
        <w:rPr>
          <w:rFonts w:ascii="Times New Roman" w:hAnsi="Times New Roman" w:cs="Times New Roman"/>
          <w:sz w:val="20"/>
          <w:szCs w:val="20"/>
          <w:rPrChange w:id="1366" w:author="michaelaanas23@gmail.com" w:date="2026-09-25T21:22:00Z" w16du:dateUtc="2026-09-25T13:22:00Z">
            <w:rPr>
              <w:rFonts w:ascii="Times New Roman" w:hAnsi="Times New Roman" w:cs="Times New Roman"/>
              <w:sz w:val="22"/>
              <w:szCs w:val="22"/>
            </w:rPr>
          </w:rPrChange>
        </w:rPr>
        <w:t>This literature is relevant to the present study because the proposed H2Ops: Cloud-Based Operations Management System for Water Refilling Stations with Automated Sales Analytics utilizes cloud computing technology to centralize business data, monitor operations in real time, and generate analytical reports. Similar to the concepts presented by Motahari-Nezhad et al. (2009), the proposed system aims to improve operational efficiency, accessibility, and decision-making through cloud-based services.</w:t>
      </w:r>
    </w:p>
    <w:p w14:paraId="145B937E" w14:textId="77777777" w:rsidR="000D1487" w:rsidRPr="001D1134" w:rsidRDefault="005B46A5">
      <w:pPr>
        <w:spacing w:line="276" w:lineRule="auto"/>
        <w:jc w:val="both"/>
        <w:rPr>
          <w:rFonts w:ascii="Times New Roman" w:hAnsi="Times New Roman" w:cs="Times New Roman"/>
          <w:b/>
          <w:bCs/>
          <w:sz w:val="20"/>
          <w:szCs w:val="20"/>
          <w:rPrChange w:id="1367" w:author="michaelaanas23@gmail.com" w:date="2026-09-25T21:22:00Z" w16du:dateUtc="2026-09-25T13:22:00Z">
            <w:rPr>
              <w:rFonts w:ascii="Times New Roman" w:hAnsi="Times New Roman" w:cs="Times New Roman"/>
              <w:b/>
              <w:bCs/>
              <w:sz w:val="22"/>
              <w:szCs w:val="22"/>
            </w:rPr>
          </w:rPrChange>
        </w:rPr>
        <w:pPrChange w:id="1368" w:author="michaelaanas23@gmail.com" w:date="2026-09-25T21:55:00Z" w16du:dateUtc="2026-09-25T13:55:00Z">
          <w:pPr>
            <w:jc w:val="both"/>
          </w:pPr>
        </w:pPrChange>
      </w:pPr>
      <w:r w:rsidRPr="001D1134">
        <w:rPr>
          <w:rFonts w:ascii="Times New Roman" w:hAnsi="Times New Roman" w:cs="Times New Roman"/>
          <w:b/>
          <w:bCs/>
          <w:sz w:val="20"/>
          <w:szCs w:val="20"/>
          <w:rPrChange w:id="1369" w:author="michaelaanas23@gmail.com" w:date="2026-09-25T21:22:00Z" w16du:dateUtc="2026-09-25T13:22:00Z">
            <w:rPr>
              <w:rFonts w:ascii="Times New Roman" w:hAnsi="Times New Roman" w:cs="Times New Roman"/>
              <w:b/>
              <w:bCs/>
              <w:sz w:val="22"/>
              <w:szCs w:val="22"/>
            </w:rPr>
          </w:rPrChange>
        </w:rPr>
        <w:t>Business Activity Monitoring</w:t>
      </w:r>
    </w:p>
    <w:p w14:paraId="23CF66BF" w14:textId="6DF2BD78" w:rsidR="005B46A5" w:rsidRPr="001D1134" w:rsidRDefault="005B46A5">
      <w:pPr>
        <w:spacing w:line="276" w:lineRule="auto"/>
        <w:ind w:firstLine="357"/>
        <w:jc w:val="both"/>
        <w:rPr>
          <w:rFonts w:ascii="Times New Roman" w:hAnsi="Times New Roman" w:cs="Times New Roman"/>
          <w:b/>
          <w:bCs/>
          <w:sz w:val="20"/>
          <w:szCs w:val="20"/>
          <w:rPrChange w:id="1370" w:author="michaelaanas23@gmail.com" w:date="2026-09-25T21:22:00Z" w16du:dateUtc="2026-09-25T13:22:00Z">
            <w:rPr>
              <w:rFonts w:ascii="Times New Roman" w:hAnsi="Times New Roman" w:cs="Times New Roman"/>
              <w:b/>
              <w:bCs/>
              <w:sz w:val="22"/>
              <w:szCs w:val="22"/>
            </w:rPr>
          </w:rPrChange>
        </w:rPr>
        <w:pPrChange w:id="1371" w:author="michaelaanas23@gmail.com" w:date="2026-09-25T21:55:00Z" w16du:dateUtc="2026-09-25T13:55:00Z">
          <w:pPr>
            <w:ind w:firstLine="357"/>
            <w:jc w:val="both"/>
          </w:pPr>
        </w:pPrChange>
      </w:pPr>
      <w:r w:rsidRPr="001D1134">
        <w:rPr>
          <w:rFonts w:ascii="Times New Roman" w:hAnsi="Times New Roman" w:cs="Times New Roman"/>
          <w:sz w:val="20"/>
          <w:szCs w:val="20"/>
          <w:rPrChange w:id="1372" w:author="michaelaanas23@gmail.com" w:date="2026-09-25T21:22:00Z" w16du:dateUtc="2026-09-25T13:22:00Z">
            <w:rPr>
              <w:rFonts w:ascii="Times New Roman" w:hAnsi="Times New Roman" w:cs="Times New Roman"/>
              <w:sz w:val="22"/>
              <w:szCs w:val="22"/>
            </w:rPr>
          </w:rPrChange>
        </w:rPr>
        <w:t xml:space="preserve">According to </w:t>
      </w:r>
      <w:r w:rsidRPr="001D1134">
        <w:rPr>
          <w:rFonts w:cstheme="minorHAnsi"/>
          <w:i/>
          <w:iCs/>
          <w:sz w:val="20"/>
          <w:szCs w:val="20"/>
          <w:rPrChange w:id="1373" w:author="michaelaanas23@gmail.com" w:date="2026-09-25T21:22:00Z" w16du:dateUtc="2026-09-25T13:22:00Z">
            <w:rPr>
              <w:rFonts w:cstheme="minorHAnsi"/>
              <w:i/>
              <w:iCs/>
              <w:sz w:val="22"/>
              <w:szCs w:val="22"/>
            </w:rPr>
          </w:rPrChange>
        </w:rPr>
        <w:t>Velibor Božić</w:t>
      </w:r>
      <w:r w:rsidRPr="001D1134">
        <w:rPr>
          <w:rFonts w:ascii="Times New Roman" w:hAnsi="Times New Roman" w:cs="Times New Roman"/>
          <w:sz w:val="20"/>
          <w:szCs w:val="20"/>
          <w:rPrChange w:id="1374" w:author="michaelaanas23@gmail.com" w:date="2026-09-25T21:22:00Z" w16du:dateUtc="2026-09-25T13:22:00Z">
            <w:rPr>
              <w:rFonts w:ascii="Times New Roman" w:hAnsi="Times New Roman" w:cs="Times New Roman"/>
              <w:sz w:val="22"/>
              <w:szCs w:val="22"/>
            </w:rPr>
          </w:rPrChange>
        </w:rPr>
        <w:t xml:space="preserve"> (2024) in his work titled “Business Activity Monitoring” Business Activity Monitoring (BAM) is a management approach that integrates several technologies, including business intelligence, business process management, balanced scorecards, and integrated application solutions, to provide organizations with real-time information for decision-making. BAM is designed to collect, analyze, and present business data from various internal and external sources, enabling managers to monitor organizational performance and respond quickly to operational issues and </w:t>
      </w:r>
      <w:proofErr w:type="spellStart"/>
      <w:r w:rsidRPr="001D1134">
        <w:rPr>
          <w:rFonts w:ascii="Times New Roman" w:hAnsi="Times New Roman" w:cs="Times New Roman"/>
          <w:sz w:val="20"/>
          <w:szCs w:val="20"/>
          <w:rPrChange w:id="1375" w:author="michaelaanas23@gmail.com" w:date="2026-09-25T21:22:00Z" w16du:dateUtc="2026-09-25T13:22:00Z">
            <w:rPr>
              <w:rFonts w:ascii="Times New Roman" w:hAnsi="Times New Roman" w:cs="Times New Roman"/>
              <w:sz w:val="22"/>
              <w:szCs w:val="22"/>
            </w:rPr>
          </w:rPrChange>
        </w:rPr>
        <w:t>opportunities.Božić</w:t>
      </w:r>
      <w:proofErr w:type="spellEnd"/>
      <w:r w:rsidRPr="001D1134">
        <w:rPr>
          <w:rFonts w:ascii="Times New Roman" w:hAnsi="Times New Roman" w:cs="Times New Roman"/>
          <w:sz w:val="20"/>
          <w:szCs w:val="20"/>
          <w:rPrChange w:id="1376" w:author="michaelaanas23@gmail.com" w:date="2026-09-25T21:22:00Z" w16du:dateUtc="2026-09-25T13:22:00Z">
            <w:rPr>
              <w:rFonts w:ascii="Times New Roman" w:hAnsi="Times New Roman" w:cs="Times New Roman"/>
              <w:sz w:val="22"/>
              <w:szCs w:val="22"/>
            </w:rPr>
          </w:rPrChange>
        </w:rPr>
        <w:t xml:space="preserve"> emphasized that the primary purpose of Business Activity Monitoring is to support real-time decision-making by providing timely, accurate, and relevant information about business activities. Unlike traditional reporting systems that rely on historical data, BAM continuously monitors ongoing operations and delivers immediate insights into business performance. This allows managers to identify problems as they occur, evaluate their impact, and implement corrective actions without delay.</w:t>
      </w:r>
    </w:p>
    <w:p w14:paraId="2963FFD8" w14:textId="30B6BED9" w:rsidR="005B46A5" w:rsidRPr="001D1134" w:rsidRDefault="005B46A5">
      <w:pPr>
        <w:spacing w:line="276" w:lineRule="auto"/>
        <w:jc w:val="both"/>
        <w:rPr>
          <w:rFonts w:ascii="Times New Roman" w:hAnsi="Times New Roman" w:cs="Times New Roman"/>
          <w:sz w:val="20"/>
          <w:szCs w:val="20"/>
          <w:rPrChange w:id="1377" w:author="michaelaanas23@gmail.com" w:date="2026-09-25T21:22:00Z" w16du:dateUtc="2026-09-25T13:22:00Z">
            <w:rPr>
              <w:rFonts w:ascii="Times New Roman" w:hAnsi="Times New Roman" w:cs="Times New Roman"/>
              <w:sz w:val="22"/>
              <w:szCs w:val="22"/>
            </w:rPr>
          </w:rPrChange>
        </w:rPr>
        <w:pPrChange w:id="1378" w:author="michaelaanas23@gmail.com" w:date="2026-09-25T21:55:00Z" w16du:dateUtc="2026-09-25T13:55:00Z">
          <w:pPr>
            <w:ind w:firstLine="357"/>
            <w:jc w:val="both"/>
          </w:pPr>
        </w:pPrChange>
      </w:pPr>
      <w:r w:rsidRPr="001D1134">
        <w:rPr>
          <w:rFonts w:ascii="Times New Roman" w:hAnsi="Times New Roman" w:cs="Times New Roman"/>
          <w:sz w:val="20"/>
          <w:szCs w:val="20"/>
          <w:rPrChange w:id="1379" w:author="michaelaanas23@gmail.com" w:date="2026-09-25T21:22:00Z" w16du:dateUtc="2026-09-25T13:22:00Z">
            <w:rPr>
              <w:rFonts w:ascii="Times New Roman" w:hAnsi="Times New Roman" w:cs="Times New Roman"/>
              <w:sz w:val="22"/>
              <w:szCs w:val="22"/>
            </w:rPr>
          </w:rPrChange>
        </w:rPr>
        <w:t>The study further explained that BAM systems enable organizations to combine data from multiple sources and transform them into meaningful information through real-time analysis. These systems provide interactive dashboards, graphical reports, and performance indicators that present data in a clear and intuitive manner. As a result, users can quickly access information, identify trends, and understand the causes of operational issues. The visualization capabilities of BAM systems improve transparency and make complex business information easier to interpret.</w:t>
      </w:r>
    </w:p>
    <w:p w14:paraId="4A2F05AB" w14:textId="77777777" w:rsidR="000D1487" w:rsidRPr="001D1134" w:rsidRDefault="005B46A5">
      <w:pPr>
        <w:spacing w:line="276" w:lineRule="auto"/>
        <w:jc w:val="both"/>
        <w:rPr>
          <w:rFonts w:ascii="Times New Roman" w:hAnsi="Times New Roman" w:cs="Times New Roman"/>
          <w:sz w:val="20"/>
          <w:szCs w:val="20"/>
          <w:rPrChange w:id="1380" w:author="michaelaanas23@gmail.com" w:date="2026-09-25T21:22:00Z" w16du:dateUtc="2026-09-25T13:22:00Z">
            <w:rPr>
              <w:rFonts w:ascii="Times New Roman" w:hAnsi="Times New Roman" w:cs="Times New Roman"/>
              <w:sz w:val="22"/>
              <w:szCs w:val="22"/>
            </w:rPr>
          </w:rPrChange>
        </w:rPr>
        <w:pPrChange w:id="1381" w:author="michaelaanas23@gmail.com" w:date="2026-09-25T21:55:00Z" w16du:dateUtc="2026-09-25T13:55:00Z">
          <w:pPr>
            <w:ind w:firstLine="357"/>
            <w:jc w:val="both"/>
          </w:pPr>
        </w:pPrChange>
      </w:pPr>
      <w:r w:rsidRPr="001D1134">
        <w:rPr>
          <w:rFonts w:ascii="Times New Roman" w:hAnsi="Times New Roman" w:cs="Times New Roman"/>
          <w:sz w:val="20"/>
          <w:szCs w:val="20"/>
          <w:rPrChange w:id="1382" w:author="michaelaanas23@gmail.com" w:date="2026-09-25T21:22:00Z" w16du:dateUtc="2026-09-25T13:22:00Z">
            <w:rPr>
              <w:rFonts w:ascii="Times New Roman" w:hAnsi="Times New Roman" w:cs="Times New Roman"/>
              <w:sz w:val="22"/>
              <w:szCs w:val="22"/>
            </w:rPr>
          </w:rPrChange>
        </w:rPr>
        <w:t>Furthermore, the author highlighted that Business Activity Monitoring contributes to organizational efficiency by enhancing visibility into business processes and improving managerial control. By continuously tracking key performance indicators (KPIs), organizations can measure performance against objectives, monitor operational progress, and ensure that business activities align with strategic goals. This capability supports proactive management and enables faster responses to changing business conditions. </w:t>
      </w:r>
    </w:p>
    <w:p w14:paraId="3FC82EFB" w14:textId="6290057A" w:rsidR="005B46A5" w:rsidRPr="001D1134" w:rsidRDefault="005B46A5">
      <w:pPr>
        <w:spacing w:line="276" w:lineRule="auto"/>
        <w:jc w:val="both"/>
        <w:rPr>
          <w:rFonts w:ascii="Times New Roman" w:hAnsi="Times New Roman" w:cs="Times New Roman"/>
          <w:sz w:val="20"/>
          <w:szCs w:val="20"/>
          <w:rPrChange w:id="1383" w:author="michaelaanas23@gmail.com" w:date="2026-09-25T21:22:00Z" w16du:dateUtc="2026-09-25T13:22:00Z">
            <w:rPr>
              <w:rFonts w:ascii="Times New Roman" w:hAnsi="Times New Roman" w:cs="Times New Roman"/>
              <w:sz w:val="22"/>
              <w:szCs w:val="22"/>
            </w:rPr>
          </w:rPrChange>
        </w:rPr>
        <w:pPrChange w:id="1384" w:author="michaelaanas23@gmail.com" w:date="2026-09-25T21:55:00Z" w16du:dateUtc="2026-09-25T13:55:00Z">
          <w:pPr>
            <w:ind w:firstLine="357"/>
            <w:jc w:val="both"/>
          </w:pPr>
        </w:pPrChange>
      </w:pPr>
      <w:r w:rsidRPr="001D1134">
        <w:rPr>
          <w:rFonts w:ascii="Times New Roman" w:hAnsi="Times New Roman" w:cs="Times New Roman"/>
          <w:sz w:val="20"/>
          <w:szCs w:val="20"/>
          <w:rPrChange w:id="1385" w:author="michaelaanas23@gmail.com" w:date="2026-09-25T21:22:00Z" w16du:dateUtc="2026-09-25T13:22:00Z">
            <w:rPr>
              <w:rFonts w:ascii="Times New Roman" w:hAnsi="Times New Roman" w:cs="Times New Roman"/>
              <w:sz w:val="22"/>
              <w:szCs w:val="22"/>
            </w:rPr>
          </w:rPrChange>
        </w:rPr>
        <w:t>The study concluded that Business Activity Monitoring is an essential component of modern business management because it improves decision-making speed, operational transparency, and organizational responsiveness. Through real-time monitoring and analysis, businesses can gain valuable insights into their operations and achieve better performance outcomes.</w:t>
      </w:r>
    </w:p>
    <w:p w14:paraId="7DBF33EA" w14:textId="3B37A1AE" w:rsidR="005B46A5" w:rsidRPr="001D1134" w:rsidDel="00427840" w:rsidRDefault="005B46A5">
      <w:pPr>
        <w:spacing w:line="276" w:lineRule="auto"/>
        <w:jc w:val="both"/>
        <w:rPr>
          <w:del w:id="1386" w:author="michaelaanas23@gmail.com" w:date="2026-09-25T22:00:00Z" w16du:dateUtc="2026-09-25T14:00:00Z"/>
          <w:rFonts w:ascii="Times New Roman" w:hAnsi="Times New Roman" w:cs="Times New Roman"/>
          <w:sz w:val="20"/>
          <w:szCs w:val="20"/>
          <w:rPrChange w:id="1387" w:author="michaelaanas23@gmail.com" w:date="2026-09-25T21:22:00Z" w16du:dateUtc="2026-09-25T13:22:00Z">
            <w:rPr>
              <w:del w:id="1388" w:author="michaelaanas23@gmail.com" w:date="2026-09-25T22:00:00Z" w16du:dateUtc="2026-09-25T14:00:00Z"/>
              <w:rFonts w:ascii="Times New Roman" w:hAnsi="Times New Roman" w:cs="Times New Roman"/>
              <w:sz w:val="22"/>
              <w:szCs w:val="22"/>
            </w:rPr>
          </w:rPrChange>
        </w:rPr>
        <w:pPrChange w:id="1389" w:author="michaelaanas23@gmail.com" w:date="2026-09-25T21:55:00Z" w16du:dateUtc="2026-09-25T13:55:00Z">
          <w:pPr>
            <w:ind w:firstLine="357"/>
            <w:jc w:val="both"/>
          </w:pPr>
        </w:pPrChange>
      </w:pPr>
      <w:r w:rsidRPr="001D1134">
        <w:rPr>
          <w:rFonts w:ascii="Times New Roman" w:hAnsi="Times New Roman" w:cs="Times New Roman"/>
          <w:sz w:val="20"/>
          <w:szCs w:val="20"/>
          <w:rPrChange w:id="1390" w:author="michaelaanas23@gmail.com" w:date="2026-09-25T21:22:00Z" w16du:dateUtc="2026-09-25T13:22:00Z">
            <w:rPr>
              <w:rFonts w:ascii="Times New Roman" w:hAnsi="Times New Roman" w:cs="Times New Roman"/>
              <w:sz w:val="22"/>
              <w:szCs w:val="22"/>
            </w:rPr>
          </w:rPrChange>
        </w:rPr>
        <w:t>This literature is highly relevant to the present study because the proposed H2Ops: Cloud-Based Operations Management System for Water Refilling Stations with Automated Sales Analytics incorporates real-time monitoring, dashboard reporting, and sales analytics features. Similar to the concepts presented by Velibor Božić (2024), the proposed system aims to provide water refilling station operators with immediate access to operational data, key performance indicators, and business insights that support efficient management and informed decision-making.</w:t>
      </w:r>
    </w:p>
    <w:p w14:paraId="2B7AEA92" w14:textId="77777777" w:rsidR="004737C2" w:rsidRDefault="004737C2">
      <w:pPr>
        <w:spacing w:line="276" w:lineRule="auto"/>
        <w:jc w:val="both"/>
        <w:pPrChange w:id="1391" w:author="michaelaanas23@gmail.com" w:date="2026-09-25T21:55:00Z" w16du:dateUtc="2026-09-25T13:55:00Z">
          <w:pPr>
            <w:jc w:val="both"/>
          </w:pPr>
        </w:pPrChange>
      </w:pPr>
    </w:p>
    <w:p w14:paraId="667CFA44" w14:textId="1CF8C099" w:rsidR="000D1487" w:rsidRPr="00DD3042" w:rsidRDefault="000D1487">
      <w:pPr>
        <w:pStyle w:val="Heading2"/>
        <w:spacing w:line="360" w:lineRule="auto"/>
        <w:jc w:val="both"/>
        <w:rPr>
          <w:rFonts w:ascii="Times New Roman" w:hAnsi="Times New Roman" w:cs="Times New Roman"/>
          <w:b/>
          <w:bCs/>
          <w:color w:val="000000" w:themeColor="text1"/>
          <w:sz w:val="26"/>
          <w:szCs w:val="26"/>
          <w:rPrChange w:id="1392" w:author="michaelaanas23@gmail.com" w:date="2026-09-25T21:34:00Z" w16du:dateUtc="2026-09-25T13:34:00Z">
            <w:rPr>
              <w:rFonts w:ascii="Times New Roman" w:hAnsi="Times New Roman" w:cs="Times New Roman"/>
              <w:b/>
              <w:bCs/>
              <w:color w:val="000000" w:themeColor="text1"/>
            </w:rPr>
          </w:rPrChange>
        </w:rPr>
        <w:pPrChange w:id="1393" w:author="michaelaanas23@gmail.com" w:date="2026-09-25T22:01:00Z" w16du:dateUtc="2026-09-25T14:01:00Z">
          <w:pPr>
            <w:pStyle w:val="Heading2"/>
            <w:jc w:val="both"/>
          </w:pPr>
        </w:pPrChange>
      </w:pPr>
      <w:r w:rsidRPr="00DD3042">
        <w:rPr>
          <w:rFonts w:ascii="Times New Roman" w:hAnsi="Times New Roman" w:cs="Times New Roman"/>
          <w:b/>
          <w:bCs/>
          <w:color w:val="000000" w:themeColor="text1"/>
          <w:sz w:val="26"/>
          <w:szCs w:val="26"/>
          <w:rPrChange w:id="1394" w:author="michaelaanas23@gmail.com" w:date="2026-09-25T21:34:00Z" w16du:dateUtc="2026-09-25T13:34:00Z">
            <w:rPr>
              <w:rFonts w:ascii="Times New Roman" w:hAnsi="Times New Roman" w:cs="Times New Roman"/>
              <w:b/>
              <w:bCs/>
              <w:color w:val="000000" w:themeColor="text1"/>
            </w:rPr>
          </w:rPrChange>
        </w:rPr>
        <w:t>2.4 Synthesis of the Reviewed Literature</w:t>
      </w:r>
    </w:p>
    <w:p w14:paraId="21412B93" w14:textId="7D27229B" w:rsidR="000D1487" w:rsidRPr="00DD3042" w:rsidRDefault="000D1487">
      <w:pPr>
        <w:spacing w:line="276" w:lineRule="auto"/>
        <w:ind w:firstLine="357"/>
        <w:jc w:val="both"/>
        <w:rPr>
          <w:rFonts w:ascii="Times New Roman" w:hAnsi="Times New Roman" w:cs="Times New Roman"/>
          <w:sz w:val="20"/>
          <w:szCs w:val="20"/>
          <w:rPrChange w:id="1395" w:author="michaelaanas23@gmail.com" w:date="2026-09-25T21:35:00Z" w16du:dateUtc="2026-09-25T13:35:00Z">
            <w:rPr>
              <w:rFonts w:ascii="Times New Roman" w:hAnsi="Times New Roman" w:cs="Times New Roman"/>
              <w:sz w:val="22"/>
              <w:szCs w:val="22"/>
            </w:rPr>
          </w:rPrChange>
        </w:rPr>
        <w:pPrChange w:id="1396" w:author="michaelaanas23@gmail.com" w:date="2026-09-25T21:55:00Z" w16du:dateUtc="2026-09-25T13:55:00Z">
          <w:pPr>
            <w:ind w:firstLine="357"/>
            <w:jc w:val="both"/>
          </w:pPr>
        </w:pPrChange>
      </w:pPr>
      <w:r w:rsidRPr="00DD3042">
        <w:rPr>
          <w:rFonts w:ascii="Times New Roman" w:hAnsi="Times New Roman" w:cs="Times New Roman"/>
          <w:sz w:val="20"/>
          <w:szCs w:val="20"/>
          <w:rPrChange w:id="1397" w:author="michaelaanas23@gmail.com" w:date="2026-09-25T21:35:00Z" w16du:dateUtc="2026-09-25T13:35:00Z">
            <w:rPr>
              <w:rFonts w:ascii="Times New Roman" w:hAnsi="Times New Roman" w:cs="Times New Roman"/>
              <w:sz w:val="22"/>
              <w:szCs w:val="22"/>
            </w:rPr>
          </w:rPrChange>
        </w:rPr>
        <w:t xml:space="preserve">The reviewed foreign and local studies collectively establish a compelling case for the development and implementation of integrated operations management systems within the small and medium enterprise (SME) sector, </w:t>
      </w:r>
      <w:r w:rsidRPr="00DD3042">
        <w:rPr>
          <w:rFonts w:ascii="Times New Roman" w:hAnsi="Times New Roman" w:cs="Times New Roman"/>
          <w:sz w:val="20"/>
          <w:szCs w:val="20"/>
          <w:rPrChange w:id="1398" w:author="michaelaanas23@gmail.com" w:date="2026-09-25T21:35:00Z" w16du:dateUtc="2026-09-25T13:35:00Z">
            <w:rPr>
              <w:rFonts w:ascii="Times New Roman" w:hAnsi="Times New Roman" w:cs="Times New Roman"/>
              <w:sz w:val="22"/>
              <w:szCs w:val="22"/>
            </w:rPr>
          </w:rPrChange>
        </w:rPr>
        <w:lastRenderedPageBreak/>
        <w:t>specifically within the water refilling industry. The synthesis of these studies reveals several convergent themes that directly inform the design, implementation, and expected predictive outcomes of H2Ops for High Island V.</w:t>
      </w:r>
    </w:p>
    <w:p w14:paraId="5C316D6F" w14:textId="77777777" w:rsidR="000D1487" w:rsidRPr="00DD3042" w:rsidRDefault="000D1487">
      <w:pPr>
        <w:spacing w:line="276" w:lineRule="auto"/>
        <w:jc w:val="both"/>
        <w:rPr>
          <w:rFonts w:ascii="Times New Roman" w:hAnsi="Times New Roman" w:cs="Times New Roman"/>
          <w:sz w:val="20"/>
          <w:szCs w:val="20"/>
          <w:rPrChange w:id="1399" w:author="michaelaanas23@gmail.com" w:date="2026-09-25T21:35:00Z" w16du:dateUtc="2026-09-25T13:35:00Z">
            <w:rPr>
              <w:rFonts w:ascii="Times New Roman" w:hAnsi="Times New Roman" w:cs="Times New Roman"/>
              <w:sz w:val="22"/>
              <w:szCs w:val="22"/>
            </w:rPr>
          </w:rPrChange>
        </w:rPr>
        <w:pPrChange w:id="1400" w:author="michaelaanas23@gmail.com" w:date="2026-09-25T21:55:00Z" w16du:dateUtc="2026-09-25T13:55:00Z">
          <w:pPr>
            <w:jc w:val="both"/>
          </w:pPr>
        </w:pPrChange>
      </w:pPr>
      <w:r w:rsidRPr="00DD3042">
        <w:rPr>
          <w:rFonts w:ascii="Times New Roman" w:hAnsi="Times New Roman" w:cs="Times New Roman"/>
          <w:b/>
          <w:bCs/>
          <w:sz w:val="20"/>
          <w:szCs w:val="20"/>
          <w:rPrChange w:id="1401" w:author="michaelaanas23@gmail.com" w:date="2026-09-25T21:35:00Z" w16du:dateUtc="2026-09-25T13:35:00Z">
            <w:rPr>
              <w:rFonts w:ascii="Times New Roman" w:hAnsi="Times New Roman" w:cs="Times New Roman"/>
              <w:b/>
              <w:bCs/>
              <w:sz w:val="22"/>
              <w:szCs w:val="22"/>
            </w:rPr>
          </w:rPrChange>
        </w:rPr>
        <w:t>Theme 1: The Imperative of Digital Transformation for SME Sustainability</w:t>
      </w:r>
    </w:p>
    <w:p w14:paraId="6F401CA7" w14:textId="61678081" w:rsidR="000D1487" w:rsidRPr="00DD3042" w:rsidRDefault="000D1487">
      <w:pPr>
        <w:spacing w:line="276" w:lineRule="auto"/>
        <w:ind w:firstLine="357"/>
        <w:jc w:val="both"/>
        <w:rPr>
          <w:rFonts w:ascii="Times New Roman" w:hAnsi="Times New Roman" w:cs="Times New Roman"/>
          <w:sz w:val="20"/>
          <w:szCs w:val="20"/>
          <w:rPrChange w:id="1402" w:author="michaelaanas23@gmail.com" w:date="2026-09-25T21:35:00Z" w16du:dateUtc="2026-09-25T13:35:00Z">
            <w:rPr>
              <w:rFonts w:ascii="Times New Roman" w:hAnsi="Times New Roman" w:cs="Times New Roman"/>
              <w:sz w:val="22"/>
              <w:szCs w:val="22"/>
            </w:rPr>
          </w:rPrChange>
        </w:rPr>
        <w:pPrChange w:id="1403" w:author="michaelaanas23@gmail.com" w:date="2026-09-25T21:55:00Z" w16du:dateUtc="2026-09-25T13:55:00Z">
          <w:pPr>
            <w:ind w:firstLine="357"/>
            <w:jc w:val="both"/>
          </w:pPr>
        </w:pPrChange>
      </w:pPr>
      <w:r w:rsidRPr="00DD3042">
        <w:rPr>
          <w:rFonts w:ascii="Times New Roman" w:hAnsi="Times New Roman" w:cs="Times New Roman"/>
          <w:sz w:val="20"/>
          <w:szCs w:val="20"/>
          <w:rPrChange w:id="1404" w:author="michaelaanas23@gmail.com" w:date="2026-09-25T21:35:00Z" w16du:dateUtc="2026-09-25T13:35:00Z">
            <w:rPr>
              <w:rFonts w:ascii="Times New Roman" w:hAnsi="Times New Roman" w:cs="Times New Roman"/>
              <w:sz w:val="22"/>
              <w:szCs w:val="22"/>
            </w:rPr>
          </w:rPrChange>
        </w:rPr>
        <w:t>Both foreign and local studies emphasize that technology adoption is no longer a luxury but a fundamental requirement for business survival. Foreign literature highlights how cloud-based systems allow small businesses to achieve the same level of operational oversight as large corporations without the need for massive capital investment in hardware. Local studies, specifically in the Philippine context, focus on how water refilling stations (WRS) must adhere to strict Department of Health (DOH) standards, necessitating more accurate record-keeping than manual logbooks can provide. The convergence of these findings suggests that for High Island V to remain competitive in a saturated market, transitioning to a digital platform like H2Ops is essential to maintain service quality and organizational agility.</w:t>
      </w:r>
    </w:p>
    <w:p w14:paraId="2E9C8A11" w14:textId="77777777" w:rsidR="000D1487" w:rsidRPr="00DD3042" w:rsidRDefault="000D1487">
      <w:pPr>
        <w:spacing w:line="276" w:lineRule="auto"/>
        <w:jc w:val="both"/>
        <w:rPr>
          <w:rFonts w:ascii="Times New Roman" w:hAnsi="Times New Roman" w:cs="Times New Roman"/>
          <w:sz w:val="20"/>
          <w:szCs w:val="20"/>
          <w:rPrChange w:id="1405" w:author="michaelaanas23@gmail.com" w:date="2026-09-25T21:35:00Z" w16du:dateUtc="2026-09-25T13:35:00Z">
            <w:rPr>
              <w:rFonts w:ascii="Times New Roman" w:hAnsi="Times New Roman" w:cs="Times New Roman"/>
              <w:sz w:val="22"/>
              <w:szCs w:val="22"/>
            </w:rPr>
          </w:rPrChange>
        </w:rPr>
        <w:pPrChange w:id="1406" w:author="michaelaanas23@gmail.com" w:date="2026-09-25T21:55:00Z" w16du:dateUtc="2026-09-25T13:55:00Z">
          <w:pPr>
            <w:jc w:val="both"/>
          </w:pPr>
        </w:pPrChange>
      </w:pPr>
      <w:r w:rsidRPr="00DD3042">
        <w:rPr>
          <w:rFonts w:ascii="Times New Roman" w:hAnsi="Times New Roman" w:cs="Times New Roman"/>
          <w:b/>
          <w:bCs/>
          <w:sz w:val="20"/>
          <w:szCs w:val="20"/>
          <w:rPrChange w:id="1407" w:author="michaelaanas23@gmail.com" w:date="2026-09-25T21:35:00Z" w16du:dateUtc="2026-09-25T13:35:00Z">
            <w:rPr>
              <w:rFonts w:ascii="Times New Roman" w:hAnsi="Times New Roman" w:cs="Times New Roman"/>
              <w:b/>
              <w:bCs/>
              <w:sz w:val="22"/>
              <w:szCs w:val="22"/>
            </w:rPr>
          </w:rPrChange>
        </w:rPr>
        <w:t>Theme 2: Eradicating the Deficiencies of Manual Record-Keeping</w:t>
      </w:r>
    </w:p>
    <w:p w14:paraId="3275F788" w14:textId="7D3F6E99" w:rsidR="000D1487" w:rsidRPr="00DD3042" w:rsidRDefault="000D1487">
      <w:pPr>
        <w:spacing w:line="276" w:lineRule="auto"/>
        <w:ind w:firstLine="357"/>
        <w:jc w:val="both"/>
        <w:rPr>
          <w:rFonts w:ascii="Times New Roman" w:hAnsi="Times New Roman" w:cs="Times New Roman"/>
          <w:sz w:val="20"/>
          <w:szCs w:val="20"/>
          <w:rPrChange w:id="1408" w:author="michaelaanas23@gmail.com" w:date="2026-09-25T21:35:00Z" w16du:dateUtc="2026-09-25T13:35:00Z">
            <w:rPr>
              <w:rFonts w:ascii="Times New Roman" w:hAnsi="Times New Roman" w:cs="Times New Roman"/>
              <w:sz w:val="22"/>
              <w:szCs w:val="22"/>
            </w:rPr>
          </w:rPrChange>
        </w:rPr>
        <w:pPrChange w:id="1409" w:author="michaelaanas23@gmail.com" w:date="2026-09-25T21:55:00Z" w16du:dateUtc="2026-09-25T13:55:00Z">
          <w:pPr>
            <w:ind w:firstLine="357"/>
            <w:jc w:val="both"/>
          </w:pPr>
        </w:pPrChange>
      </w:pPr>
      <w:r w:rsidRPr="00DD3042">
        <w:rPr>
          <w:rFonts w:ascii="Times New Roman" w:hAnsi="Times New Roman" w:cs="Times New Roman"/>
          <w:sz w:val="20"/>
          <w:szCs w:val="20"/>
          <w:rPrChange w:id="1410" w:author="michaelaanas23@gmail.com" w:date="2026-09-25T21:35:00Z" w16du:dateUtc="2026-09-25T13:35:00Z">
            <w:rPr>
              <w:rFonts w:ascii="Times New Roman" w:hAnsi="Times New Roman" w:cs="Times New Roman"/>
              <w:sz w:val="22"/>
              <w:szCs w:val="22"/>
            </w:rPr>
          </w:rPrChange>
        </w:rPr>
        <w:t>The reviewed literature consistently identifies manual processes as the primary source of operational failure in SMEs. Common issues cited include "data leakage," mathematical errors, and the physical vulnerability of paper records. In the specific context of water refilling stations, the literature points out the unique risk of environmental damage—where humidity and water exposure frequently ruin handwritten logs. Researchers stress that automated systems mitigate these risks by enforcing standardized data entry and performing instantaneous calculations. These findings directly validate the problem identification of this study, confirming that the "analog" methods currently used by High Island V are a bottleneck to its efficiency and financial transparency.</w:t>
      </w:r>
    </w:p>
    <w:p w14:paraId="72A5F1F9" w14:textId="77777777" w:rsidR="000D1487" w:rsidRPr="00DD3042" w:rsidRDefault="000D1487">
      <w:pPr>
        <w:spacing w:line="276" w:lineRule="auto"/>
        <w:jc w:val="both"/>
        <w:rPr>
          <w:rFonts w:ascii="Times New Roman" w:hAnsi="Times New Roman" w:cs="Times New Roman"/>
          <w:sz w:val="20"/>
          <w:szCs w:val="20"/>
          <w:rPrChange w:id="1411" w:author="michaelaanas23@gmail.com" w:date="2026-09-25T21:35:00Z" w16du:dateUtc="2026-09-25T13:35:00Z">
            <w:rPr>
              <w:rFonts w:ascii="Times New Roman" w:hAnsi="Times New Roman" w:cs="Times New Roman"/>
              <w:sz w:val="22"/>
              <w:szCs w:val="22"/>
            </w:rPr>
          </w:rPrChange>
        </w:rPr>
        <w:pPrChange w:id="1412" w:author="michaelaanas23@gmail.com" w:date="2026-09-25T21:55:00Z" w16du:dateUtc="2026-09-25T13:55:00Z">
          <w:pPr>
            <w:jc w:val="both"/>
          </w:pPr>
        </w:pPrChange>
      </w:pPr>
      <w:r w:rsidRPr="00DD3042">
        <w:rPr>
          <w:rFonts w:ascii="Times New Roman" w:hAnsi="Times New Roman" w:cs="Times New Roman"/>
          <w:b/>
          <w:bCs/>
          <w:sz w:val="20"/>
          <w:szCs w:val="20"/>
          <w:rPrChange w:id="1413" w:author="michaelaanas23@gmail.com" w:date="2026-09-25T21:35:00Z" w16du:dateUtc="2026-09-25T13:35:00Z">
            <w:rPr>
              <w:rFonts w:ascii="Times New Roman" w:hAnsi="Times New Roman" w:cs="Times New Roman"/>
              <w:b/>
              <w:bCs/>
              <w:sz w:val="22"/>
              <w:szCs w:val="22"/>
            </w:rPr>
          </w:rPrChange>
        </w:rPr>
        <w:t>Theme 3: Deep Integration of Sales and Inventory Systems</w:t>
      </w:r>
    </w:p>
    <w:p w14:paraId="4742D3A5" w14:textId="7490BEE5" w:rsidR="000D1487" w:rsidRPr="00DD3042" w:rsidRDefault="000D1487">
      <w:pPr>
        <w:spacing w:line="276" w:lineRule="auto"/>
        <w:ind w:firstLine="357"/>
        <w:jc w:val="both"/>
        <w:rPr>
          <w:rFonts w:ascii="Times New Roman" w:hAnsi="Times New Roman" w:cs="Times New Roman"/>
          <w:sz w:val="20"/>
          <w:szCs w:val="20"/>
          <w:rPrChange w:id="1414" w:author="michaelaanas23@gmail.com" w:date="2026-09-25T21:35:00Z" w16du:dateUtc="2026-09-25T13:35:00Z">
            <w:rPr>
              <w:rFonts w:ascii="Times New Roman" w:hAnsi="Times New Roman" w:cs="Times New Roman"/>
              <w:sz w:val="22"/>
              <w:szCs w:val="22"/>
            </w:rPr>
          </w:rPrChange>
        </w:rPr>
        <w:pPrChange w:id="1415" w:author="michaelaanas23@gmail.com" w:date="2026-09-25T21:55:00Z" w16du:dateUtc="2026-09-25T13:55:00Z">
          <w:pPr>
            <w:ind w:firstLine="357"/>
            <w:jc w:val="both"/>
          </w:pPr>
        </w:pPrChange>
      </w:pPr>
      <w:r w:rsidRPr="00DD3042">
        <w:rPr>
          <w:rFonts w:ascii="Times New Roman" w:hAnsi="Times New Roman" w:cs="Times New Roman"/>
          <w:sz w:val="20"/>
          <w:szCs w:val="20"/>
          <w:rPrChange w:id="1416" w:author="michaelaanas23@gmail.com" w:date="2026-09-25T21:35:00Z" w16du:dateUtc="2026-09-25T13:35:00Z">
            <w:rPr>
              <w:rFonts w:ascii="Times New Roman" w:hAnsi="Times New Roman" w:cs="Times New Roman"/>
              <w:sz w:val="22"/>
              <w:szCs w:val="22"/>
            </w:rPr>
          </w:rPrChange>
        </w:rPr>
        <w:t>A recurring theme in recent studies is the shift from "siloed" applications to integrated ecosystems. The literature suggests that a Point of Sale (POS) system is only half as effective if it is not directly linked to a real-time inventory database. For a water refilling business, this means that the sale of a gallon must automatically trigger a deduction in water volume, seals, and caps. The reviewed studies demonstrate that integrated systems reduce the "reconciliation lag" and prevent inventory shrinkage. This theme is central to the H2Ops design, which seeks to unify branch sales with a centralized cloud inventory, ensuring that data flows seamlessly from the transaction point to the management dashboard without manual intervention.</w:t>
      </w:r>
    </w:p>
    <w:p w14:paraId="69BE4724" w14:textId="77777777" w:rsidR="000D1487" w:rsidRPr="00DD3042" w:rsidRDefault="000D1487">
      <w:pPr>
        <w:spacing w:line="276" w:lineRule="auto"/>
        <w:jc w:val="both"/>
        <w:rPr>
          <w:rFonts w:ascii="Times New Roman" w:hAnsi="Times New Roman" w:cs="Times New Roman"/>
          <w:sz w:val="20"/>
          <w:szCs w:val="20"/>
          <w:rPrChange w:id="1417" w:author="michaelaanas23@gmail.com" w:date="2026-09-25T21:35:00Z" w16du:dateUtc="2026-09-25T13:35:00Z">
            <w:rPr>
              <w:rFonts w:ascii="Times New Roman" w:hAnsi="Times New Roman" w:cs="Times New Roman"/>
              <w:sz w:val="22"/>
              <w:szCs w:val="22"/>
            </w:rPr>
          </w:rPrChange>
        </w:rPr>
        <w:pPrChange w:id="1418" w:author="michaelaanas23@gmail.com" w:date="2026-09-25T21:55:00Z" w16du:dateUtc="2026-09-25T13:55:00Z">
          <w:pPr>
            <w:jc w:val="both"/>
          </w:pPr>
        </w:pPrChange>
      </w:pPr>
      <w:r w:rsidRPr="00DD3042">
        <w:rPr>
          <w:rFonts w:ascii="Times New Roman" w:hAnsi="Times New Roman" w:cs="Times New Roman"/>
          <w:b/>
          <w:bCs/>
          <w:sz w:val="20"/>
          <w:szCs w:val="20"/>
          <w:rPrChange w:id="1419" w:author="michaelaanas23@gmail.com" w:date="2026-09-25T21:35:00Z" w16du:dateUtc="2026-09-25T13:35:00Z">
            <w:rPr>
              <w:rFonts w:ascii="Times New Roman" w:hAnsi="Times New Roman" w:cs="Times New Roman"/>
              <w:b/>
              <w:bCs/>
              <w:sz w:val="22"/>
              <w:szCs w:val="22"/>
            </w:rPr>
          </w:rPrChange>
        </w:rPr>
        <w:t>Theme 4: Predictive Analytics and Data-Driven Proactivity</w:t>
      </w:r>
    </w:p>
    <w:p w14:paraId="24309BDE" w14:textId="464613B3" w:rsidR="000D1487" w:rsidRPr="00DD3042" w:rsidRDefault="000D1487">
      <w:pPr>
        <w:spacing w:line="276" w:lineRule="auto"/>
        <w:ind w:firstLine="357"/>
        <w:jc w:val="both"/>
        <w:rPr>
          <w:rFonts w:ascii="Times New Roman" w:hAnsi="Times New Roman" w:cs="Times New Roman"/>
          <w:sz w:val="20"/>
          <w:szCs w:val="20"/>
          <w:rPrChange w:id="1420" w:author="michaelaanas23@gmail.com" w:date="2026-09-25T21:35:00Z" w16du:dateUtc="2026-09-25T13:35:00Z">
            <w:rPr>
              <w:rFonts w:ascii="Times New Roman" w:hAnsi="Times New Roman" w:cs="Times New Roman"/>
              <w:sz w:val="22"/>
              <w:szCs w:val="22"/>
            </w:rPr>
          </w:rPrChange>
        </w:rPr>
        <w:pPrChange w:id="1421" w:author="michaelaanas23@gmail.com" w:date="2026-09-25T21:55:00Z" w16du:dateUtc="2026-09-25T13:55:00Z">
          <w:pPr>
            <w:ind w:firstLine="357"/>
            <w:jc w:val="both"/>
          </w:pPr>
        </w:pPrChange>
      </w:pPr>
      <w:r w:rsidRPr="00DD3042">
        <w:rPr>
          <w:rFonts w:ascii="Times New Roman" w:hAnsi="Times New Roman" w:cs="Times New Roman"/>
          <w:sz w:val="20"/>
          <w:szCs w:val="20"/>
          <w:rPrChange w:id="1422" w:author="michaelaanas23@gmail.com" w:date="2026-09-25T21:35:00Z" w16du:dateUtc="2026-09-25T13:35:00Z">
            <w:rPr>
              <w:rFonts w:ascii="Times New Roman" w:hAnsi="Times New Roman" w:cs="Times New Roman"/>
              <w:sz w:val="22"/>
              <w:szCs w:val="22"/>
            </w:rPr>
          </w:rPrChange>
        </w:rPr>
        <w:t>An emerging and highly relevant theme in modern literature is the use of predictive modeling, such as Simple Linear Regression, to move businesses from reactive to proactive management. Foreign studies illustrate how historical sales data, when processed through mathematical algorithms, can accurately forecast future demand. While many local SMEs still rely on "gut feeling" for ordering supplies, the literature suggests that data-driven forecasting significantly reduces waste and prevents stockouts. This theme provides the theoretical justification for the H2Ops forecasting module, confirming that analyzing the last 30 days of sales is a statistically sound method for predicting the upcoming week’s requirements for High Island V.</w:t>
      </w:r>
    </w:p>
    <w:p w14:paraId="77D852F6" w14:textId="77777777" w:rsidR="000D1487" w:rsidRPr="00DD3042" w:rsidRDefault="000D1487">
      <w:pPr>
        <w:spacing w:line="276" w:lineRule="auto"/>
        <w:jc w:val="both"/>
        <w:rPr>
          <w:rFonts w:ascii="Times New Roman" w:hAnsi="Times New Roman" w:cs="Times New Roman"/>
          <w:sz w:val="20"/>
          <w:szCs w:val="20"/>
          <w:rPrChange w:id="1423" w:author="michaelaanas23@gmail.com" w:date="2026-09-25T21:35:00Z" w16du:dateUtc="2026-09-25T13:35:00Z">
            <w:rPr>
              <w:rFonts w:ascii="Times New Roman" w:hAnsi="Times New Roman" w:cs="Times New Roman"/>
              <w:sz w:val="22"/>
              <w:szCs w:val="22"/>
            </w:rPr>
          </w:rPrChange>
        </w:rPr>
        <w:pPrChange w:id="1424" w:author="michaelaanas23@gmail.com" w:date="2026-09-25T21:55:00Z" w16du:dateUtc="2026-09-25T13:55:00Z">
          <w:pPr>
            <w:jc w:val="both"/>
          </w:pPr>
        </w:pPrChange>
      </w:pPr>
      <w:r w:rsidRPr="00DD3042">
        <w:rPr>
          <w:rFonts w:ascii="Times New Roman" w:hAnsi="Times New Roman" w:cs="Times New Roman"/>
          <w:b/>
          <w:bCs/>
          <w:sz w:val="20"/>
          <w:szCs w:val="20"/>
          <w:rPrChange w:id="1425" w:author="michaelaanas23@gmail.com" w:date="2026-09-25T21:35:00Z" w16du:dateUtc="2026-09-25T13:35:00Z">
            <w:rPr>
              <w:rFonts w:ascii="Times New Roman" w:hAnsi="Times New Roman" w:cs="Times New Roman"/>
              <w:b/>
              <w:bCs/>
              <w:sz w:val="22"/>
              <w:szCs w:val="22"/>
            </w:rPr>
          </w:rPrChange>
        </w:rPr>
        <w:t>Theme 5: Cloud Computing as a Solution for Multi-Branch Management</w:t>
      </w:r>
    </w:p>
    <w:p w14:paraId="07C92C21" w14:textId="653662BB" w:rsidR="000D1487" w:rsidRPr="00DD3042" w:rsidRDefault="000D1487">
      <w:pPr>
        <w:spacing w:line="276" w:lineRule="auto"/>
        <w:ind w:firstLine="357"/>
        <w:jc w:val="both"/>
        <w:rPr>
          <w:rFonts w:ascii="Times New Roman" w:hAnsi="Times New Roman" w:cs="Times New Roman"/>
          <w:sz w:val="20"/>
          <w:szCs w:val="20"/>
          <w:rPrChange w:id="1426" w:author="michaelaanas23@gmail.com" w:date="2026-09-25T21:35:00Z" w16du:dateUtc="2026-09-25T13:35:00Z">
            <w:rPr>
              <w:rFonts w:ascii="Times New Roman" w:hAnsi="Times New Roman" w:cs="Times New Roman"/>
              <w:sz w:val="22"/>
              <w:szCs w:val="22"/>
            </w:rPr>
          </w:rPrChange>
        </w:rPr>
        <w:pPrChange w:id="1427" w:author="michaelaanas23@gmail.com" w:date="2026-09-25T21:55:00Z" w16du:dateUtc="2026-09-25T13:55:00Z">
          <w:pPr>
            <w:ind w:firstLine="357"/>
            <w:jc w:val="both"/>
          </w:pPr>
        </w:pPrChange>
      </w:pPr>
      <w:r w:rsidRPr="00DD3042">
        <w:rPr>
          <w:rFonts w:ascii="Times New Roman" w:hAnsi="Times New Roman" w:cs="Times New Roman"/>
          <w:sz w:val="20"/>
          <w:szCs w:val="20"/>
          <w:rPrChange w:id="1428" w:author="michaelaanas23@gmail.com" w:date="2026-09-25T21:35:00Z" w16du:dateUtc="2026-09-25T13:35:00Z">
            <w:rPr>
              <w:rFonts w:ascii="Times New Roman" w:hAnsi="Times New Roman" w:cs="Times New Roman"/>
              <w:sz w:val="22"/>
              <w:szCs w:val="22"/>
            </w:rPr>
          </w:rPrChange>
        </w:rPr>
        <w:t>The literature highlights cloud computing as the definitive solution for businesses struggling with geographic dispersion. Studies on "Cloud-SaaS" (Software as a Service) models show that centralizing data in an online database allows owners to monitor remote branches in real-time. This is particularly relevant for High Island V’s city and provincial branches. The reviewed research indicates that cloud-based systems eliminate the "Information Lag" associated with physical report transport, allowing for a "Single Source of Truth." The consensus among researchers believe that web-based architectures provide the most cost-effective and scalable way for multi-branch SMEs to maintain centralized control.</w:t>
      </w:r>
    </w:p>
    <w:p w14:paraId="4BAE98D9" w14:textId="77777777" w:rsidR="000D1487" w:rsidRPr="00DD3042" w:rsidRDefault="000D1487">
      <w:pPr>
        <w:spacing w:line="276" w:lineRule="auto"/>
        <w:jc w:val="both"/>
        <w:rPr>
          <w:rFonts w:ascii="Times New Roman" w:hAnsi="Times New Roman" w:cs="Times New Roman"/>
          <w:sz w:val="20"/>
          <w:szCs w:val="20"/>
          <w:rPrChange w:id="1429" w:author="michaelaanas23@gmail.com" w:date="2026-09-25T21:35:00Z" w16du:dateUtc="2026-09-25T13:35:00Z">
            <w:rPr>
              <w:rFonts w:ascii="Times New Roman" w:hAnsi="Times New Roman" w:cs="Times New Roman"/>
              <w:sz w:val="22"/>
              <w:szCs w:val="22"/>
            </w:rPr>
          </w:rPrChange>
        </w:rPr>
        <w:pPrChange w:id="1430" w:author="michaelaanas23@gmail.com" w:date="2026-09-25T21:55:00Z" w16du:dateUtc="2026-09-25T13:55:00Z">
          <w:pPr>
            <w:jc w:val="both"/>
          </w:pPr>
        </w:pPrChange>
      </w:pPr>
      <w:r w:rsidRPr="00DD3042">
        <w:rPr>
          <w:rFonts w:ascii="Times New Roman" w:hAnsi="Times New Roman" w:cs="Times New Roman"/>
          <w:b/>
          <w:bCs/>
          <w:sz w:val="20"/>
          <w:szCs w:val="20"/>
          <w:rPrChange w:id="1431" w:author="michaelaanas23@gmail.com" w:date="2026-09-25T21:35:00Z" w16du:dateUtc="2026-09-25T13:35:00Z">
            <w:rPr>
              <w:rFonts w:ascii="Times New Roman" w:hAnsi="Times New Roman" w:cs="Times New Roman"/>
              <w:b/>
              <w:bCs/>
              <w:sz w:val="22"/>
              <w:szCs w:val="22"/>
            </w:rPr>
          </w:rPrChange>
        </w:rPr>
        <w:lastRenderedPageBreak/>
        <w:t>Theme 6: Security, Accountability, and the Audit Trail</w:t>
      </w:r>
    </w:p>
    <w:p w14:paraId="042A92C7" w14:textId="72769BF0" w:rsidR="000D1487" w:rsidRPr="00DD3042" w:rsidRDefault="000D1487">
      <w:pPr>
        <w:spacing w:line="276" w:lineRule="auto"/>
        <w:ind w:firstLine="357"/>
        <w:jc w:val="both"/>
        <w:rPr>
          <w:rFonts w:ascii="Times New Roman" w:hAnsi="Times New Roman" w:cs="Times New Roman"/>
          <w:sz w:val="20"/>
          <w:szCs w:val="20"/>
          <w:rPrChange w:id="1432" w:author="michaelaanas23@gmail.com" w:date="2026-09-25T21:35:00Z" w16du:dateUtc="2026-09-25T13:35:00Z">
            <w:rPr>
              <w:rFonts w:ascii="Times New Roman" w:hAnsi="Times New Roman" w:cs="Times New Roman"/>
              <w:sz w:val="22"/>
              <w:szCs w:val="22"/>
            </w:rPr>
          </w:rPrChange>
        </w:rPr>
        <w:pPrChange w:id="1433" w:author="michaelaanas23@gmail.com" w:date="2026-09-25T21:55:00Z" w16du:dateUtc="2026-09-25T13:55:00Z">
          <w:pPr>
            <w:ind w:firstLine="357"/>
            <w:jc w:val="both"/>
          </w:pPr>
        </w:pPrChange>
      </w:pPr>
      <w:r w:rsidRPr="00DD3042">
        <w:rPr>
          <w:rFonts w:ascii="Times New Roman" w:hAnsi="Times New Roman" w:cs="Times New Roman"/>
          <w:sz w:val="20"/>
          <w:szCs w:val="20"/>
          <w:rPrChange w:id="1434" w:author="michaelaanas23@gmail.com" w:date="2026-09-25T21:35:00Z" w16du:dateUtc="2026-09-25T13:35:00Z">
            <w:rPr>
              <w:rFonts w:ascii="Times New Roman" w:hAnsi="Times New Roman" w:cs="Times New Roman"/>
              <w:sz w:val="22"/>
              <w:szCs w:val="22"/>
            </w:rPr>
          </w:rPrChange>
        </w:rPr>
        <w:t>Security is a paramount concern in the reviewed literature, moving beyond simple password protection to include Role-Based Access Control (RBAC) and Multi-Factor Authentication (MFA). Studies indicate that manual logbooks offer zero accountability, as entries can be altered without detection. Digital systems, however, provide an "Audit Trail" that logs every user action. The literature emphasizes that in a business where cash handling is frequent, such as a water refilling station, having a secure system with Email OTP (One-Time Password) significantly reduces the risk of internal fraud and ensures that sensitive financial data is accessible only to authorized administrators.</w:t>
      </w:r>
    </w:p>
    <w:p w14:paraId="6C88539B" w14:textId="77777777" w:rsidR="000D1487" w:rsidRPr="00DD3042" w:rsidRDefault="000D1487">
      <w:pPr>
        <w:spacing w:line="276" w:lineRule="auto"/>
        <w:jc w:val="both"/>
        <w:rPr>
          <w:rFonts w:ascii="Times New Roman" w:hAnsi="Times New Roman" w:cs="Times New Roman"/>
          <w:sz w:val="20"/>
          <w:szCs w:val="20"/>
          <w:rPrChange w:id="1435" w:author="michaelaanas23@gmail.com" w:date="2026-09-25T21:35:00Z" w16du:dateUtc="2026-09-25T13:35:00Z">
            <w:rPr>
              <w:rFonts w:ascii="Times New Roman" w:hAnsi="Times New Roman" w:cs="Times New Roman"/>
              <w:sz w:val="22"/>
              <w:szCs w:val="22"/>
            </w:rPr>
          </w:rPrChange>
        </w:rPr>
        <w:pPrChange w:id="1436" w:author="michaelaanas23@gmail.com" w:date="2026-09-25T21:55:00Z" w16du:dateUtc="2026-09-25T13:55:00Z">
          <w:pPr>
            <w:jc w:val="both"/>
          </w:pPr>
        </w:pPrChange>
      </w:pPr>
      <w:r w:rsidRPr="00DD3042">
        <w:rPr>
          <w:rFonts w:ascii="Times New Roman" w:hAnsi="Times New Roman" w:cs="Times New Roman"/>
          <w:b/>
          <w:bCs/>
          <w:sz w:val="20"/>
          <w:szCs w:val="20"/>
          <w:rPrChange w:id="1437" w:author="michaelaanas23@gmail.com" w:date="2026-09-25T21:35:00Z" w16du:dateUtc="2026-09-25T13:35:00Z">
            <w:rPr>
              <w:rFonts w:ascii="Times New Roman" w:hAnsi="Times New Roman" w:cs="Times New Roman"/>
              <w:b/>
              <w:bCs/>
              <w:sz w:val="22"/>
              <w:szCs w:val="22"/>
            </w:rPr>
          </w:rPrChange>
        </w:rPr>
        <w:t>Theme 7: Usability and the Human Factor in System Adoption</w:t>
      </w:r>
    </w:p>
    <w:p w14:paraId="1C8FA5E1" w14:textId="726BC1C0" w:rsidR="000D1487" w:rsidRPr="00DD3042" w:rsidRDefault="000D1487">
      <w:pPr>
        <w:spacing w:line="276" w:lineRule="auto"/>
        <w:ind w:firstLine="357"/>
        <w:jc w:val="both"/>
        <w:rPr>
          <w:rFonts w:ascii="Times New Roman" w:hAnsi="Times New Roman" w:cs="Times New Roman"/>
          <w:sz w:val="20"/>
          <w:szCs w:val="20"/>
          <w:rPrChange w:id="1438" w:author="michaelaanas23@gmail.com" w:date="2026-09-25T21:35:00Z" w16du:dateUtc="2026-09-25T13:35:00Z">
            <w:rPr>
              <w:rFonts w:ascii="Times New Roman" w:hAnsi="Times New Roman" w:cs="Times New Roman"/>
              <w:sz w:val="22"/>
              <w:szCs w:val="22"/>
            </w:rPr>
          </w:rPrChange>
        </w:rPr>
        <w:pPrChange w:id="1439" w:author="michaelaanas23@gmail.com" w:date="2026-09-25T21:55:00Z" w16du:dateUtc="2026-09-25T13:55:00Z">
          <w:pPr>
            <w:ind w:firstLine="357"/>
            <w:jc w:val="both"/>
          </w:pPr>
        </w:pPrChange>
      </w:pPr>
      <w:r w:rsidRPr="00DD3042">
        <w:rPr>
          <w:rFonts w:ascii="Times New Roman" w:hAnsi="Times New Roman" w:cs="Times New Roman"/>
          <w:sz w:val="20"/>
          <w:szCs w:val="20"/>
          <w:rPrChange w:id="1440" w:author="michaelaanas23@gmail.com" w:date="2026-09-25T21:35:00Z" w16du:dateUtc="2026-09-25T13:35:00Z">
            <w:rPr>
              <w:rFonts w:ascii="Times New Roman" w:hAnsi="Times New Roman" w:cs="Times New Roman"/>
              <w:sz w:val="22"/>
              <w:szCs w:val="22"/>
            </w:rPr>
          </w:rPrChange>
        </w:rPr>
        <w:t>Finally, multiple studies emphasize that the technical success of a system is dependent on its usability. The "Technology Acceptance Model" (TAM) frequently appears in the literature, suggesting that if a system is not "perceived as easy to use," staff will resist its adoption. For High Island V, where staff may have varying levels of technical proficiency, the literature advocates for "Responsive Web Design"—ensuring the system works intuitively on any device. This theme informs the H2Ops design philosophy of prioritizing a clean, mobile-friendly interface and minimal training requirements to ensure a smooth transition from paper to digital.</w:t>
      </w:r>
    </w:p>
    <w:p w14:paraId="4DDB74DD" w14:textId="77777777" w:rsidR="000D1487" w:rsidRPr="00DD3042" w:rsidRDefault="000D1487">
      <w:pPr>
        <w:spacing w:line="276" w:lineRule="auto"/>
        <w:jc w:val="both"/>
        <w:rPr>
          <w:rFonts w:ascii="Times New Roman" w:hAnsi="Times New Roman" w:cs="Times New Roman"/>
          <w:sz w:val="20"/>
          <w:szCs w:val="20"/>
          <w:rPrChange w:id="1441" w:author="michaelaanas23@gmail.com" w:date="2026-09-25T21:35:00Z" w16du:dateUtc="2026-09-25T13:35:00Z">
            <w:rPr>
              <w:rFonts w:ascii="Times New Roman" w:hAnsi="Times New Roman" w:cs="Times New Roman"/>
              <w:sz w:val="22"/>
              <w:szCs w:val="22"/>
            </w:rPr>
          </w:rPrChange>
        </w:rPr>
        <w:pPrChange w:id="1442" w:author="michaelaanas23@gmail.com" w:date="2026-09-25T21:55:00Z" w16du:dateUtc="2026-09-25T13:55:00Z">
          <w:pPr>
            <w:jc w:val="both"/>
          </w:pPr>
        </w:pPrChange>
      </w:pPr>
      <w:r w:rsidRPr="00DD3042">
        <w:rPr>
          <w:rFonts w:ascii="Times New Roman" w:hAnsi="Times New Roman" w:cs="Times New Roman"/>
          <w:b/>
          <w:bCs/>
          <w:sz w:val="20"/>
          <w:szCs w:val="20"/>
          <w:rPrChange w:id="1443" w:author="michaelaanas23@gmail.com" w:date="2026-09-25T21:35:00Z" w16du:dateUtc="2026-09-25T13:35:00Z">
            <w:rPr>
              <w:rFonts w:ascii="Times New Roman" w:hAnsi="Times New Roman" w:cs="Times New Roman"/>
              <w:b/>
              <w:bCs/>
              <w:sz w:val="22"/>
              <w:szCs w:val="22"/>
            </w:rPr>
          </w:rPrChange>
        </w:rPr>
        <w:t>Synthesis Conclusion</w:t>
      </w:r>
    </w:p>
    <w:p w14:paraId="02ABA517" w14:textId="7D1F5939" w:rsidR="000D1487" w:rsidRPr="00DD3042" w:rsidRDefault="000D1487">
      <w:pPr>
        <w:spacing w:line="276" w:lineRule="auto"/>
        <w:ind w:firstLine="357"/>
        <w:jc w:val="both"/>
        <w:rPr>
          <w:rFonts w:ascii="Times New Roman" w:hAnsi="Times New Roman" w:cs="Times New Roman"/>
          <w:sz w:val="20"/>
          <w:szCs w:val="20"/>
          <w:rPrChange w:id="1444" w:author="michaelaanas23@gmail.com" w:date="2026-09-25T21:35:00Z" w16du:dateUtc="2026-09-25T13:35:00Z">
            <w:rPr>
              <w:rFonts w:ascii="Times New Roman" w:hAnsi="Times New Roman" w:cs="Times New Roman"/>
              <w:sz w:val="22"/>
              <w:szCs w:val="22"/>
            </w:rPr>
          </w:rPrChange>
        </w:rPr>
        <w:pPrChange w:id="1445" w:author="michaelaanas23@gmail.com" w:date="2026-09-25T21:55:00Z" w16du:dateUtc="2026-09-25T13:55:00Z">
          <w:pPr>
            <w:ind w:firstLine="357"/>
            <w:jc w:val="both"/>
          </w:pPr>
        </w:pPrChange>
      </w:pPr>
      <w:r w:rsidRPr="00DD3042">
        <w:rPr>
          <w:rFonts w:ascii="Times New Roman" w:hAnsi="Times New Roman" w:cs="Times New Roman"/>
          <w:sz w:val="20"/>
          <w:szCs w:val="20"/>
          <w:rPrChange w:id="1446" w:author="michaelaanas23@gmail.com" w:date="2026-09-25T21:35:00Z" w16du:dateUtc="2026-09-25T13:35:00Z">
            <w:rPr>
              <w:rFonts w:ascii="Times New Roman" w:hAnsi="Times New Roman" w:cs="Times New Roman"/>
              <w:sz w:val="22"/>
              <w:szCs w:val="22"/>
            </w:rPr>
          </w:rPrChange>
        </w:rPr>
        <w:t>Overall, the development of H2Ops, a cloud-based operations management system featuring sales tracking, inventory monitoring, and predictive analytics, is strongly supported by the collective findings of foreign and local research. The reviewed literature establishes that integrated, cloud-hosted systems are the most effective way to eliminate the errors inherent in manual record-keeping while providing the real-time visibility necessary for multi-branch oversight.</w:t>
      </w:r>
    </w:p>
    <w:p w14:paraId="0DE9138A" w14:textId="77777777" w:rsidR="000D1487" w:rsidRPr="00DD3042" w:rsidRDefault="000D1487">
      <w:pPr>
        <w:spacing w:line="276" w:lineRule="auto"/>
        <w:ind w:firstLine="357"/>
        <w:jc w:val="both"/>
        <w:rPr>
          <w:rFonts w:ascii="Times New Roman" w:hAnsi="Times New Roman" w:cs="Times New Roman"/>
          <w:sz w:val="20"/>
          <w:szCs w:val="20"/>
          <w:rPrChange w:id="1447" w:author="michaelaanas23@gmail.com" w:date="2026-09-25T21:35:00Z" w16du:dateUtc="2026-09-25T13:35:00Z">
            <w:rPr>
              <w:rFonts w:ascii="Times New Roman" w:hAnsi="Times New Roman" w:cs="Times New Roman"/>
              <w:sz w:val="22"/>
              <w:szCs w:val="22"/>
            </w:rPr>
          </w:rPrChange>
        </w:rPr>
        <w:pPrChange w:id="1448" w:author="michaelaanas23@gmail.com" w:date="2026-09-25T21:55:00Z" w16du:dateUtc="2026-09-25T13:55:00Z">
          <w:pPr>
            <w:ind w:firstLine="357"/>
            <w:jc w:val="both"/>
          </w:pPr>
        </w:pPrChange>
      </w:pPr>
      <w:r w:rsidRPr="00DD3042">
        <w:rPr>
          <w:rFonts w:ascii="Times New Roman" w:hAnsi="Times New Roman" w:cs="Times New Roman"/>
          <w:sz w:val="20"/>
          <w:szCs w:val="20"/>
          <w:rPrChange w:id="1449" w:author="michaelaanas23@gmail.com" w:date="2026-09-25T21:35:00Z" w16du:dateUtc="2026-09-25T13:35:00Z">
            <w:rPr>
              <w:rFonts w:ascii="Times New Roman" w:hAnsi="Times New Roman" w:cs="Times New Roman"/>
              <w:sz w:val="22"/>
              <w:szCs w:val="22"/>
            </w:rPr>
          </w:rPrChange>
        </w:rPr>
        <w:t> By replacing handwritten logs with an automated platform, H2Ops aims to boost the operational efficiency of High Island V, ensuring that data is not only accurate but also actionable. The integration of Simple Linear Regression for sales forecasting aligns with the modern trend of using business intelligence to optimize resource allocation and prevent stockouts.</w:t>
      </w:r>
    </w:p>
    <w:p w14:paraId="4A37370B" w14:textId="6DF1805D" w:rsidR="004737C2" w:rsidRPr="000D1487" w:rsidRDefault="000D1487">
      <w:pPr>
        <w:spacing w:line="276" w:lineRule="auto"/>
        <w:ind w:firstLine="357"/>
        <w:jc w:val="both"/>
        <w:rPr>
          <w:rFonts w:ascii="Times New Roman" w:hAnsi="Times New Roman" w:cs="Times New Roman"/>
          <w:sz w:val="22"/>
          <w:szCs w:val="22"/>
        </w:rPr>
        <w:pPrChange w:id="1450" w:author="michaelaanas23@gmail.com" w:date="2026-09-25T21:55:00Z" w16du:dateUtc="2026-09-25T13:55:00Z">
          <w:pPr>
            <w:ind w:firstLine="357"/>
            <w:jc w:val="both"/>
          </w:pPr>
        </w:pPrChange>
      </w:pPr>
      <w:r w:rsidRPr="00DD3042">
        <w:rPr>
          <w:rFonts w:ascii="Times New Roman" w:hAnsi="Times New Roman" w:cs="Times New Roman"/>
          <w:sz w:val="20"/>
          <w:szCs w:val="20"/>
          <w:rPrChange w:id="1451" w:author="michaelaanas23@gmail.com" w:date="2026-09-25T21:35:00Z" w16du:dateUtc="2026-09-25T13:35:00Z">
            <w:rPr>
              <w:rFonts w:ascii="Times New Roman" w:hAnsi="Times New Roman" w:cs="Times New Roman"/>
              <w:sz w:val="22"/>
              <w:szCs w:val="22"/>
            </w:rPr>
          </w:rPrChange>
        </w:rPr>
        <w:t>The convergence of these themes suggests that the benefits of the H2Ops system are robust and grounded in proven software engineering and business management principles. Whether addressing the physical risks of water-damaged paper logs or the strategic need for remote branch monitoring, the literature confirms that an integrated, user-centered, and data-driven approach is the definitive pathway for the modernization and sustained growth of High Island V in the digital age.</w:t>
      </w:r>
    </w:p>
    <w:sdt>
      <w:sdtPr>
        <w:rPr>
          <w:rFonts w:asciiTheme="minorHAnsi" w:eastAsiaTheme="minorHAnsi" w:hAnsiTheme="minorHAnsi" w:cstheme="minorBidi"/>
          <w:color w:val="auto"/>
          <w:sz w:val="24"/>
          <w:szCs w:val="24"/>
        </w:rPr>
        <w:id w:val="397562230"/>
        <w:docPartObj>
          <w:docPartGallery w:val="Bibliographies"/>
          <w:docPartUnique/>
        </w:docPartObj>
      </w:sdtPr>
      <w:sdtContent>
        <w:p w14:paraId="57E55665" w14:textId="08504E51" w:rsidR="0019466A" w:rsidRPr="00DD3042" w:rsidRDefault="0019466A">
          <w:pPr>
            <w:pStyle w:val="Heading1"/>
            <w:spacing w:line="360" w:lineRule="auto"/>
            <w:jc w:val="both"/>
            <w:rPr>
              <w:rFonts w:ascii="Times New Roman" w:hAnsi="Times New Roman" w:cs="Times New Roman"/>
              <w:color w:val="000000" w:themeColor="text1"/>
              <w:sz w:val="26"/>
              <w:szCs w:val="26"/>
              <w:rPrChange w:id="1452" w:author="michaelaanas23@gmail.com" w:date="2026-09-25T21:35:00Z" w16du:dateUtc="2026-09-25T13:35:00Z">
                <w:rPr>
                  <w:rFonts w:ascii="Times New Roman" w:hAnsi="Times New Roman" w:cs="Times New Roman"/>
                  <w:color w:val="000000" w:themeColor="text1"/>
                </w:rPr>
              </w:rPrChange>
            </w:rPr>
            <w:pPrChange w:id="1453" w:author="michaelaanas23@gmail.com" w:date="2026-09-25T22:00:00Z" w16du:dateUtc="2026-09-25T14:00:00Z">
              <w:pPr>
                <w:pStyle w:val="Heading1"/>
                <w:jc w:val="both"/>
              </w:pPr>
            </w:pPrChange>
          </w:pPr>
          <w:r w:rsidRPr="00DD3042">
            <w:rPr>
              <w:rFonts w:ascii="Times New Roman" w:hAnsi="Times New Roman" w:cs="Times New Roman"/>
              <w:color w:val="000000" w:themeColor="text1"/>
              <w:sz w:val="26"/>
              <w:szCs w:val="26"/>
              <w:rPrChange w:id="1454" w:author="michaelaanas23@gmail.com" w:date="2026-09-25T21:35:00Z" w16du:dateUtc="2026-09-25T13:35:00Z">
                <w:rPr>
                  <w:rFonts w:ascii="Times New Roman" w:hAnsi="Times New Roman" w:cs="Times New Roman"/>
                  <w:color w:val="000000" w:themeColor="text1"/>
                </w:rPr>
              </w:rPrChange>
            </w:rPr>
            <w:t>References</w:t>
          </w:r>
        </w:p>
        <w:sdt>
          <w:sdtPr>
            <w:rPr>
              <w:rFonts w:ascii="Times New Roman" w:hAnsi="Times New Roman" w:cs="Times New Roman"/>
              <w:color w:val="000000" w:themeColor="text1"/>
            </w:rPr>
            <w:id w:val="-573587230"/>
            <w:bibliography/>
          </w:sdtPr>
          <w:sdtEndPr>
            <w:rPr>
              <w:rFonts w:asciiTheme="minorHAnsi" w:hAnsiTheme="minorHAnsi" w:cstheme="minorBidi"/>
              <w:color w:val="auto"/>
            </w:rPr>
          </w:sdtEndPr>
          <w:sdtContent>
            <w:p w14:paraId="1096828B" w14:textId="77777777" w:rsidR="003B1EE1" w:rsidRDefault="0019466A">
              <w:pPr>
                <w:spacing w:line="276" w:lineRule="auto"/>
                <w:jc w:val="both"/>
                <w:rPr>
                  <w:noProof/>
                </w:rPr>
                <w:pPrChange w:id="1455" w:author="michaelaanas23@gmail.com" w:date="2026-09-25T21:55:00Z" w16du:dateUtc="2026-09-25T13:55:00Z">
                  <w:pPr>
                    <w:jc w:val="both"/>
                  </w:pPr>
                </w:pPrChange>
              </w:pPr>
              <w:r w:rsidRPr="0019466A">
                <w:rPr>
                  <w:rFonts w:ascii="Times New Roman" w:hAnsi="Times New Roman" w:cs="Times New Roman"/>
                  <w:color w:val="000000" w:themeColor="text1"/>
                </w:rPr>
                <w:fldChar w:fldCharType="begin"/>
              </w:r>
              <w:r w:rsidRPr="0019466A">
                <w:rPr>
                  <w:rFonts w:ascii="Times New Roman" w:hAnsi="Times New Roman" w:cs="Times New Roman"/>
                  <w:color w:val="000000" w:themeColor="text1"/>
                </w:rPr>
                <w:instrText xml:space="preserve"> BIBLIOGRAPHY </w:instrText>
              </w:r>
              <w:r w:rsidRPr="0019466A">
                <w:rPr>
                  <w:rFonts w:ascii="Times New Roman" w:hAnsi="Times New Roman" w:cs="Times New Roman"/>
                  <w:color w:val="000000" w:themeColor="text1"/>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1"/>
                <w:gridCol w:w="8959"/>
              </w:tblGrid>
              <w:tr w:rsidR="003B1EE1" w14:paraId="55A6B25B" w14:textId="77777777">
                <w:trPr>
                  <w:divId w:val="229077702"/>
                  <w:tblCellSpacing w:w="15" w:type="dxa"/>
                </w:trPr>
                <w:tc>
                  <w:tcPr>
                    <w:tcW w:w="50" w:type="pct"/>
                    <w:hideMark/>
                  </w:tcPr>
                  <w:p w14:paraId="4A8888BB" w14:textId="30CBAC1C" w:rsidR="003B1EE1" w:rsidRPr="007134A7" w:rsidRDefault="003B1EE1">
                    <w:pPr>
                      <w:pStyle w:val="Bibliography"/>
                      <w:spacing w:line="276" w:lineRule="auto"/>
                      <w:jc w:val="both"/>
                      <w:rPr>
                        <w:noProof/>
                        <w:kern w:val="0"/>
                        <w:sz w:val="20"/>
                        <w:szCs w:val="20"/>
                        <w14:ligatures w14:val="none"/>
                        <w:rPrChange w:id="1456" w:author="michaelaanas23@gmail.com" w:date="2026-09-25T21:45:00Z" w16du:dateUtc="2026-09-25T13:45:00Z">
                          <w:rPr>
                            <w:noProof/>
                            <w:kern w:val="0"/>
                            <w14:ligatures w14:val="none"/>
                          </w:rPr>
                        </w:rPrChange>
                      </w:rPr>
                      <w:pPrChange w:id="1457" w:author="michaelaanas23@gmail.com" w:date="2026-09-25T21:55:00Z" w16du:dateUtc="2026-09-25T13:55:00Z">
                        <w:pPr>
                          <w:pStyle w:val="Bibliography"/>
                          <w:jc w:val="both"/>
                        </w:pPr>
                      </w:pPrChange>
                    </w:pPr>
                    <w:r w:rsidRPr="007134A7">
                      <w:rPr>
                        <w:noProof/>
                        <w:sz w:val="20"/>
                        <w:szCs w:val="20"/>
                        <w:rPrChange w:id="1458" w:author="michaelaanas23@gmail.com" w:date="2026-09-25T21:45:00Z" w16du:dateUtc="2026-09-25T13:45:00Z">
                          <w:rPr>
                            <w:noProof/>
                          </w:rPr>
                        </w:rPrChange>
                      </w:rPr>
                      <w:t xml:space="preserve">[1] </w:t>
                    </w:r>
                  </w:p>
                </w:tc>
                <w:tc>
                  <w:tcPr>
                    <w:tcW w:w="0" w:type="auto"/>
                    <w:hideMark/>
                  </w:tcPr>
                  <w:p w14:paraId="72F254A8" w14:textId="77777777" w:rsidR="003B1EE1" w:rsidRPr="007134A7" w:rsidRDefault="003B1EE1">
                    <w:pPr>
                      <w:pStyle w:val="Bibliography"/>
                      <w:spacing w:line="276" w:lineRule="auto"/>
                      <w:jc w:val="both"/>
                      <w:rPr>
                        <w:noProof/>
                        <w:sz w:val="20"/>
                        <w:szCs w:val="20"/>
                        <w:rPrChange w:id="1459" w:author="michaelaanas23@gmail.com" w:date="2026-09-25T21:45:00Z" w16du:dateUtc="2026-09-25T13:45:00Z">
                          <w:rPr>
                            <w:noProof/>
                          </w:rPr>
                        </w:rPrChange>
                      </w:rPr>
                      <w:pPrChange w:id="1460" w:author="michaelaanas23@gmail.com" w:date="2026-09-25T21:55:00Z" w16du:dateUtc="2026-09-25T13:55:00Z">
                        <w:pPr>
                          <w:pStyle w:val="Bibliography"/>
                          <w:jc w:val="both"/>
                        </w:pPr>
                      </w:pPrChange>
                    </w:pPr>
                    <w:r w:rsidRPr="007134A7">
                      <w:rPr>
                        <w:noProof/>
                        <w:sz w:val="20"/>
                        <w:szCs w:val="20"/>
                        <w:rPrChange w:id="1461" w:author="michaelaanas23@gmail.com" w:date="2026-09-25T21:45:00Z" w16du:dateUtc="2026-09-25T13:45:00Z">
                          <w:rPr>
                            <w:noProof/>
                          </w:rPr>
                        </w:rPrChange>
                      </w:rPr>
                      <w:t>L. C. &amp;. R. Bruggemann, "Welcome to the United Nations," 30 July 2021. [Online]. Available: https://sdgs.un.org › goals.</w:t>
                    </w:r>
                  </w:p>
                </w:tc>
              </w:tr>
              <w:tr w:rsidR="003B1EE1" w14:paraId="2F5F18BF" w14:textId="77777777">
                <w:trPr>
                  <w:divId w:val="229077702"/>
                  <w:tblCellSpacing w:w="15" w:type="dxa"/>
                </w:trPr>
                <w:tc>
                  <w:tcPr>
                    <w:tcW w:w="50" w:type="pct"/>
                    <w:hideMark/>
                  </w:tcPr>
                  <w:p w14:paraId="77153AAD" w14:textId="77777777" w:rsidR="003B1EE1" w:rsidRPr="007134A7" w:rsidRDefault="003B1EE1">
                    <w:pPr>
                      <w:pStyle w:val="Bibliography"/>
                      <w:spacing w:line="276" w:lineRule="auto"/>
                      <w:jc w:val="both"/>
                      <w:rPr>
                        <w:noProof/>
                        <w:sz w:val="20"/>
                        <w:szCs w:val="20"/>
                        <w:rPrChange w:id="1462" w:author="michaelaanas23@gmail.com" w:date="2026-09-25T21:45:00Z" w16du:dateUtc="2026-09-25T13:45:00Z">
                          <w:rPr>
                            <w:noProof/>
                          </w:rPr>
                        </w:rPrChange>
                      </w:rPr>
                      <w:pPrChange w:id="1463" w:author="michaelaanas23@gmail.com" w:date="2026-09-25T21:55:00Z" w16du:dateUtc="2026-09-25T13:55:00Z">
                        <w:pPr>
                          <w:pStyle w:val="Bibliography"/>
                          <w:jc w:val="both"/>
                        </w:pPr>
                      </w:pPrChange>
                    </w:pPr>
                    <w:r w:rsidRPr="007134A7">
                      <w:rPr>
                        <w:noProof/>
                        <w:sz w:val="20"/>
                        <w:szCs w:val="20"/>
                        <w:rPrChange w:id="1464" w:author="michaelaanas23@gmail.com" w:date="2026-09-25T21:45:00Z" w16du:dateUtc="2026-09-25T13:45:00Z">
                          <w:rPr>
                            <w:noProof/>
                          </w:rPr>
                        </w:rPrChange>
                      </w:rPr>
                      <w:t xml:space="preserve">[2] </w:t>
                    </w:r>
                  </w:p>
                </w:tc>
                <w:tc>
                  <w:tcPr>
                    <w:tcW w:w="0" w:type="auto"/>
                    <w:hideMark/>
                  </w:tcPr>
                  <w:p w14:paraId="0478F517" w14:textId="77777777" w:rsidR="003B1EE1" w:rsidRPr="007134A7" w:rsidRDefault="003B1EE1">
                    <w:pPr>
                      <w:pStyle w:val="Bibliography"/>
                      <w:spacing w:line="276" w:lineRule="auto"/>
                      <w:jc w:val="both"/>
                      <w:rPr>
                        <w:noProof/>
                        <w:sz w:val="20"/>
                        <w:szCs w:val="20"/>
                        <w:rPrChange w:id="1465" w:author="michaelaanas23@gmail.com" w:date="2026-09-25T21:45:00Z" w16du:dateUtc="2026-09-25T13:45:00Z">
                          <w:rPr>
                            <w:noProof/>
                          </w:rPr>
                        </w:rPrChange>
                      </w:rPr>
                      <w:pPrChange w:id="1466" w:author="michaelaanas23@gmail.com" w:date="2026-09-25T21:55:00Z" w16du:dateUtc="2026-09-25T13:55:00Z">
                        <w:pPr>
                          <w:pStyle w:val="Bibliography"/>
                          <w:jc w:val="both"/>
                        </w:pPr>
                      </w:pPrChange>
                    </w:pPr>
                    <w:r w:rsidRPr="007134A7">
                      <w:rPr>
                        <w:noProof/>
                        <w:sz w:val="20"/>
                        <w:szCs w:val="20"/>
                        <w:rPrChange w:id="1467" w:author="michaelaanas23@gmail.com" w:date="2026-09-25T21:45:00Z" w16du:dateUtc="2026-09-25T13:45:00Z">
                          <w:rPr>
                            <w:noProof/>
                          </w:rPr>
                        </w:rPrChange>
                      </w:rPr>
                      <w:t>D. O. Health, "Philippine National Standards for Drinking Water of 2017," 23 June 2017. [Online]. Available: http://www.doh.gov.ph;.</w:t>
                    </w:r>
                  </w:p>
                </w:tc>
              </w:tr>
              <w:tr w:rsidR="003B1EE1" w14:paraId="2AE37FB7" w14:textId="77777777">
                <w:trPr>
                  <w:divId w:val="229077702"/>
                  <w:tblCellSpacing w:w="15" w:type="dxa"/>
                </w:trPr>
                <w:tc>
                  <w:tcPr>
                    <w:tcW w:w="50" w:type="pct"/>
                    <w:hideMark/>
                  </w:tcPr>
                  <w:p w14:paraId="6E45235D" w14:textId="77777777" w:rsidR="003B1EE1" w:rsidRPr="007134A7" w:rsidRDefault="003B1EE1">
                    <w:pPr>
                      <w:pStyle w:val="Bibliography"/>
                      <w:spacing w:line="276" w:lineRule="auto"/>
                      <w:jc w:val="both"/>
                      <w:rPr>
                        <w:noProof/>
                        <w:sz w:val="20"/>
                        <w:szCs w:val="20"/>
                        <w:rPrChange w:id="1468" w:author="michaelaanas23@gmail.com" w:date="2026-09-25T21:45:00Z" w16du:dateUtc="2026-09-25T13:45:00Z">
                          <w:rPr>
                            <w:noProof/>
                          </w:rPr>
                        </w:rPrChange>
                      </w:rPr>
                      <w:pPrChange w:id="1469" w:author="michaelaanas23@gmail.com" w:date="2026-09-25T21:55:00Z" w16du:dateUtc="2026-09-25T13:55:00Z">
                        <w:pPr>
                          <w:pStyle w:val="Bibliography"/>
                          <w:jc w:val="both"/>
                        </w:pPr>
                      </w:pPrChange>
                    </w:pPr>
                    <w:r w:rsidRPr="007134A7">
                      <w:rPr>
                        <w:noProof/>
                        <w:sz w:val="20"/>
                        <w:szCs w:val="20"/>
                        <w:rPrChange w:id="1470" w:author="michaelaanas23@gmail.com" w:date="2026-09-25T21:45:00Z" w16du:dateUtc="2026-09-25T13:45:00Z">
                          <w:rPr>
                            <w:noProof/>
                          </w:rPr>
                        </w:rPrChange>
                      </w:rPr>
                      <w:t xml:space="preserve">[3] </w:t>
                    </w:r>
                  </w:p>
                </w:tc>
                <w:tc>
                  <w:tcPr>
                    <w:tcW w:w="0" w:type="auto"/>
                    <w:hideMark/>
                  </w:tcPr>
                  <w:p w14:paraId="6D6A87AA" w14:textId="77777777" w:rsidR="003B1EE1" w:rsidRPr="007134A7" w:rsidRDefault="003B1EE1">
                    <w:pPr>
                      <w:pStyle w:val="Bibliography"/>
                      <w:spacing w:line="276" w:lineRule="auto"/>
                      <w:jc w:val="both"/>
                      <w:rPr>
                        <w:noProof/>
                        <w:sz w:val="20"/>
                        <w:szCs w:val="20"/>
                        <w:rPrChange w:id="1471" w:author="michaelaanas23@gmail.com" w:date="2026-09-25T21:45:00Z" w16du:dateUtc="2026-09-25T13:45:00Z">
                          <w:rPr>
                            <w:noProof/>
                          </w:rPr>
                        </w:rPrChange>
                      </w:rPr>
                      <w:pPrChange w:id="1472" w:author="michaelaanas23@gmail.com" w:date="2026-09-25T21:55:00Z" w16du:dateUtc="2026-09-25T13:55:00Z">
                        <w:pPr>
                          <w:pStyle w:val="Bibliography"/>
                          <w:jc w:val="both"/>
                        </w:pPr>
                      </w:pPrChange>
                    </w:pPr>
                    <w:r w:rsidRPr="007134A7">
                      <w:rPr>
                        <w:noProof/>
                        <w:sz w:val="20"/>
                        <w:szCs w:val="20"/>
                        <w:rPrChange w:id="1473" w:author="michaelaanas23@gmail.com" w:date="2026-09-25T21:45:00Z" w16du:dateUtc="2026-09-25T13:45:00Z">
                          <w:rPr>
                            <w:noProof/>
                          </w:rPr>
                        </w:rPrChange>
                      </w:rPr>
                      <w:t xml:space="preserve">F. R. J. &amp;. T. W. Jr, "Enterprise resource planning (ERP)," vol. 25, no. 2, pp. 357-363, 12 December 2006. </w:t>
                    </w:r>
                  </w:p>
                </w:tc>
              </w:tr>
              <w:tr w:rsidR="003B1EE1" w14:paraId="12A9801B" w14:textId="77777777">
                <w:trPr>
                  <w:divId w:val="229077702"/>
                  <w:tblCellSpacing w:w="15" w:type="dxa"/>
                </w:trPr>
                <w:tc>
                  <w:tcPr>
                    <w:tcW w:w="50" w:type="pct"/>
                    <w:hideMark/>
                  </w:tcPr>
                  <w:p w14:paraId="74A76C2A" w14:textId="77777777" w:rsidR="003B1EE1" w:rsidRPr="007134A7" w:rsidRDefault="003B1EE1">
                    <w:pPr>
                      <w:pStyle w:val="Bibliography"/>
                      <w:spacing w:line="276" w:lineRule="auto"/>
                      <w:jc w:val="both"/>
                      <w:rPr>
                        <w:noProof/>
                        <w:sz w:val="20"/>
                        <w:szCs w:val="20"/>
                        <w:rPrChange w:id="1474" w:author="michaelaanas23@gmail.com" w:date="2026-09-25T21:45:00Z" w16du:dateUtc="2026-09-25T13:45:00Z">
                          <w:rPr>
                            <w:noProof/>
                          </w:rPr>
                        </w:rPrChange>
                      </w:rPr>
                      <w:pPrChange w:id="1475" w:author="michaelaanas23@gmail.com" w:date="2026-09-25T21:55:00Z" w16du:dateUtc="2026-09-25T13:55:00Z">
                        <w:pPr>
                          <w:pStyle w:val="Bibliography"/>
                          <w:jc w:val="both"/>
                        </w:pPr>
                      </w:pPrChange>
                    </w:pPr>
                    <w:r w:rsidRPr="007134A7">
                      <w:rPr>
                        <w:noProof/>
                        <w:sz w:val="20"/>
                        <w:szCs w:val="20"/>
                        <w:rPrChange w:id="1476" w:author="michaelaanas23@gmail.com" w:date="2026-09-25T21:45:00Z" w16du:dateUtc="2026-09-25T13:45:00Z">
                          <w:rPr>
                            <w:noProof/>
                          </w:rPr>
                        </w:rPrChange>
                      </w:rPr>
                      <w:t xml:space="preserve">[4] </w:t>
                    </w:r>
                  </w:p>
                </w:tc>
                <w:tc>
                  <w:tcPr>
                    <w:tcW w:w="0" w:type="auto"/>
                    <w:hideMark/>
                  </w:tcPr>
                  <w:p w14:paraId="55ED7B8C" w14:textId="77777777" w:rsidR="003B1EE1" w:rsidRPr="007134A7" w:rsidRDefault="003B1EE1">
                    <w:pPr>
                      <w:pStyle w:val="Bibliography"/>
                      <w:spacing w:line="276" w:lineRule="auto"/>
                      <w:jc w:val="both"/>
                      <w:rPr>
                        <w:noProof/>
                        <w:sz w:val="20"/>
                        <w:szCs w:val="20"/>
                        <w:rPrChange w:id="1477" w:author="michaelaanas23@gmail.com" w:date="2026-09-25T21:45:00Z" w16du:dateUtc="2026-09-25T13:45:00Z">
                          <w:rPr>
                            <w:noProof/>
                          </w:rPr>
                        </w:rPrChange>
                      </w:rPr>
                      <w:pPrChange w:id="1478" w:author="michaelaanas23@gmail.com" w:date="2026-09-25T21:55:00Z" w16du:dateUtc="2026-09-25T13:55:00Z">
                        <w:pPr>
                          <w:pStyle w:val="Bibliography"/>
                          <w:jc w:val="both"/>
                        </w:pPr>
                      </w:pPrChange>
                    </w:pPr>
                    <w:r w:rsidRPr="007134A7">
                      <w:rPr>
                        <w:noProof/>
                        <w:sz w:val="20"/>
                        <w:szCs w:val="20"/>
                        <w:rPrChange w:id="1479" w:author="michaelaanas23@gmail.com" w:date="2026-09-25T21:45:00Z" w16du:dateUtc="2026-09-25T13:45:00Z">
                          <w:rPr>
                            <w:noProof/>
                          </w:rPr>
                        </w:rPrChange>
                      </w:rPr>
                      <w:t xml:space="preserve">R. S. Sandhu, "Role-based Access Control," vol. 46, pp. 237-286, 1998. </w:t>
                    </w:r>
                  </w:p>
                </w:tc>
              </w:tr>
              <w:tr w:rsidR="003B1EE1" w14:paraId="749A9C5C" w14:textId="77777777">
                <w:trPr>
                  <w:divId w:val="229077702"/>
                  <w:tblCellSpacing w:w="15" w:type="dxa"/>
                </w:trPr>
                <w:tc>
                  <w:tcPr>
                    <w:tcW w:w="50" w:type="pct"/>
                    <w:hideMark/>
                  </w:tcPr>
                  <w:p w14:paraId="0BA441E9" w14:textId="77777777" w:rsidR="003B1EE1" w:rsidRPr="007134A7" w:rsidRDefault="003B1EE1">
                    <w:pPr>
                      <w:pStyle w:val="Bibliography"/>
                      <w:spacing w:line="276" w:lineRule="auto"/>
                      <w:jc w:val="both"/>
                      <w:rPr>
                        <w:noProof/>
                        <w:sz w:val="20"/>
                        <w:szCs w:val="20"/>
                        <w:rPrChange w:id="1480" w:author="michaelaanas23@gmail.com" w:date="2026-09-25T21:45:00Z" w16du:dateUtc="2026-09-25T13:45:00Z">
                          <w:rPr>
                            <w:noProof/>
                          </w:rPr>
                        </w:rPrChange>
                      </w:rPr>
                      <w:pPrChange w:id="1481" w:author="michaelaanas23@gmail.com" w:date="2026-09-25T21:55:00Z" w16du:dateUtc="2026-09-25T13:55:00Z">
                        <w:pPr>
                          <w:pStyle w:val="Bibliography"/>
                          <w:jc w:val="both"/>
                        </w:pPr>
                      </w:pPrChange>
                    </w:pPr>
                    <w:r w:rsidRPr="007134A7">
                      <w:rPr>
                        <w:noProof/>
                        <w:sz w:val="20"/>
                        <w:szCs w:val="20"/>
                        <w:rPrChange w:id="1482" w:author="michaelaanas23@gmail.com" w:date="2026-09-25T21:45:00Z" w16du:dateUtc="2026-09-25T13:45:00Z">
                          <w:rPr>
                            <w:noProof/>
                          </w:rPr>
                        </w:rPrChange>
                      </w:rPr>
                      <w:lastRenderedPageBreak/>
                      <w:t xml:space="preserve">[5] </w:t>
                    </w:r>
                  </w:p>
                </w:tc>
                <w:tc>
                  <w:tcPr>
                    <w:tcW w:w="0" w:type="auto"/>
                    <w:hideMark/>
                  </w:tcPr>
                  <w:p w14:paraId="378140AA" w14:textId="77777777" w:rsidR="003B1EE1" w:rsidRPr="007134A7" w:rsidRDefault="003B1EE1">
                    <w:pPr>
                      <w:pStyle w:val="Bibliography"/>
                      <w:spacing w:line="276" w:lineRule="auto"/>
                      <w:jc w:val="both"/>
                      <w:rPr>
                        <w:noProof/>
                        <w:sz w:val="20"/>
                        <w:szCs w:val="20"/>
                        <w:rPrChange w:id="1483" w:author="michaelaanas23@gmail.com" w:date="2026-09-25T21:45:00Z" w16du:dateUtc="2026-09-25T13:45:00Z">
                          <w:rPr>
                            <w:noProof/>
                          </w:rPr>
                        </w:rPrChange>
                      </w:rPr>
                      <w:pPrChange w:id="1484" w:author="michaelaanas23@gmail.com" w:date="2026-09-25T21:55:00Z" w16du:dateUtc="2026-09-25T13:55:00Z">
                        <w:pPr>
                          <w:pStyle w:val="Bibliography"/>
                          <w:jc w:val="both"/>
                        </w:pPr>
                      </w:pPrChange>
                    </w:pPr>
                    <w:r w:rsidRPr="007134A7">
                      <w:rPr>
                        <w:noProof/>
                        <w:sz w:val="20"/>
                        <w:szCs w:val="20"/>
                        <w:rPrChange w:id="1485" w:author="michaelaanas23@gmail.com" w:date="2026-09-25T21:45:00Z" w16du:dateUtc="2026-09-25T13:45:00Z">
                          <w:rPr>
                            <w:noProof/>
                          </w:rPr>
                        </w:rPrChange>
                      </w:rPr>
                      <w:t xml:space="preserve">K. A. M. MD, "Simple Linear Regression," vol. 46, no. 1, pp. 87-93, Jan 2004. </w:t>
                    </w:r>
                  </w:p>
                </w:tc>
              </w:tr>
              <w:tr w:rsidR="003B1EE1" w14:paraId="35802D2F" w14:textId="77777777">
                <w:trPr>
                  <w:divId w:val="229077702"/>
                  <w:tblCellSpacing w:w="15" w:type="dxa"/>
                </w:trPr>
                <w:tc>
                  <w:tcPr>
                    <w:tcW w:w="50" w:type="pct"/>
                    <w:hideMark/>
                  </w:tcPr>
                  <w:p w14:paraId="6A6D771F" w14:textId="77777777" w:rsidR="003B1EE1" w:rsidRPr="007134A7" w:rsidRDefault="003B1EE1">
                    <w:pPr>
                      <w:pStyle w:val="Bibliography"/>
                      <w:spacing w:line="276" w:lineRule="auto"/>
                      <w:jc w:val="both"/>
                      <w:rPr>
                        <w:noProof/>
                        <w:sz w:val="20"/>
                        <w:szCs w:val="20"/>
                        <w:rPrChange w:id="1486" w:author="michaelaanas23@gmail.com" w:date="2026-09-25T21:45:00Z" w16du:dateUtc="2026-09-25T13:45:00Z">
                          <w:rPr>
                            <w:noProof/>
                          </w:rPr>
                        </w:rPrChange>
                      </w:rPr>
                      <w:pPrChange w:id="1487" w:author="michaelaanas23@gmail.com" w:date="2026-09-25T21:55:00Z" w16du:dateUtc="2026-09-25T13:55:00Z">
                        <w:pPr>
                          <w:pStyle w:val="Bibliography"/>
                          <w:jc w:val="both"/>
                        </w:pPr>
                      </w:pPrChange>
                    </w:pPr>
                    <w:r w:rsidRPr="007134A7">
                      <w:rPr>
                        <w:noProof/>
                        <w:sz w:val="20"/>
                        <w:szCs w:val="20"/>
                        <w:rPrChange w:id="1488" w:author="michaelaanas23@gmail.com" w:date="2026-09-25T21:45:00Z" w16du:dateUtc="2026-09-25T13:45:00Z">
                          <w:rPr>
                            <w:noProof/>
                          </w:rPr>
                        </w:rPrChange>
                      </w:rPr>
                      <w:t xml:space="preserve">[6] </w:t>
                    </w:r>
                  </w:p>
                </w:tc>
                <w:tc>
                  <w:tcPr>
                    <w:tcW w:w="0" w:type="auto"/>
                    <w:hideMark/>
                  </w:tcPr>
                  <w:p w14:paraId="047FCA4A" w14:textId="77777777" w:rsidR="003B1EE1" w:rsidRPr="007134A7" w:rsidRDefault="003B1EE1">
                    <w:pPr>
                      <w:pStyle w:val="Bibliography"/>
                      <w:spacing w:line="276" w:lineRule="auto"/>
                      <w:jc w:val="both"/>
                      <w:rPr>
                        <w:noProof/>
                        <w:sz w:val="20"/>
                        <w:szCs w:val="20"/>
                        <w:rPrChange w:id="1489" w:author="michaelaanas23@gmail.com" w:date="2026-09-25T21:45:00Z" w16du:dateUtc="2026-09-25T13:45:00Z">
                          <w:rPr>
                            <w:noProof/>
                          </w:rPr>
                        </w:rPrChange>
                      </w:rPr>
                      <w:pPrChange w:id="1490" w:author="michaelaanas23@gmail.com" w:date="2026-09-25T21:55:00Z" w16du:dateUtc="2026-09-25T13:55:00Z">
                        <w:pPr>
                          <w:pStyle w:val="Bibliography"/>
                          <w:jc w:val="both"/>
                        </w:pPr>
                      </w:pPrChange>
                    </w:pPr>
                    <w:r w:rsidRPr="007134A7">
                      <w:rPr>
                        <w:noProof/>
                        <w:sz w:val="20"/>
                        <w:szCs w:val="20"/>
                        <w:rPrChange w:id="1491" w:author="michaelaanas23@gmail.com" w:date="2026-09-25T21:45:00Z" w16du:dateUtc="2026-09-25T13:45:00Z">
                          <w:rPr>
                            <w:noProof/>
                          </w:rPr>
                        </w:rPrChange>
                      </w:rPr>
                      <w:t xml:space="preserve">A. L.-P. &amp;. R. P. Clyde Holsapple, "A unified foundation for business analytics," 2014. [Online]. </w:t>
                    </w:r>
                  </w:p>
                </w:tc>
              </w:tr>
              <w:tr w:rsidR="003B1EE1" w14:paraId="08716BA2" w14:textId="77777777">
                <w:trPr>
                  <w:divId w:val="229077702"/>
                  <w:tblCellSpacing w:w="15" w:type="dxa"/>
                </w:trPr>
                <w:tc>
                  <w:tcPr>
                    <w:tcW w:w="50" w:type="pct"/>
                    <w:hideMark/>
                  </w:tcPr>
                  <w:p w14:paraId="115235AD" w14:textId="77777777" w:rsidR="003B1EE1" w:rsidRPr="007134A7" w:rsidRDefault="003B1EE1">
                    <w:pPr>
                      <w:pStyle w:val="Bibliography"/>
                      <w:spacing w:line="276" w:lineRule="auto"/>
                      <w:jc w:val="both"/>
                      <w:rPr>
                        <w:noProof/>
                        <w:sz w:val="20"/>
                        <w:szCs w:val="20"/>
                        <w:rPrChange w:id="1492" w:author="michaelaanas23@gmail.com" w:date="2026-09-25T21:45:00Z" w16du:dateUtc="2026-09-25T13:45:00Z">
                          <w:rPr>
                            <w:noProof/>
                          </w:rPr>
                        </w:rPrChange>
                      </w:rPr>
                      <w:pPrChange w:id="1493" w:author="michaelaanas23@gmail.com" w:date="2026-09-25T21:55:00Z" w16du:dateUtc="2026-09-25T13:55:00Z">
                        <w:pPr>
                          <w:pStyle w:val="Bibliography"/>
                          <w:jc w:val="both"/>
                        </w:pPr>
                      </w:pPrChange>
                    </w:pPr>
                    <w:r w:rsidRPr="007134A7">
                      <w:rPr>
                        <w:noProof/>
                        <w:sz w:val="20"/>
                        <w:szCs w:val="20"/>
                        <w:rPrChange w:id="1494" w:author="michaelaanas23@gmail.com" w:date="2026-09-25T21:45:00Z" w16du:dateUtc="2026-09-25T13:45:00Z">
                          <w:rPr>
                            <w:noProof/>
                          </w:rPr>
                        </w:rPrChange>
                      </w:rPr>
                      <w:t xml:space="preserve">[7] </w:t>
                    </w:r>
                  </w:p>
                </w:tc>
                <w:tc>
                  <w:tcPr>
                    <w:tcW w:w="0" w:type="auto"/>
                    <w:hideMark/>
                  </w:tcPr>
                  <w:p w14:paraId="19E1D9E8" w14:textId="77777777" w:rsidR="003B1EE1" w:rsidRPr="007134A7" w:rsidRDefault="003B1EE1">
                    <w:pPr>
                      <w:pStyle w:val="Bibliography"/>
                      <w:spacing w:line="276" w:lineRule="auto"/>
                      <w:jc w:val="both"/>
                      <w:rPr>
                        <w:noProof/>
                        <w:sz w:val="20"/>
                        <w:szCs w:val="20"/>
                        <w:rPrChange w:id="1495" w:author="michaelaanas23@gmail.com" w:date="2026-09-25T21:45:00Z" w16du:dateUtc="2026-09-25T13:45:00Z">
                          <w:rPr>
                            <w:noProof/>
                          </w:rPr>
                        </w:rPrChange>
                      </w:rPr>
                      <w:pPrChange w:id="1496" w:author="michaelaanas23@gmail.com" w:date="2026-09-25T21:55:00Z" w16du:dateUtc="2026-09-25T13:55:00Z">
                        <w:pPr>
                          <w:pStyle w:val="Bibliography"/>
                          <w:jc w:val="both"/>
                        </w:pPr>
                      </w:pPrChange>
                    </w:pPr>
                    <w:r w:rsidRPr="007134A7">
                      <w:rPr>
                        <w:noProof/>
                        <w:sz w:val="20"/>
                        <w:szCs w:val="20"/>
                        <w:rPrChange w:id="1497" w:author="michaelaanas23@gmail.com" w:date="2026-09-25T21:45:00Z" w16du:dateUtc="2026-09-25T13:45:00Z">
                          <w:rPr>
                            <w:noProof/>
                          </w:rPr>
                        </w:rPrChange>
                      </w:rPr>
                      <w:t>D. D. &amp;. S. Ram, "Journal of Business Analytics," 2018. [Online]. [Accessed 23 Aug 2018].</w:t>
                    </w:r>
                  </w:p>
                </w:tc>
              </w:tr>
              <w:tr w:rsidR="003B1EE1" w14:paraId="2F125EEF" w14:textId="77777777">
                <w:trPr>
                  <w:divId w:val="229077702"/>
                  <w:tblCellSpacing w:w="15" w:type="dxa"/>
                </w:trPr>
                <w:tc>
                  <w:tcPr>
                    <w:tcW w:w="50" w:type="pct"/>
                    <w:hideMark/>
                  </w:tcPr>
                  <w:p w14:paraId="023ACADF" w14:textId="77777777" w:rsidR="003B1EE1" w:rsidRPr="007134A7" w:rsidRDefault="003B1EE1">
                    <w:pPr>
                      <w:pStyle w:val="Bibliography"/>
                      <w:spacing w:line="276" w:lineRule="auto"/>
                      <w:jc w:val="both"/>
                      <w:rPr>
                        <w:noProof/>
                        <w:sz w:val="20"/>
                        <w:szCs w:val="20"/>
                        <w:rPrChange w:id="1498" w:author="michaelaanas23@gmail.com" w:date="2026-09-25T21:45:00Z" w16du:dateUtc="2026-09-25T13:45:00Z">
                          <w:rPr>
                            <w:noProof/>
                          </w:rPr>
                        </w:rPrChange>
                      </w:rPr>
                      <w:pPrChange w:id="1499" w:author="michaelaanas23@gmail.com" w:date="2026-09-25T21:55:00Z" w16du:dateUtc="2026-09-25T13:55:00Z">
                        <w:pPr>
                          <w:pStyle w:val="Bibliography"/>
                          <w:jc w:val="both"/>
                        </w:pPr>
                      </w:pPrChange>
                    </w:pPr>
                    <w:r w:rsidRPr="007134A7">
                      <w:rPr>
                        <w:noProof/>
                        <w:sz w:val="20"/>
                        <w:szCs w:val="20"/>
                        <w:rPrChange w:id="1500" w:author="michaelaanas23@gmail.com" w:date="2026-09-25T21:45:00Z" w16du:dateUtc="2026-09-25T13:45:00Z">
                          <w:rPr>
                            <w:noProof/>
                          </w:rPr>
                        </w:rPrChange>
                      </w:rPr>
                      <w:t xml:space="preserve">[8] </w:t>
                    </w:r>
                  </w:p>
                </w:tc>
                <w:tc>
                  <w:tcPr>
                    <w:tcW w:w="0" w:type="auto"/>
                    <w:hideMark/>
                  </w:tcPr>
                  <w:p w14:paraId="24857626" w14:textId="77777777" w:rsidR="003B1EE1" w:rsidRPr="007134A7" w:rsidRDefault="003B1EE1">
                    <w:pPr>
                      <w:pStyle w:val="Bibliography"/>
                      <w:spacing w:line="276" w:lineRule="auto"/>
                      <w:jc w:val="both"/>
                      <w:rPr>
                        <w:noProof/>
                        <w:sz w:val="20"/>
                        <w:szCs w:val="20"/>
                        <w:rPrChange w:id="1501" w:author="michaelaanas23@gmail.com" w:date="2026-09-25T21:45:00Z" w16du:dateUtc="2026-09-25T13:45:00Z">
                          <w:rPr>
                            <w:noProof/>
                          </w:rPr>
                        </w:rPrChange>
                      </w:rPr>
                      <w:pPrChange w:id="1502" w:author="michaelaanas23@gmail.com" w:date="2026-09-25T21:55:00Z" w16du:dateUtc="2026-09-25T13:55:00Z">
                        <w:pPr>
                          <w:pStyle w:val="Bibliography"/>
                          <w:jc w:val="both"/>
                        </w:pPr>
                      </w:pPrChange>
                    </w:pPr>
                    <w:r w:rsidRPr="007134A7">
                      <w:rPr>
                        <w:noProof/>
                        <w:sz w:val="20"/>
                        <w:szCs w:val="20"/>
                        <w:rPrChange w:id="1503" w:author="michaelaanas23@gmail.com" w:date="2026-09-25T21:45:00Z" w16du:dateUtc="2026-09-25T13:45:00Z">
                          <w:rPr>
                            <w:noProof/>
                          </w:rPr>
                        </w:rPrChange>
                      </w:rPr>
                      <w:t>K. S. &amp;. R. Wajgi, "Data analysis and visualization of sales data," 2016. [Online]. [Accessed 06 Oct 2016].</w:t>
                    </w:r>
                  </w:p>
                </w:tc>
              </w:tr>
              <w:tr w:rsidR="003B1EE1" w14:paraId="59E16356" w14:textId="77777777">
                <w:trPr>
                  <w:divId w:val="229077702"/>
                  <w:tblCellSpacing w:w="15" w:type="dxa"/>
                </w:trPr>
                <w:tc>
                  <w:tcPr>
                    <w:tcW w:w="50" w:type="pct"/>
                    <w:hideMark/>
                  </w:tcPr>
                  <w:p w14:paraId="6ED0BA1B" w14:textId="77777777" w:rsidR="003B1EE1" w:rsidRPr="007134A7" w:rsidRDefault="003B1EE1">
                    <w:pPr>
                      <w:pStyle w:val="Bibliography"/>
                      <w:spacing w:line="276" w:lineRule="auto"/>
                      <w:jc w:val="both"/>
                      <w:rPr>
                        <w:noProof/>
                        <w:sz w:val="20"/>
                        <w:szCs w:val="20"/>
                        <w:rPrChange w:id="1504" w:author="michaelaanas23@gmail.com" w:date="2026-09-25T21:45:00Z" w16du:dateUtc="2026-09-25T13:45:00Z">
                          <w:rPr>
                            <w:noProof/>
                          </w:rPr>
                        </w:rPrChange>
                      </w:rPr>
                      <w:pPrChange w:id="1505" w:author="michaelaanas23@gmail.com" w:date="2026-09-25T21:55:00Z" w16du:dateUtc="2026-09-25T13:55:00Z">
                        <w:pPr>
                          <w:pStyle w:val="Bibliography"/>
                          <w:jc w:val="both"/>
                        </w:pPr>
                      </w:pPrChange>
                    </w:pPr>
                    <w:r w:rsidRPr="007134A7">
                      <w:rPr>
                        <w:noProof/>
                        <w:sz w:val="20"/>
                        <w:szCs w:val="20"/>
                        <w:rPrChange w:id="1506" w:author="michaelaanas23@gmail.com" w:date="2026-09-25T21:45:00Z" w16du:dateUtc="2026-09-25T13:45:00Z">
                          <w:rPr>
                            <w:noProof/>
                          </w:rPr>
                        </w:rPrChange>
                      </w:rPr>
                      <w:t xml:space="preserve">[9] </w:t>
                    </w:r>
                  </w:p>
                </w:tc>
                <w:tc>
                  <w:tcPr>
                    <w:tcW w:w="0" w:type="auto"/>
                    <w:hideMark/>
                  </w:tcPr>
                  <w:p w14:paraId="5880A25B" w14:textId="77777777" w:rsidR="003B1EE1" w:rsidRPr="007134A7" w:rsidRDefault="003B1EE1">
                    <w:pPr>
                      <w:pStyle w:val="Bibliography"/>
                      <w:spacing w:line="276" w:lineRule="auto"/>
                      <w:jc w:val="both"/>
                      <w:rPr>
                        <w:noProof/>
                        <w:sz w:val="20"/>
                        <w:szCs w:val="20"/>
                        <w:rPrChange w:id="1507" w:author="michaelaanas23@gmail.com" w:date="2026-09-25T21:45:00Z" w16du:dateUtc="2026-09-25T13:45:00Z">
                          <w:rPr>
                            <w:noProof/>
                          </w:rPr>
                        </w:rPrChange>
                      </w:rPr>
                      <w:pPrChange w:id="1508" w:author="michaelaanas23@gmail.com" w:date="2026-09-25T21:55:00Z" w16du:dateUtc="2026-09-25T13:55:00Z">
                        <w:pPr>
                          <w:pStyle w:val="Bibliography"/>
                          <w:jc w:val="both"/>
                        </w:pPr>
                      </w:pPrChange>
                    </w:pPr>
                    <w:r w:rsidRPr="007134A7">
                      <w:rPr>
                        <w:noProof/>
                        <w:sz w:val="20"/>
                        <w:szCs w:val="20"/>
                        <w:rPrChange w:id="1509" w:author="michaelaanas23@gmail.com" w:date="2026-09-25T21:45:00Z" w16du:dateUtc="2026-09-25T13:45:00Z">
                          <w:rPr>
                            <w:noProof/>
                          </w:rPr>
                        </w:rPrChange>
                      </w:rPr>
                      <w:t xml:space="preserve">S. K. &amp;. S. L. Tim Mather, "Cloud Security and Privacy: An Enterprise Perspective on Risks and Compliance," 2009. [Online]. </w:t>
                    </w:r>
                  </w:p>
                </w:tc>
              </w:tr>
              <w:tr w:rsidR="003B1EE1" w14:paraId="2E859FC1" w14:textId="77777777">
                <w:trPr>
                  <w:divId w:val="229077702"/>
                  <w:tblCellSpacing w:w="15" w:type="dxa"/>
                </w:trPr>
                <w:tc>
                  <w:tcPr>
                    <w:tcW w:w="50" w:type="pct"/>
                    <w:hideMark/>
                  </w:tcPr>
                  <w:p w14:paraId="36ACB1C2" w14:textId="77777777" w:rsidR="003B1EE1" w:rsidRPr="007134A7" w:rsidRDefault="003B1EE1">
                    <w:pPr>
                      <w:pStyle w:val="Bibliography"/>
                      <w:spacing w:line="276" w:lineRule="auto"/>
                      <w:jc w:val="both"/>
                      <w:rPr>
                        <w:noProof/>
                        <w:sz w:val="20"/>
                        <w:szCs w:val="20"/>
                        <w:rPrChange w:id="1510" w:author="michaelaanas23@gmail.com" w:date="2026-09-25T21:45:00Z" w16du:dateUtc="2026-09-25T13:45:00Z">
                          <w:rPr>
                            <w:noProof/>
                          </w:rPr>
                        </w:rPrChange>
                      </w:rPr>
                      <w:pPrChange w:id="1511" w:author="michaelaanas23@gmail.com" w:date="2026-09-25T21:55:00Z" w16du:dateUtc="2026-09-25T13:55:00Z">
                        <w:pPr>
                          <w:pStyle w:val="Bibliography"/>
                          <w:jc w:val="both"/>
                        </w:pPr>
                      </w:pPrChange>
                    </w:pPr>
                    <w:r w:rsidRPr="007134A7">
                      <w:rPr>
                        <w:noProof/>
                        <w:sz w:val="20"/>
                        <w:szCs w:val="20"/>
                        <w:rPrChange w:id="1512" w:author="michaelaanas23@gmail.com" w:date="2026-09-25T21:45:00Z" w16du:dateUtc="2026-09-25T13:45:00Z">
                          <w:rPr>
                            <w:noProof/>
                          </w:rPr>
                        </w:rPrChange>
                      </w:rPr>
                      <w:t xml:space="preserve">[10] </w:t>
                    </w:r>
                  </w:p>
                </w:tc>
                <w:tc>
                  <w:tcPr>
                    <w:tcW w:w="0" w:type="auto"/>
                    <w:hideMark/>
                  </w:tcPr>
                  <w:p w14:paraId="1A2C3F50" w14:textId="77777777" w:rsidR="003B1EE1" w:rsidRPr="007134A7" w:rsidRDefault="003B1EE1">
                    <w:pPr>
                      <w:pStyle w:val="Bibliography"/>
                      <w:spacing w:line="276" w:lineRule="auto"/>
                      <w:jc w:val="both"/>
                      <w:rPr>
                        <w:noProof/>
                        <w:sz w:val="20"/>
                        <w:szCs w:val="20"/>
                        <w:rPrChange w:id="1513" w:author="michaelaanas23@gmail.com" w:date="2026-09-25T21:45:00Z" w16du:dateUtc="2026-09-25T13:45:00Z">
                          <w:rPr>
                            <w:noProof/>
                          </w:rPr>
                        </w:rPrChange>
                      </w:rPr>
                      <w:pPrChange w:id="1514" w:author="michaelaanas23@gmail.com" w:date="2026-09-25T21:55:00Z" w16du:dateUtc="2026-09-25T13:55:00Z">
                        <w:pPr>
                          <w:pStyle w:val="Bibliography"/>
                          <w:jc w:val="both"/>
                        </w:pPr>
                      </w:pPrChange>
                    </w:pPr>
                    <w:r w:rsidRPr="007134A7">
                      <w:rPr>
                        <w:noProof/>
                        <w:sz w:val="20"/>
                        <w:szCs w:val="20"/>
                        <w:rPrChange w:id="1515" w:author="michaelaanas23@gmail.com" w:date="2026-09-25T21:45:00Z" w16du:dateUtc="2026-09-25T13:45:00Z">
                          <w:rPr>
                            <w:noProof/>
                          </w:rPr>
                        </w:rPrChange>
                      </w:rPr>
                      <w:t xml:space="preserve">D. P. &amp;. A. Borisov, "Case Study on Inventory Management Improvement," </w:t>
                    </w:r>
                    <w:r w:rsidRPr="007134A7">
                      <w:rPr>
                        <w:i/>
                        <w:iCs/>
                        <w:noProof/>
                        <w:sz w:val="20"/>
                        <w:szCs w:val="20"/>
                        <w:rPrChange w:id="1516" w:author="michaelaanas23@gmail.com" w:date="2026-09-25T21:45:00Z" w16du:dateUtc="2026-09-25T13:45:00Z">
                          <w:rPr>
                            <w:i/>
                            <w:iCs/>
                            <w:noProof/>
                          </w:rPr>
                        </w:rPrChange>
                      </w:rPr>
                      <w:t xml:space="preserve">Information Technology and Management Science, </w:t>
                    </w:r>
                    <w:r w:rsidRPr="007134A7">
                      <w:rPr>
                        <w:noProof/>
                        <w:sz w:val="20"/>
                        <w:szCs w:val="20"/>
                        <w:rPrChange w:id="1517" w:author="michaelaanas23@gmail.com" w:date="2026-09-25T21:45:00Z" w16du:dateUtc="2026-09-25T13:45:00Z">
                          <w:rPr>
                            <w:noProof/>
                          </w:rPr>
                        </w:rPrChange>
                      </w:rPr>
                      <w:t xml:space="preserve">vol. 18, no. 1, 2015. </w:t>
                    </w:r>
                  </w:p>
                </w:tc>
              </w:tr>
              <w:tr w:rsidR="003B1EE1" w14:paraId="4661FE59" w14:textId="77777777">
                <w:trPr>
                  <w:divId w:val="229077702"/>
                  <w:tblCellSpacing w:w="15" w:type="dxa"/>
                </w:trPr>
                <w:tc>
                  <w:tcPr>
                    <w:tcW w:w="50" w:type="pct"/>
                    <w:hideMark/>
                  </w:tcPr>
                  <w:p w14:paraId="574E71B9" w14:textId="77777777" w:rsidR="003B1EE1" w:rsidRPr="007134A7" w:rsidRDefault="003B1EE1">
                    <w:pPr>
                      <w:pStyle w:val="Bibliography"/>
                      <w:spacing w:line="276" w:lineRule="auto"/>
                      <w:jc w:val="both"/>
                      <w:rPr>
                        <w:noProof/>
                        <w:sz w:val="20"/>
                        <w:szCs w:val="20"/>
                        <w:rPrChange w:id="1518" w:author="michaelaanas23@gmail.com" w:date="2026-09-25T21:45:00Z" w16du:dateUtc="2026-09-25T13:45:00Z">
                          <w:rPr>
                            <w:noProof/>
                          </w:rPr>
                        </w:rPrChange>
                      </w:rPr>
                      <w:pPrChange w:id="1519" w:author="michaelaanas23@gmail.com" w:date="2026-09-25T21:55:00Z" w16du:dateUtc="2026-09-25T13:55:00Z">
                        <w:pPr>
                          <w:pStyle w:val="Bibliography"/>
                          <w:jc w:val="both"/>
                        </w:pPr>
                      </w:pPrChange>
                    </w:pPr>
                    <w:r w:rsidRPr="007134A7">
                      <w:rPr>
                        <w:noProof/>
                        <w:sz w:val="20"/>
                        <w:szCs w:val="20"/>
                        <w:rPrChange w:id="1520" w:author="michaelaanas23@gmail.com" w:date="2026-09-25T21:45:00Z" w16du:dateUtc="2026-09-25T13:45:00Z">
                          <w:rPr>
                            <w:noProof/>
                          </w:rPr>
                        </w:rPrChange>
                      </w:rPr>
                      <w:t xml:space="preserve">[11] </w:t>
                    </w:r>
                  </w:p>
                </w:tc>
                <w:tc>
                  <w:tcPr>
                    <w:tcW w:w="0" w:type="auto"/>
                    <w:hideMark/>
                  </w:tcPr>
                  <w:p w14:paraId="776DB267" w14:textId="77777777" w:rsidR="003B1EE1" w:rsidRPr="007134A7" w:rsidRDefault="003B1EE1">
                    <w:pPr>
                      <w:pStyle w:val="Bibliography"/>
                      <w:spacing w:line="276" w:lineRule="auto"/>
                      <w:jc w:val="both"/>
                      <w:rPr>
                        <w:noProof/>
                        <w:sz w:val="20"/>
                        <w:szCs w:val="20"/>
                        <w:rPrChange w:id="1521" w:author="michaelaanas23@gmail.com" w:date="2026-09-25T21:45:00Z" w16du:dateUtc="2026-09-25T13:45:00Z">
                          <w:rPr>
                            <w:noProof/>
                          </w:rPr>
                        </w:rPrChange>
                      </w:rPr>
                      <w:pPrChange w:id="1522" w:author="michaelaanas23@gmail.com" w:date="2026-09-25T21:55:00Z" w16du:dateUtc="2026-09-25T13:55:00Z">
                        <w:pPr>
                          <w:pStyle w:val="Bibliography"/>
                          <w:jc w:val="both"/>
                        </w:pPr>
                      </w:pPrChange>
                    </w:pPr>
                    <w:r w:rsidRPr="007134A7">
                      <w:rPr>
                        <w:noProof/>
                        <w:sz w:val="20"/>
                        <w:szCs w:val="20"/>
                        <w:rPrChange w:id="1523" w:author="michaelaanas23@gmail.com" w:date="2026-09-25T21:45:00Z" w16du:dateUtc="2026-09-25T13:45:00Z">
                          <w:rPr>
                            <w:noProof/>
                          </w:rPr>
                        </w:rPrChange>
                      </w:rPr>
                      <w:t xml:space="preserve">A. M. &amp;. D. V. Sanjay Mathrani, "Using enterprise systems to realize digital business strategies," </w:t>
                    </w:r>
                    <w:r w:rsidRPr="007134A7">
                      <w:rPr>
                        <w:i/>
                        <w:iCs/>
                        <w:noProof/>
                        <w:sz w:val="20"/>
                        <w:szCs w:val="20"/>
                        <w:rPrChange w:id="1524" w:author="michaelaanas23@gmail.com" w:date="2026-09-25T21:45:00Z" w16du:dateUtc="2026-09-25T13:45:00Z">
                          <w:rPr>
                            <w:i/>
                            <w:iCs/>
                            <w:noProof/>
                          </w:rPr>
                        </w:rPrChange>
                      </w:rPr>
                      <w:t xml:space="preserve">Enterprise Information Management, </w:t>
                    </w:r>
                    <w:r w:rsidRPr="007134A7">
                      <w:rPr>
                        <w:noProof/>
                        <w:sz w:val="20"/>
                        <w:szCs w:val="20"/>
                        <w:rPrChange w:id="1525" w:author="michaelaanas23@gmail.com" w:date="2026-09-25T21:45:00Z" w16du:dateUtc="2026-09-25T13:45:00Z">
                          <w:rPr>
                            <w:noProof/>
                          </w:rPr>
                        </w:rPrChange>
                      </w:rPr>
                      <w:t xml:space="preserve">vol. 26, no. 4, 2013. </w:t>
                    </w:r>
                  </w:p>
                </w:tc>
              </w:tr>
              <w:tr w:rsidR="003B1EE1" w14:paraId="29ED53CA" w14:textId="77777777">
                <w:trPr>
                  <w:divId w:val="229077702"/>
                  <w:tblCellSpacing w:w="15" w:type="dxa"/>
                </w:trPr>
                <w:tc>
                  <w:tcPr>
                    <w:tcW w:w="50" w:type="pct"/>
                    <w:hideMark/>
                  </w:tcPr>
                  <w:p w14:paraId="38676995" w14:textId="77777777" w:rsidR="003B1EE1" w:rsidRPr="007134A7" w:rsidRDefault="003B1EE1">
                    <w:pPr>
                      <w:pStyle w:val="Bibliography"/>
                      <w:spacing w:line="276" w:lineRule="auto"/>
                      <w:jc w:val="both"/>
                      <w:rPr>
                        <w:noProof/>
                        <w:sz w:val="20"/>
                        <w:szCs w:val="20"/>
                        <w:rPrChange w:id="1526" w:author="michaelaanas23@gmail.com" w:date="2026-09-25T21:45:00Z" w16du:dateUtc="2026-09-25T13:45:00Z">
                          <w:rPr>
                            <w:noProof/>
                          </w:rPr>
                        </w:rPrChange>
                      </w:rPr>
                      <w:pPrChange w:id="1527" w:author="michaelaanas23@gmail.com" w:date="2026-09-25T21:55:00Z" w16du:dateUtc="2026-09-25T13:55:00Z">
                        <w:pPr>
                          <w:pStyle w:val="Bibliography"/>
                          <w:jc w:val="both"/>
                        </w:pPr>
                      </w:pPrChange>
                    </w:pPr>
                    <w:r w:rsidRPr="007134A7">
                      <w:rPr>
                        <w:noProof/>
                        <w:sz w:val="20"/>
                        <w:szCs w:val="20"/>
                        <w:rPrChange w:id="1528" w:author="michaelaanas23@gmail.com" w:date="2026-09-25T21:45:00Z" w16du:dateUtc="2026-09-25T13:45:00Z">
                          <w:rPr>
                            <w:noProof/>
                          </w:rPr>
                        </w:rPrChange>
                      </w:rPr>
                      <w:t xml:space="preserve">[12] </w:t>
                    </w:r>
                  </w:p>
                </w:tc>
                <w:tc>
                  <w:tcPr>
                    <w:tcW w:w="0" w:type="auto"/>
                    <w:hideMark/>
                  </w:tcPr>
                  <w:p w14:paraId="724A5D61" w14:textId="77777777" w:rsidR="003B1EE1" w:rsidRPr="007134A7" w:rsidRDefault="003B1EE1">
                    <w:pPr>
                      <w:pStyle w:val="Bibliography"/>
                      <w:spacing w:line="276" w:lineRule="auto"/>
                      <w:jc w:val="both"/>
                      <w:rPr>
                        <w:noProof/>
                        <w:sz w:val="20"/>
                        <w:szCs w:val="20"/>
                        <w:rPrChange w:id="1529" w:author="michaelaanas23@gmail.com" w:date="2026-09-25T21:45:00Z" w16du:dateUtc="2026-09-25T13:45:00Z">
                          <w:rPr>
                            <w:noProof/>
                          </w:rPr>
                        </w:rPrChange>
                      </w:rPr>
                      <w:pPrChange w:id="1530" w:author="michaelaanas23@gmail.com" w:date="2026-09-25T21:55:00Z" w16du:dateUtc="2026-09-25T13:55:00Z">
                        <w:pPr>
                          <w:pStyle w:val="Bibliography"/>
                          <w:jc w:val="both"/>
                        </w:pPr>
                      </w:pPrChange>
                    </w:pPr>
                    <w:r w:rsidRPr="007134A7">
                      <w:rPr>
                        <w:noProof/>
                        <w:sz w:val="20"/>
                        <w:szCs w:val="20"/>
                        <w:rPrChange w:id="1531" w:author="michaelaanas23@gmail.com" w:date="2026-09-25T21:45:00Z" w16du:dateUtc="2026-09-25T13:45:00Z">
                          <w:rPr>
                            <w:noProof/>
                          </w:rPr>
                        </w:rPrChange>
                      </w:rPr>
                      <w:t xml:space="preserve">P. G. Keen, Decision Support Systems, 1980. </w:t>
                    </w:r>
                  </w:p>
                </w:tc>
              </w:tr>
              <w:tr w:rsidR="003B1EE1" w14:paraId="78FF2D58" w14:textId="77777777">
                <w:trPr>
                  <w:divId w:val="229077702"/>
                  <w:tblCellSpacing w:w="15" w:type="dxa"/>
                </w:trPr>
                <w:tc>
                  <w:tcPr>
                    <w:tcW w:w="50" w:type="pct"/>
                    <w:hideMark/>
                  </w:tcPr>
                  <w:p w14:paraId="10B44879" w14:textId="77777777" w:rsidR="003B1EE1" w:rsidRPr="007134A7" w:rsidRDefault="003B1EE1">
                    <w:pPr>
                      <w:pStyle w:val="Bibliography"/>
                      <w:spacing w:line="276" w:lineRule="auto"/>
                      <w:jc w:val="both"/>
                      <w:rPr>
                        <w:noProof/>
                        <w:sz w:val="20"/>
                        <w:szCs w:val="20"/>
                        <w:rPrChange w:id="1532" w:author="michaelaanas23@gmail.com" w:date="2026-09-25T21:45:00Z" w16du:dateUtc="2026-09-25T13:45:00Z">
                          <w:rPr>
                            <w:noProof/>
                          </w:rPr>
                        </w:rPrChange>
                      </w:rPr>
                      <w:pPrChange w:id="1533" w:author="michaelaanas23@gmail.com" w:date="2026-09-25T21:55:00Z" w16du:dateUtc="2026-09-25T13:55:00Z">
                        <w:pPr>
                          <w:pStyle w:val="Bibliography"/>
                          <w:jc w:val="both"/>
                        </w:pPr>
                      </w:pPrChange>
                    </w:pPr>
                    <w:r w:rsidRPr="007134A7">
                      <w:rPr>
                        <w:noProof/>
                        <w:sz w:val="20"/>
                        <w:szCs w:val="20"/>
                        <w:rPrChange w:id="1534" w:author="michaelaanas23@gmail.com" w:date="2026-09-25T21:45:00Z" w16du:dateUtc="2026-09-25T13:45:00Z">
                          <w:rPr>
                            <w:noProof/>
                          </w:rPr>
                        </w:rPrChange>
                      </w:rPr>
                      <w:t xml:space="preserve">[13] </w:t>
                    </w:r>
                  </w:p>
                </w:tc>
                <w:tc>
                  <w:tcPr>
                    <w:tcW w:w="0" w:type="auto"/>
                    <w:hideMark/>
                  </w:tcPr>
                  <w:p w14:paraId="6F4D067F" w14:textId="77777777" w:rsidR="003B1EE1" w:rsidRPr="007134A7" w:rsidRDefault="003B1EE1">
                    <w:pPr>
                      <w:pStyle w:val="Bibliography"/>
                      <w:spacing w:line="276" w:lineRule="auto"/>
                      <w:jc w:val="both"/>
                      <w:rPr>
                        <w:noProof/>
                        <w:sz w:val="20"/>
                        <w:szCs w:val="20"/>
                        <w:rPrChange w:id="1535" w:author="michaelaanas23@gmail.com" w:date="2026-09-25T21:45:00Z" w16du:dateUtc="2026-09-25T13:45:00Z">
                          <w:rPr>
                            <w:noProof/>
                          </w:rPr>
                        </w:rPrChange>
                      </w:rPr>
                      <w:pPrChange w:id="1536" w:author="michaelaanas23@gmail.com" w:date="2026-09-25T21:55:00Z" w16du:dateUtc="2026-09-25T13:55:00Z">
                        <w:pPr>
                          <w:pStyle w:val="Bibliography"/>
                          <w:jc w:val="both"/>
                        </w:pPr>
                      </w:pPrChange>
                    </w:pPr>
                    <w:r w:rsidRPr="007134A7">
                      <w:rPr>
                        <w:noProof/>
                        <w:sz w:val="20"/>
                        <w:szCs w:val="20"/>
                        <w:rPrChange w:id="1537" w:author="michaelaanas23@gmail.com" w:date="2026-09-25T21:45:00Z" w16du:dateUtc="2026-09-25T13:45:00Z">
                          <w:rPr>
                            <w:noProof/>
                          </w:rPr>
                        </w:rPrChange>
                      </w:rPr>
                      <w:t xml:space="preserve">"The Impact of Digital Transformation in the Philippines," in </w:t>
                    </w:r>
                    <w:r w:rsidRPr="007134A7">
                      <w:rPr>
                        <w:i/>
                        <w:iCs/>
                        <w:noProof/>
                        <w:sz w:val="20"/>
                        <w:szCs w:val="20"/>
                        <w:rPrChange w:id="1538" w:author="michaelaanas23@gmail.com" w:date="2026-09-25T21:45:00Z" w16du:dateUtc="2026-09-25T13:45:00Z">
                          <w:rPr>
                            <w:i/>
                            <w:iCs/>
                            <w:noProof/>
                          </w:rPr>
                        </w:rPrChange>
                      </w:rPr>
                      <w:t>Digital Library</w:t>
                    </w:r>
                    <w:r w:rsidRPr="007134A7">
                      <w:rPr>
                        <w:noProof/>
                        <w:sz w:val="20"/>
                        <w:szCs w:val="20"/>
                        <w:rPrChange w:id="1539" w:author="michaelaanas23@gmail.com" w:date="2026-09-25T21:45:00Z" w16du:dateUtc="2026-09-25T13:45:00Z">
                          <w:rPr>
                            <w:noProof/>
                          </w:rPr>
                        </w:rPrChange>
                      </w:rPr>
                      <w:t>, 2024, pp. 107-113.</w:t>
                    </w:r>
                  </w:p>
                </w:tc>
              </w:tr>
              <w:tr w:rsidR="003B1EE1" w14:paraId="55D5F4CD" w14:textId="77777777">
                <w:trPr>
                  <w:divId w:val="229077702"/>
                  <w:tblCellSpacing w:w="15" w:type="dxa"/>
                </w:trPr>
                <w:tc>
                  <w:tcPr>
                    <w:tcW w:w="50" w:type="pct"/>
                    <w:hideMark/>
                  </w:tcPr>
                  <w:p w14:paraId="707B88DE" w14:textId="77777777" w:rsidR="003B1EE1" w:rsidRPr="007134A7" w:rsidRDefault="003B1EE1">
                    <w:pPr>
                      <w:pStyle w:val="Bibliography"/>
                      <w:spacing w:line="276" w:lineRule="auto"/>
                      <w:jc w:val="both"/>
                      <w:rPr>
                        <w:noProof/>
                        <w:sz w:val="20"/>
                        <w:szCs w:val="20"/>
                        <w:rPrChange w:id="1540" w:author="michaelaanas23@gmail.com" w:date="2026-09-25T21:45:00Z" w16du:dateUtc="2026-09-25T13:45:00Z">
                          <w:rPr>
                            <w:noProof/>
                          </w:rPr>
                        </w:rPrChange>
                      </w:rPr>
                      <w:pPrChange w:id="1541" w:author="michaelaanas23@gmail.com" w:date="2026-09-25T21:55:00Z" w16du:dateUtc="2026-09-25T13:55:00Z">
                        <w:pPr>
                          <w:pStyle w:val="Bibliography"/>
                          <w:jc w:val="both"/>
                        </w:pPr>
                      </w:pPrChange>
                    </w:pPr>
                    <w:r w:rsidRPr="007134A7">
                      <w:rPr>
                        <w:noProof/>
                        <w:sz w:val="20"/>
                        <w:szCs w:val="20"/>
                        <w:rPrChange w:id="1542" w:author="michaelaanas23@gmail.com" w:date="2026-09-25T21:45:00Z" w16du:dateUtc="2026-09-25T13:45:00Z">
                          <w:rPr>
                            <w:noProof/>
                          </w:rPr>
                        </w:rPrChange>
                      </w:rPr>
                      <w:t xml:space="preserve">[14] </w:t>
                    </w:r>
                  </w:p>
                </w:tc>
                <w:tc>
                  <w:tcPr>
                    <w:tcW w:w="0" w:type="auto"/>
                    <w:hideMark/>
                  </w:tcPr>
                  <w:p w14:paraId="4E3EAF3F" w14:textId="77777777" w:rsidR="003B1EE1" w:rsidRPr="007134A7" w:rsidRDefault="003B1EE1">
                    <w:pPr>
                      <w:pStyle w:val="Bibliography"/>
                      <w:spacing w:line="276" w:lineRule="auto"/>
                      <w:jc w:val="both"/>
                      <w:rPr>
                        <w:noProof/>
                        <w:sz w:val="20"/>
                        <w:szCs w:val="20"/>
                        <w:rPrChange w:id="1543" w:author="michaelaanas23@gmail.com" w:date="2026-09-25T21:45:00Z" w16du:dateUtc="2026-09-25T13:45:00Z">
                          <w:rPr>
                            <w:noProof/>
                          </w:rPr>
                        </w:rPrChange>
                      </w:rPr>
                      <w:pPrChange w:id="1544" w:author="michaelaanas23@gmail.com" w:date="2026-09-25T21:55:00Z" w16du:dateUtc="2026-09-25T13:55:00Z">
                        <w:pPr>
                          <w:pStyle w:val="Bibliography"/>
                          <w:jc w:val="both"/>
                        </w:pPr>
                      </w:pPrChange>
                    </w:pPr>
                    <w:r w:rsidRPr="007134A7">
                      <w:rPr>
                        <w:noProof/>
                        <w:sz w:val="20"/>
                        <w:szCs w:val="20"/>
                        <w:rPrChange w:id="1545" w:author="michaelaanas23@gmail.com" w:date="2026-09-25T21:45:00Z" w16du:dateUtc="2026-09-25T13:45:00Z">
                          <w:rPr>
                            <w:noProof/>
                          </w:rPr>
                        </w:rPrChange>
                      </w:rPr>
                      <w:t xml:space="preserve">K. A. O. M. L. M. B. T. J. A. B. A. G. D. F. G. R. J. Harold Lance A. Espinosa, "ResearchGate," Jan 2022. [Online]. </w:t>
                    </w:r>
                  </w:p>
                </w:tc>
              </w:tr>
              <w:tr w:rsidR="003B1EE1" w14:paraId="08B25EB0" w14:textId="77777777">
                <w:trPr>
                  <w:divId w:val="229077702"/>
                  <w:tblCellSpacing w:w="15" w:type="dxa"/>
                </w:trPr>
                <w:tc>
                  <w:tcPr>
                    <w:tcW w:w="50" w:type="pct"/>
                    <w:hideMark/>
                  </w:tcPr>
                  <w:p w14:paraId="0C1D526A" w14:textId="77777777" w:rsidR="003B1EE1" w:rsidRPr="007134A7" w:rsidRDefault="003B1EE1">
                    <w:pPr>
                      <w:pStyle w:val="Bibliography"/>
                      <w:spacing w:line="276" w:lineRule="auto"/>
                      <w:jc w:val="both"/>
                      <w:rPr>
                        <w:noProof/>
                        <w:sz w:val="20"/>
                        <w:szCs w:val="20"/>
                        <w:rPrChange w:id="1546" w:author="michaelaanas23@gmail.com" w:date="2026-09-25T21:45:00Z" w16du:dateUtc="2026-09-25T13:45:00Z">
                          <w:rPr>
                            <w:noProof/>
                          </w:rPr>
                        </w:rPrChange>
                      </w:rPr>
                      <w:pPrChange w:id="1547" w:author="michaelaanas23@gmail.com" w:date="2026-09-25T21:55:00Z" w16du:dateUtc="2026-09-25T13:55:00Z">
                        <w:pPr>
                          <w:pStyle w:val="Bibliography"/>
                          <w:jc w:val="both"/>
                        </w:pPr>
                      </w:pPrChange>
                    </w:pPr>
                    <w:r w:rsidRPr="007134A7">
                      <w:rPr>
                        <w:noProof/>
                        <w:sz w:val="20"/>
                        <w:szCs w:val="20"/>
                        <w:rPrChange w:id="1548" w:author="michaelaanas23@gmail.com" w:date="2026-09-25T21:45:00Z" w16du:dateUtc="2026-09-25T13:45:00Z">
                          <w:rPr>
                            <w:noProof/>
                          </w:rPr>
                        </w:rPrChange>
                      </w:rPr>
                      <w:t xml:space="preserve">[15] </w:t>
                    </w:r>
                  </w:p>
                </w:tc>
                <w:tc>
                  <w:tcPr>
                    <w:tcW w:w="0" w:type="auto"/>
                    <w:hideMark/>
                  </w:tcPr>
                  <w:p w14:paraId="5BEF5C3C" w14:textId="77777777" w:rsidR="003B1EE1" w:rsidRPr="007134A7" w:rsidRDefault="003B1EE1">
                    <w:pPr>
                      <w:pStyle w:val="Bibliography"/>
                      <w:spacing w:line="276" w:lineRule="auto"/>
                      <w:jc w:val="both"/>
                      <w:rPr>
                        <w:noProof/>
                        <w:sz w:val="20"/>
                        <w:szCs w:val="20"/>
                        <w:rPrChange w:id="1549" w:author="michaelaanas23@gmail.com" w:date="2026-09-25T21:45:00Z" w16du:dateUtc="2026-09-25T13:45:00Z">
                          <w:rPr>
                            <w:noProof/>
                          </w:rPr>
                        </w:rPrChange>
                      </w:rPr>
                      <w:pPrChange w:id="1550" w:author="michaelaanas23@gmail.com" w:date="2026-09-25T21:55:00Z" w16du:dateUtc="2026-09-25T13:55:00Z">
                        <w:pPr>
                          <w:pStyle w:val="Bibliography"/>
                          <w:jc w:val="both"/>
                        </w:pPr>
                      </w:pPrChange>
                    </w:pPr>
                    <w:r w:rsidRPr="007134A7">
                      <w:rPr>
                        <w:noProof/>
                        <w:sz w:val="20"/>
                        <w:szCs w:val="20"/>
                        <w:rPrChange w:id="1551" w:author="michaelaanas23@gmail.com" w:date="2026-09-25T21:45:00Z" w16du:dateUtc="2026-09-25T13:45:00Z">
                          <w:rPr>
                            <w:noProof/>
                          </w:rPr>
                        </w:rPrChange>
                      </w:rPr>
                      <w:t xml:space="preserve">J. B. M. &amp;. A. A. Hernandez, "Cloud Computing Adoption Intention by MSMEs in the Philippines," </w:t>
                    </w:r>
                    <w:r w:rsidRPr="007134A7">
                      <w:rPr>
                        <w:i/>
                        <w:iCs/>
                        <w:noProof/>
                        <w:sz w:val="20"/>
                        <w:szCs w:val="20"/>
                        <w:rPrChange w:id="1552" w:author="michaelaanas23@gmail.com" w:date="2026-09-25T21:45:00Z" w16du:dateUtc="2026-09-25T13:45:00Z">
                          <w:rPr>
                            <w:i/>
                            <w:iCs/>
                            <w:noProof/>
                          </w:rPr>
                        </w:rPrChange>
                      </w:rPr>
                      <w:t xml:space="preserve">IMI, </w:t>
                    </w:r>
                    <w:r w:rsidRPr="007134A7">
                      <w:rPr>
                        <w:noProof/>
                        <w:sz w:val="20"/>
                        <w:szCs w:val="20"/>
                        <w:rPrChange w:id="1553" w:author="michaelaanas23@gmail.com" w:date="2026-09-25T21:45:00Z" w16du:dateUtc="2026-09-25T13:45:00Z">
                          <w:rPr>
                            <w:noProof/>
                          </w:rPr>
                        </w:rPrChange>
                      </w:rPr>
                      <w:t xml:space="preserve">vol. 22, no. 3, 2019. </w:t>
                    </w:r>
                  </w:p>
                </w:tc>
              </w:tr>
              <w:tr w:rsidR="003B1EE1" w14:paraId="5075FEFB" w14:textId="77777777">
                <w:trPr>
                  <w:divId w:val="229077702"/>
                  <w:tblCellSpacing w:w="15" w:type="dxa"/>
                </w:trPr>
                <w:tc>
                  <w:tcPr>
                    <w:tcW w:w="50" w:type="pct"/>
                    <w:hideMark/>
                  </w:tcPr>
                  <w:p w14:paraId="3DE74733" w14:textId="77777777" w:rsidR="003B1EE1" w:rsidRPr="007134A7" w:rsidRDefault="003B1EE1">
                    <w:pPr>
                      <w:pStyle w:val="Bibliography"/>
                      <w:spacing w:line="276" w:lineRule="auto"/>
                      <w:jc w:val="both"/>
                      <w:rPr>
                        <w:noProof/>
                        <w:sz w:val="20"/>
                        <w:szCs w:val="20"/>
                        <w:rPrChange w:id="1554" w:author="michaelaanas23@gmail.com" w:date="2026-09-25T21:45:00Z" w16du:dateUtc="2026-09-25T13:45:00Z">
                          <w:rPr>
                            <w:noProof/>
                          </w:rPr>
                        </w:rPrChange>
                      </w:rPr>
                      <w:pPrChange w:id="1555" w:author="michaelaanas23@gmail.com" w:date="2026-09-25T21:55:00Z" w16du:dateUtc="2026-09-25T13:55:00Z">
                        <w:pPr>
                          <w:pStyle w:val="Bibliography"/>
                          <w:jc w:val="both"/>
                        </w:pPr>
                      </w:pPrChange>
                    </w:pPr>
                    <w:r w:rsidRPr="007134A7">
                      <w:rPr>
                        <w:noProof/>
                        <w:sz w:val="20"/>
                        <w:szCs w:val="20"/>
                        <w:rPrChange w:id="1556" w:author="michaelaanas23@gmail.com" w:date="2026-09-25T21:45:00Z" w16du:dateUtc="2026-09-25T13:45:00Z">
                          <w:rPr>
                            <w:noProof/>
                          </w:rPr>
                        </w:rPrChange>
                      </w:rPr>
                      <w:t xml:space="preserve">[16] </w:t>
                    </w:r>
                  </w:p>
                </w:tc>
                <w:tc>
                  <w:tcPr>
                    <w:tcW w:w="0" w:type="auto"/>
                    <w:hideMark/>
                  </w:tcPr>
                  <w:p w14:paraId="6CA35162" w14:textId="77777777" w:rsidR="003B1EE1" w:rsidRPr="007134A7" w:rsidRDefault="003B1EE1">
                    <w:pPr>
                      <w:pStyle w:val="Bibliography"/>
                      <w:spacing w:line="276" w:lineRule="auto"/>
                      <w:jc w:val="both"/>
                      <w:rPr>
                        <w:noProof/>
                        <w:sz w:val="20"/>
                        <w:szCs w:val="20"/>
                        <w:rPrChange w:id="1557" w:author="michaelaanas23@gmail.com" w:date="2026-09-25T21:45:00Z" w16du:dateUtc="2026-09-25T13:45:00Z">
                          <w:rPr>
                            <w:noProof/>
                          </w:rPr>
                        </w:rPrChange>
                      </w:rPr>
                      <w:pPrChange w:id="1558" w:author="michaelaanas23@gmail.com" w:date="2026-09-25T21:55:00Z" w16du:dateUtc="2026-09-25T13:55:00Z">
                        <w:pPr>
                          <w:pStyle w:val="Bibliography"/>
                          <w:jc w:val="both"/>
                        </w:pPr>
                      </w:pPrChange>
                    </w:pPr>
                    <w:r w:rsidRPr="007134A7">
                      <w:rPr>
                        <w:noProof/>
                        <w:sz w:val="20"/>
                        <w:szCs w:val="20"/>
                        <w:rPrChange w:id="1559" w:author="michaelaanas23@gmail.com" w:date="2026-09-25T21:45:00Z" w16du:dateUtc="2026-09-25T13:45:00Z">
                          <w:rPr>
                            <w:noProof/>
                          </w:rPr>
                        </w:rPrChange>
                      </w:rPr>
                      <w:t>C. U. R. A. M. R. R. F. Jun R Grimaldo, "Factors Affecting Online Technology Adoption," 18 May 2024. [Online]. Available: ISSN: 2304-1013 .</w:t>
                    </w:r>
                  </w:p>
                </w:tc>
              </w:tr>
              <w:tr w:rsidR="003B1EE1" w14:paraId="626874D0" w14:textId="77777777">
                <w:trPr>
                  <w:divId w:val="229077702"/>
                  <w:tblCellSpacing w:w="15" w:type="dxa"/>
                </w:trPr>
                <w:tc>
                  <w:tcPr>
                    <w:tcW w:w="50" w:type="pct"/>
                    <w:hideMark/>
                  </w:tcPr>
                  <w:p w14:paraId="59C3D00E" w14:textId="77777777" w:rsidR="003B1EE1" w:rsidRPr="007134A7" w:rsidRDefault="003B1EE1">
                    <w:pPr>
                      <w:pStyle w:val="Bibliography"/>
                      <w:spacing w:line="276" w:lineRule="auto"/>
                      <w:jc w:val="both"/>
                      <w:rPr>
                        <w:noProof/>
                        <w:sz w:val="20"/>
                        <w:szCs w:val="20"/>
                        <w:rPrChange w:id="1560" w:author="michaelaanas23@gmail.com" w:date="2026-09-25T21:45:00Z" w16du:dateUtc="2026-09-25T13:45:00Z">
                          <w:rPr>
                            <w:noProof/>
                          </w:rPr>
                        </w:rPrChange>
                      </w:rPr>
                      <w:pPrChange w:id="1561" w:author="michaelaanas23@gmail.com" w:date="2026-09-25T21:55:00Z" w16du:dateUtc="2026-09-25T13:55:00Z">
                        <w:pPr>
                          <w:pStyle w:val="Bibliography"/>
                          <w:jc w:val="both"/>
                        </w:pPr>
                      </w:pPrChange>
                    </w:pPr>
                    <w:r w:rsidRPr="007134A7">
                      <w:rPr>
                        <w:noProof/>
                        <w:sz w:val="20"/>
                        <w:szCs w:val="20"/>
                        <w:rPrChange w:id="1562" w:author="michaelaanas23@gmail.com" w:date="2026-09-25T21:45:00Z" w16du:dateUtc="2026-09-25T13:45:00Z">
                          <w:rPr>
                            <w:noProof/>
                          </w:rPr>
                        </w:rPrChange>
                      </w:rPr>
                      <w:t xml:space="preserve">[17] </w:t>
                    </w:r>
                  </w:p>
                </w:tc>
                <w:tc>
                  <w:tcPr>
                    <w:tcW w:w="0" w:type="auto"/>
                    <w:hideMark/>
                  </w:tcPr>
                  <w:p w14:paraId="48118001" w14:textId="77777777" w:rsidR="003B1EE1" w:rsidRPr="007134A7" w:rsidRDefault="003B1EE1">
                    <w:pPr>
                      <w:pStyle w:val="Bibliography"/>
                      <w:spacing w:line="276" w:lineRule="auto"/>
                      <w:jc w:val="both"/>
                      <w:rPr>
                        <w:noProof/>
                        <w:sz w:val="20"/>
                        <w:szCs w:val="20"/>
                        <w:rPrChange w:id="1563" w:author="michaelaanas23@gmail.com" w:date="2026-09-25T21:45:00Z" w16du:dateUtc="2026-09-25T13:45:00Z">
                          <w:rPr>
                            <w:noProof/>
                          </w:rPr>
                        </w:rPrChange>
                      </w:rPr>
                      <w:pPrChange w:id="1564" w:author="michaelaanas23@gmail.com" w:date="2026-09-25T21:55:00Z" w16du:dateUtc="2026-09-25T13:55:00Z">
                        <w:pPr>
                          <w:pStyle w:val="Bibliography"/>
                          <w:jc w:val="both"/>
                        </w:pPr>
                      </w:pPrChange>
                    </w:pPr>
                    <w:r w:rsidRPr="007134A7">
                      <w:rPr>
                        <w:noProof/>
                        <w:sz w:val="20"/>
                        <w:szCs w:val="20"/>
                        <w:rPrChange w:id="1565" w:author="michaelaanas23@gmail.com" w:date="2026-09-25T21:45:00Z" w16du:dateUtc="2026-09-25T13:45:00Z">
                          <w:rPr>
                            <w:noProof/>
                          </w:rPr>
                        </w:rPrChange>
                      </w:rPr>
                      <w:t xml:space="preserve">J. Y. Thong, "An Integrated Model of Information Systems Adoption in Small Businesses," </w:t>
                    </w:r>
                    <w:r w:rsidRPr="007134A7">
                      <w:rPr>
                        <w:i/>
                        <w:iCs/>
                        <w:noProof/>
                        <w:sz w:val="20"/>
                        <w:szCs w:val="20"/>
                        <w:rPrChange w:id="1566" w:author="michaelaanas23@gmail.com" w:date="2026-09-25T21:45:00Z" w16du:dateUtc="2026-09-25T13:45:00Z">
                          <w:rPr>
                            <w:i/>
                            <w:iCs/>
                            <w:noProof/>
                          </w:rPr>
                        </w:rPrChange>
                      </w:rPr>
                      <w:t xml:space="preserve">Management Information Systems, </w:t>
                    </w:r>
                    <w:r w:rsidRPr="007134A7">
                      <w:rPr>
                        <w:noProof/>
                        <w:sz w:val="20"/>
                        <w:szCs w:val="20"/>
                        <w:rPrChange w:id="1567" w:author="michaelaanas23@gmail.com" w:date="2026-09-25T21:45:00Z" w16du:dateUtc="2026-09-25T13:45:00Z">
                          <w:rPr>
                            <w:noProof/>
                          </w:rPr>
                        </w:rPrChange>
                      </w:rPr>
                      <w:t xml:space="preserve">vol. 15, no. 4, pp. 187-214, 1999. </w:t>
                    </w:r>
                  </w:p>
                </w:tc>
              </w:tr>
              <w:tr w:rsidR="003B1EE1" w14:paraId="0BECBDCC" w14:textId="77777777">
                <w:trPr>
                  <w:divId w:val="229077702"/>
                  <w:tblCellSpacing w:w="15" w:type="dxa"/>
                </w:trPr>
                <w:tc>
                  <w:tcPr>
                    <w:tcW w:w="50" w:type="pct"/>
                    <w:hideMark/>
                  </w:tcPr>
                  <w:p w14:paraId="5C563038" w14:textId="77777777" w:rsidR="003B1EE1" w:rsidRPr="007134A7" w:rsidRDefault="003B1EE1">
                    <w:pPr>
                      <w:pStyle w:val="Bibliography"/>
                      <w:spacing w:line="276" w:lineRule="auto"/>
                      <w:jc w:val="both"/>
                      <w:rPr>
                        <w:noProof/>
                        <w:sz w:val="20"/>
                        <w:szCs w:val="20"/>
                        <w:rPrChange w:id="1568" w:author="michaelaanas23@gmail.com" w:date="2026-09-25T21:45:00Z" w16du:dateUtc="2026-09-25T13:45:00Z">
                          <w:rPr>
                            <w:noProof/>
                          </w:rPr>
                        </w:rPrChange>
                      </w:rPr>
                      <w:pPrChange w:id="1569" w:author="michaelaanas23@gmail.com" w:date="2026-09-25T21:55:00Z" w16du:dateUtc="2026-09-25T13:55:00Z">
                        <w:pPr>
                          <w:pStyle w:val="Bibliography"/>
                          <w:jc w:val="both"/>
                        </w:pPr>
                      </w:pPrChange>
                    </w:pPr>
                    <w:r w:rsidRPr="007134A7">
                      <w:rPr>
                        <w:noProof/>
                        <w:sz w:val="20"/>
                        <w:szCs w:val="20"/>
                        <w:rPrChange w:id="1570" w:author="michaelaanas23@gmail.com" w:date="2026-09-25T21:45:00Z" w16du:dateUtc="2026-09-25T13:45:00Z">
                          <w:rPr>
                            <w:noProof/>
                          </w:rPr>
                        </w:rPrChange>
                      </w:rPr>
                      <w:t xml:space="preserve">[18] </w:t>
                    </w:r>
                  </w:p>
                </w:tc>
                <w:tc>
                  <w:tcPr>
                    <w:tcW w:w="0" w:type="auto"/>
                    <w:hideMark/>
                  </w:tcPr>
                  <w:p w14:paraId="7184BA52" w14:textId="77777777" w:rsidR="003B1EE1" w:rsidRPr="007134A7" w:rsidRDefault="003B1EE1">
                    <w:pPr>
                      <w:pStyle w:val="Bibliography"/>
                      <w:spacing w:line="276" w:lineRule="auto"/>
                      <w:jc w:val="both"/>
                      <w:rPr>
                        <w:noProof/>
                        <w:sz w:val="20"/>
                        <w:szCs w:val="20"/>
                        <w:rPrChange w:id="1571" w:author="michaelaanas23@gmail.com" w:date="2026-09-25T21:45:00Z" w16du:dateUtc="2026-09-25T13:45:00Z">
                          <w:rPr>
                            <w:noProof/>
                          </w:rPr>
                        </w:rPrChange>
                      </w:rPr>
                      <w:pPrChange w:id="1572" w:author="michaelaanas23@gmail.com" w:date="2026-09-25T21:55:00Z" w16du:dateUtc="2026-09-25T13:55:00Z">
                        <w:pPr>
                          <w:pStyle w:val="Bibliography"/>
                          <w:jc w:val="both"/>
                        </w:pPr>
                      </w:pPrChange>
                    </w:pPr>
                    <w:r w:rsidRPr="007134A7">
                      <w:rPr>
                        <w:noProof/>
                        <w:sz w:val="20"/>
                        <w:szCs w:val="20"/>
                        <w:rPrChange w:id="1573" w:author="michaelaanas23@gmail.com" w:date="2026-09-25T21:45:00Z" w16du:dateUtc="2026-09-25T13:45:00Z">
                          <w:rPr>
                            <w:noProof/>
                          </w:rPr>
                        </w:rPrChange>
                      </w:rPr>
                      <w:t>H. B. S. Z. A. H. Ni Made Satvika Iswari, "IEEEEXPLORE," 2018. [Online]. [Accessed 1 Aug 2019].</w:t>
                    </w:r>
                  </w:p>
                </w:tc>
              </w:tr>
              <w:tr w:rsidR="003B1EE1" w14:paraId="26E3B5D9" w14:textId="77777777">
                <w:trPr>
                  <w:divId w:val="229077702"/>
                  <w:tblCellSpacing w:w="15" w:type="dxa"/>
                </w:trPr>
                <w:tc>
                  <w:tcPr>
                    <w:tcW w:w="50" w:type="pct"/>
                    <w:hideMark/>
                  </w:tcPr>
                  <w:p w14:paraId="143A0511" w14:textId="77777777" w:rsidR="003B1EE1" w:rsidRPr="007134A7" w:rsidRDefault="003B1EE1">
                    <w:pPr>
                      <w:pStyle w:val="Bibliography"/>
                      <w:spacing w:line="276" w:lineRule="auto"/>
                      <w:jc w:val="both"/>
                      <w:rPr>
                        <w:noProof/>
                        <w:sz w:val="20"/>
                        <w:szCs w:val="20"/>
                        <w:rPrChange w:id="1574" w:author="michaelaanas23@gmail.com" w:date="2026-09-25T21:45:00Z" w16du:dateUtc="2026-09-25T13:45:00Z">
                          <w:rPr>
                            <w:noProof/>
                          </w:rPr>
                        </w:rPrChange>
                      </w:rPr>
                      <w:pPrChange w:id="1575" w:author="michaelaanas23@gmail.com" w:date="2026-09-25T21:55:00Z" w16du:dateUtc="2026-09-25T13:55:00Z">
                        <w:pPr>
                          <w:pStyle w:val="Bibliography"/>
                          <w:jc w:val="both"/>
                        </w:pPr>
                      </w:pPrChange>
                    </w:pPr>
                    <w:r w:rsidRPr="007134A7">
                      <w:rPr>
                        <w:noProof/>
                        <w:sz w:val="20"/>
                        <w:szCs w:val="20"/>
                        <w:rPrChange w:id="1576" w:author="michaelaanas23@gmail.com" w:date="2026-09-25T21:45:00Z" w16du:dateUtc="2026-09-25T13:45:00Z">
                          <w:rPr>
                            <w:noProof/>
                          </w:rPr>
                        </w:rPrChange>
                      </w:rPr>
                      <w:t xml:space="preserve">[19] </w:t>
                    </w:r>
                  </w:p>
                </w:tc>
                <w:tc>
                  <w:tcPr>
                    <w:tcW w:w="0" w:type="auto"/>
                    <w:hideMark/>
                  </w:tcPr>
                  <w:p w14:paraId="10E11B5F" w14:textId="77777777" w:rsidR="003B1EE1" w:rsidRPr="007134A7" w:rsidRDefault="003B1EE1">
                    <w:pPr>
                      <w:pStyle w:val="Bibliography"/>
                      <w:spacing w:line="276" w:lineRule="auto"/>
                      <w:jc w:val="both"/>
                      <w:rPr>
                        <w:noProof/>
                        <w:sz w:val="20"/>
                        <w:szCs w:val="20"/>
                        <w:rPrChange w:id="1577" w:author="michaelaanas23@gmail.com" w:date="2026-09-25T21:45:00Z" w16du:dateUtc="2026-09-25T13:45:00Z">
                          <w:rPr>
                            <w:noProof/>
                          </w:rPr>
                        </w:rPrChange>
                      </w:rPr>
                      <w:pPrChange w:id="1578" w:author="michaelaanas23@gmail.com" w:date="2026-09-25T21:55:00Z" w16du:dateUtc="2026-09-25T13:55:00Z">
                        <w:pPr>
                          <w:pStyle w:val="Bibliography"/>
                          <w:jc w:val="both"/>
                        </w:pPr>
                      </w:pPrChange>
                    </w:pPr>
                    <w:r w:rsidRPr="007134A7">
                      <w:rPr>
                        <w:noProof/>
                        <w:sz w:val="20"/>
                        <w:szCs w:val="20"/>
                        <w:rPrChange w:id="1579" w:author="michaelaanas23@gmail.com" w:date="2026-09-25T21:45:00Z" w16du:dateUtc="2026-09-25T13:45:00Z">
                          <w:rPr>
                            <w:noProof/>
                          </w:rPr>
                        </w:rPrChange>
                      </w:rPr>
                      <w:t xml:space="preserve">B. S. a. S. S. Hamid R Motahari-Nezhad, "labs.hpe.com," 2009. [Online]. </w:t>
                    </w:r>
                  </w:p>
                </w:tc>
              </w:tr>
              <w:tr w:rsidR="003B1EE1" w14:paraId="39FE65CE" w14:textId="77777777">
                <w:trPr>
                  <w:divId w:val="229077702"/>
                  <w:tblCellSpacing w:w="15" w:type="dxa"/>
                </w:trPr>
                <w:tc>
                  <w:tcPr>
                    <w:tcW w:w="50" w:type="pct"/>
                    <w:hideMark/>
                  </w:tcPr>
                  <w:p w14:paraId="08C4115D" w14:textId="77777777" w:rsidR="003B1EE1" w:rsidRPr="007134A7" w:rsidRDefault="003B1EE1">
                    <w:pPr>
                      <w:pStyle w:val="Bibliography"/>
                      <w:spacing w:line="276" w:lineRule="auto"/>
                      <w:jc w:val="both"/>
                      <w:rPr>
                        <w:noProof/>
                        <w:sz w:val="20"/>
                        <w:szCs w:val="20"/>
                        <w:rPrChange w:id="1580" w:author="michaelaanas23@gmail.com" w:date="2026-09-25T21:45:00Z" w16du:dateUtc="2026-09-25T13:45:00Z">
                          <w:rPr>
                            <w:noProof/>
                          </w:rPr>
                        </w:rPrChange>
                      </w:rPr>
                      <w:pPrChange w:id="1581" w:author="michaelaanas23@gmail.com" w:date="2026-09-25T21:55:00Z" w16du:dateUtc="2026-09-25T13:55:00Z">
                        <w:pPr>
                          <w:pStyle w:val="Bibliography"/>
                          <w:jc w:val="both"/>
                        </w:pPr>
                      </w:pPrChange>
                    </w:pPr>
                    <w:r w:rsidRPr="007134A7">
                      <w:rPr>
                        <w:noProof/>
                        <w:sz w:val="20"/>
                        <w:szCs w:val="20"/>
                        <w:rPrChange w:id="1582" w:author="michaelaanas23@gmail.com" w:date="2026-09-25T21:45:00Z" w16du:dateUtc="2026-09-25T13:45:00Z">
                          <w:rPr>
                            <w:noProof/>
                          </w:rPr>
                        </w:rPrChange>
                      </w:rPr>
                      <w:t xml:space="preserve">[20] </w:t>
                    </w:r>
                  </w:p>
                </w:tc>
                <w:tc>
                  <w:tcPr>
                    <w:tcW w:w="0" w:type="auto"/>
                    <w:hideMark/>
                  </w:tcPr>
                  <w:p w14:paraId="64DAD3DB" w14:textId="77777777" w:rsidR="003B1EE1" w:rsidRPr="007134A7" w:rsidRDefault="003B1EE1">
                    <w:pPr>
                      <w:pStyle w:val="Bibliography"/>
                      <w:spacing w:line="276" w:lineRule="auto"/>
                      <w:jc w:val="both"/>
                      <w:rPr>
                        <w:noProof/>
                        <w:sz w:val="20"/>
                        <w:szCs w:val="20"/>
                        <w:rPrChange w:id="1583" w:author="michaelaanas23@gmail.com" w:date="2026-09-25T21:45:00Z" w16du:dateUtc="2026-09-25T13:45:00Z">
                          <w:rPr>
                            <w:noProof/>
                          </w:rPr>
                        </w:rPrChange>
                      </w:rPr>
                      <w:pPrChange w:id="1584" w:author="michaelaanas23@gmail.com" w:date="2026-09-25T21:55:00Z" w16du:dateUtc="2026-09-25T13:55:00Z">
                        <w:pPr>
                          <w:pStyle w:val="Bibliography"/>
                          <w:jc w:val="both"/>
                        </w:pPr>
                      </w:pPrChange>
                    </w:pPr>
                    <w:r w:rsidRPr="007134A7">
                      <w:rPr>
                        <w:noProof/>
                        <w:sz w:val="20"/>
                        <w:szCs w:val="20"/>
                        <w:rPrChange w:id="1585" w:author="michaelaanas23@gmail.com" w:date="2026-09-25T21:45:00Z" w16du:dateUtc="2026-09-25T13:45:00Z">
                          <w:rPr>
                            <w:noProof/>
                          </w:rPr>
                        </w:rPrChange>
                      </w:rPr>
                      <w:t xml:space="preserve">C. U. R. A. M. R. R. F. Jun R. Grimaldo, "Factors Affecting Online Technology Adoption," '. [Online]. </w:t>
                    </w:r>
                  </w:p>
                </w:tc>
              </w:tr>
            </w:tbl>
            <w:p w14:paraId="6F94633B" w14:textId="77777777" w:rsidR="003B1EE1" w:rsidRDefault="003B1EE1">
              <w:pPr>
                <w:spacing w:line="276" w:lineRule="auto"/>
                <w:jc w:val="both"/>
                <w:divId w:val="229077702"/>
                <w:rPr>
                  <w:rFonts w:eastAsia="Times New Roman"/>
                  <w:noProof/>
                </w:rPr>
                <w:pPrChange w:id="1586" w:author="michaelaanas23@gmail.com" w:date="2026-09-25T21:55:00Z" w16du:dateUtc="2026-09-25T13:55:00Z">
                  <w:pPr>
                    <w:jc w:val="both"/>
                    <w:divId w:val="229077702"/>
                  </w:pPr>
                </w:pPrChange>
              </w:pPr>
            </w:p>
            <w:p w14:paraId="14305129" w14:textId="7B4B3247" w:rsidR="007134A7" w:rsidRDefault="0019466A">
              <w:pPr>
                <w:spacing w:line="276" w:lineRule="auto"/>
                <w:jc w:val="both"/>
                <w:rPr>
                  <w:ins w:id="1587" w:author="michaelaanas23@gmail.com" w:date="2026-09-25T21:46:00Z" w16du:dateUtc="2026-09-25T13:46:00Z"/>
                  <w:rFonts w:ascii="Times New Roman" w:eastAsiaTheme="majorEastAsia" w:hAnsi="Times New Roman" w:cs="Times New Roman"/>
                  <w:b/>
                  <w:bCs/>
                  <w:color w:val="000000" w:themeColor="text1"/>
                </w:rPr>
                <w:pPrChange w:id="1588" w:author="michaelaanas23@gmail.com" w:date="2026-09-25T21:55:00Z" w16du:dateUtc="2026-09-25T13:55:00Z">
                  <w:pPr>
                    <w:jc w:val="both"/>
                  </w:pPr>
                </w:pPrChange>
              </w:pPr>
              <w:r w:rsidRPr="0019466A">
                <w:rPr>
                  <w:rFonts w:ascii="Times New Roman" w:hAnsi="Times New Roman" w:cs="Times New Roman"/>
                  <w:b/>
                  <w:bCs/>
                  <w:noProof/>
                  <w:color w:val="000000" w:themeColor="text1"/>
                </w:rPr>
                <w:fldChar w:fldCharType="end"/>
              </w:r>
            </w:p>
          </w:sdtContent>
        </w:sdt>
      </w:sdtContent>
    </w:sdt>
    <w:p w14:paraId="04779992" w14:textId="1F99D28C" w:rsidR="0019466A" w:rsidRPr="007134A7" w:rsidDel="007134A7" w:rsidRDefault="0019466A">
      <w:pPr>
        <w:spacing w:line="276" w:lineRule="auto"/>
        <w:rPr>
          <w:del w:id="1589" w:author="michaelaanas23@gmail.com" w:date="2026-09-25T21:46:00Z" w16du:dateUtc="2026-09-25T13:46:00Z"/>
          <w:rFonts w:ascii="Times New Roman" w:eastAsiaTheme="majorEastAsia" w:hAnsi="Times New Roman" w:cs="Times New Roman"/>
          <w:b/>
          <w:bCs/>
          <w:color w:val="000000" w:themeColor="text1"/>
          <w:rPrChange w:id="1590" w:author="michaelaanas23@gmail.com" w:date="2026-09-25T21:46:00Z" w16du:dateUtc="2026-09-25T13:46:00Z">
            <w:rPr>
              <w:del w:id="1591" w:author="michaelaanas23@gmail.com" w:date="2026-09-25T21:46:00Z" w16du:dateUtc="2026-09-25T13:46:00Z"/>
            </w:rPr>
          </w:rPrChange>
        </w:rPr>
        <w:pPrChange w:id="1592" w:author="michaelaanas23@gmail.com" w:date="2026-09-25T21:55:00Z" w16du:dateUtc="2026-09-25T13:55:00Z">
          <w:pPr>
            <w:jc w:val="both"/>
          </w:pPr>
        </w:pPrChange>
      </w:pPr>
    </w:p>
    <w:p w14:paraId="16B0AE51" w14:textId="60797A20" w:rsidR="007134A7" w:rsidRDefault="007134A7">
      <w:pPr>
        <w:spacing w:line="276" w:lineRule="auto"/>
        <w:jc w:val="both"/>
        <w:rPr>
          <w:ins w:id="1593" w:author="michaelaanas23@gmail.com" w:date="2026-09-25T21:45:00Z" w16du:dateUtc="2026-09-25T13:45:00Z"/>
          <w:rFonts w:ascii="Times New Roman" w:eastAsiaTheme="majorEastAsia" w:hAnsi="Times New Roman" w:cs="Times New Roman"/>
          <w:b/>
          <w:bCs/>
          <w:color w:val="000000" w:themeColor="text1"/>
        </w:rPr>
        <w:pPrChange w:id="1594" w:author="michaelaanas23@gmail.com" w:date="2026-09-25T21:55:00Z" w16du:dateUtc="2026-09-25T13:55:00Z">
          <w:pPr/>
        </w:pPrChange>
      </w:pPr>
    </w:p>
    <w:p w14:paraId="568C1F7B" w14:textId="77777777" w:rsidR="007134A7" w:rsidRDefault="007134A7">
      <w:pPr>
        <w:spacing w:line="276" w:lineRule="auto"/>
        <w:rPr>
          <w:ins w:id="1595" w:author="michaelaanas23@gmail.com" w:date="2026-09-25T21:46:00Z" w16du:dateUtc="2026-09-25T13:46:00Z"/>
          <w:rFonts w:ascii="Times New Roman" w:eastAsiaTheme="majorEastAsia" w:hAnsi="Times New Roman" w:cs="Times New Roman"/>
          <w:b/>
          <w:bCs/>
          <w:color w:val="000000" w:themeColor="text1"/>
        </w:rPr>
        <w:pPrChange w:id="1596" w:author="michaelaanas23@gmail.com" w:date="2026-09-25T21:55:00Z" w16du:dateUtc="2026-09-25T13:55:00Z">
          <w:pPr/>
        </w:pPrChange>
      </w:pPr>
      <w:ins w:id="1597" w:author="michaelaanas23@gmail.com" w:date="2026-09-25T21:46:00Z" w16du:dateUtc="2026-09-25T13:46:00Z">
        <w:r>
          <w:rPr>
            <w:rFonts w:ascii="Times New Roman" w:hAnsi="Times New Roman" w:cs="Times New Roman"/>
            <w:b/>
            <w:bCs/>
            <w:color w:val="000000" w:themeColor="text1"/>
          </w:rPr>
          <w:br w:type="page"/>
        </w:r>
      </w:ins>
    </w:p>
    <w:p w14:paraId="202AC29A" w14:textId="7A02BFFC" w:rsidR="0087060E" w:rsidRPr="00DD3042" w:rsidRDefault="0087060E">
      <w:pPr>
        <w:pStyle w:val="Heading1"/>
        <w:spacing w:line="360" w:lineRule="auto"/>
        <w:jc w:val="center"/>
        <w:rPr>
          <w:rFonts w:ascii="Times New Roman" w:hAnsi="Times New Roman" w:cs="Times New Roman"/>
          <w:b/>
          <w:bCs/>
          <w:color w:val="000000" w:themeColor="text1"/>
          <w:sz w:val="24"/>
          <w:szCs w:val="24"/>
          <w:rPrChange w:id="1598" w:author="michaelaanas23@gmail.com" w:date="2026-09-25T21:37:00Z" w16du:dateUtc="2026-09-25T13:37:00Z">
            <w:rPr>
              <w:rFonts w:ascii="Times New Roman" w:hAnsi="Times New Roman" w:cs="Times New Roman"/>
              <w:b/>
              <w:bCs/>
              <w:color w:val="000000" w:themeColor="text1"/>
            </w:rPr>
          </w:rPrChange>
        </w:rPr>
        <w:pPrChange w:id="1599" w:author="michaelaanas23@gmail.com" w:date="2026-09-25T22:00:00Z" w16du:dateUtc="2026-09-25T14:00:00Z">
          <w:pPr>
            <w:pStyle w:val="Heading1"/>
            <w:jc w:val="both"/>
          </w:pPr>
        </w:pPrChange>
      </w:pPr>
      <w:r w:rsidRPr="00DD3042">
        <w:rPr>
          <w:rFonts w:ascii="Times New Roman" w:hAnsi="Times New Roman" w:cs="Times New Roman"/>
          <w:b/>
          <w:bCs/>
          <w:color w:val="000000" w:themeColor="text1"/>
          <w:sz w:val="24"/>
          <w:szCs w:val="24"/>
          <w:rPrChange w:id="1600" w:author="michaelaanas23@gmail.com" w:date="2026-09-25T21:37:00Z" w16du:dateUtc="2026-09-25T13:37:00Z">
            <w:rPr>
              <w:rFonts w:ascii="Times New Roman" w:hAnsi="Times New Roman" w:cs="Times New Roman"/>
              <w:b/>
              <w:bCs/>
              <w:color w:val="000000" w:themeColor="text1"/>
            </w:rPr>
          </w:rPrChange>
        </w:rPr>
        <w:lastRenderedPageBreak/>
        <w:t>CHAPTER 3</w:t>
      </w:r>
    </w:p>
    <w:p w14:paraId="7697A05B" w14:textId="77777777" w:rsidR="0087060E" w:rsidRPr="0087060E" w:rsidRDefault="0087060E">
      <w:pPr>
        <w:spacing w:line="276" w:lineRule="auto"/>
        <w:jc w:val="both"/>
        <w:rPr>
          <w:rFonts w:ascii="Times New Roman" w:hAnsi="Times New Roman" w:cs="Times New Roman"/>
          <w:sz w:val="22"/>
          <w:szCs w:val="22"/>
        </w:rPr>
        <w:pPrChange w:id="1601" w:author="michaelaanas23@gmail.com" w:date="2026-09-25T21:55:00Z" w16du:dateUtc="2026-09-25T13:55:00Z">
          <w:pPr>
            <w:spacing w:line="360" w:lineRule="auto"/>
            <w:jc w:val="both"/>
          </w:pPr>
        </w:pPrChange>
      </w:pPr>
    </w:p>
    <w:p w14:paraId="237842D9" w14:textId="77777777" w:rsidR="0087060E" w:rsidRPr="00DD3042" w:rsidRDefault="0087060E">
      <w:pPr>
        <w:pStyle w:val="Heading2"/>
        <w:spacing w:line="360" w:lineRule="auto"/>
        <w:jc w:val="center"/>
        <w:rPr>
          <w:rFonts w:ascii="Times New Roman" w:hAnsi="Times New Roman" w:cs="Times New Roman"/>
          <w:b/>
          <w:bCs/>
          <w:color w:val="000000" w:themeColor="text1"/>
          <w:sz w:val="26"/>
          <w:szCs w:val="26"/>
          <w:rPrChange w:id="1602" w:author="michaelaanas23@gmail.com" w:date="2026-09-25T21:37:00Z" w16du:dateUtc="2026-09-25T13:37:00Z">
            <w:rPr>
              <w:b/>
              <w:bCs/>
              <w:color w:val="000000" w:themeColor="text1"/>
            </w:rPr>
          </w:rPrChange>
        </w:rPr>
        <w:pPrChange w:id="1603" w:author="michaelaanas23@gmail.com" w:date="2026-09-25T22:00:00Z" w16du:dateUtc="2026-09-25T14:00:00Z">
          <w:pPr>
            <w:pStyle w:val="Heading2"/>
            <w:jc w:val="both"/>
          </w:pPr>
        </w:pPrChange>
      </w:pPr>
      <w:r w:rsidRPr="00DD3042">
        <w:rPr>
          <w:rFonts w:ascii="Times New Roman" w:hAnsi="Times New Roman" w:cs="Times New Roman"/>
          <w:b/>
          <w:bCs/>
          <w:color w:val="000000" w:themeColor="text1"/>
          <w:sz w:val="26"/>
          <w:szCs w:val="26"/>
          <w:rPrChange w:id="1604" w:author="michaelaanas23@gmail.com" w:date="2026-09-25T21:37:00Z" w16du:dateUtc="2026-09-25T13:37:00Z">
            <w:rPr>
              <w:b/>
              <w:bCs/>
              <w:color w:val="000000" w:themeColor="text1"/>
            </w:rPr>
          </w:rPrChange>
        </w:rPr>
        <w:t>METHODOLOGY</w:t>
      </w:r>
    </w:p>
    <w:p w14:paraId="125A8299" w14:textId="43CCD6DA" w:rsidR="0087060E" w:rsidRPr="00DD3042" w:rsidRDefault="0087060E">
      <w:pPr>
        <w:spacing w:line="276" w:lineRule="auto"/>
        <w:ind w:firstLine="357"/>
        <w:jc w:val="both"/>
        <w:rPr>
          <w:rFonts w:ascii="Times New Roman" w:hAnsi="Times New Roman" w:cs="Times New Roman"/>
          <w:sz w:val="20"/>
          <w:szCs w:val="20"/>
          <w:rPrChange w:id="1605" w:author="michaelaanas23@gmail.com" w:date="2026-09-25T21:37:00Z" w16du:dateUtc="2026-09-25T13:37:00Z">
            <w:rPr>
              <w:rFonts w:ascii="Times New Roman" w:hAnsi="Times New Roman" w:cs="Times New Roman"/>
              <w:sz w:val="22"/>
              <w:szCs w:val="22"/>
            </w:rPr>
          </w:rPrChange>
        </w:rPr>
        <w:pPrChange w:id="1606" w:author="michaelaanas23@gmail.com" w:date="2026-09-25T21:55:00Z" w16du:dateUtc="2026-09-25T13:55:00Z">
          <w:pPr>
            <w:spacing w:line="360" w:lineRule="auto"/>
            <w:ind w:firstLine="357"/>
            <w:jc w:val="both"/>
          </w:pPr>
        </w:pPrChange>
      </w:pPr>
      <w:r w:rsidRPr="00DD3042">
        <w:rPr>
          <w:rFonts w:ascii="Times New Roman" w:hAnsi="Times New Roman" w:cs="Times New Roman"/>
          <w:sz w:val="20"/>
          <w:szCs w:val="20"/>
          <w:rPrChange w:id="1607" w:author="michaelaanas23@gmail.com" w:date="2026-09-25T21:37:00Z" w16du:dateUtc="2026-09-25T13:37:00Z">
            <w:rPr>
              <w:rFonts w:ascii="Times New Roman" w:hAnsi="Times New Roman" w:cs="Times New Roman"/>
              <w:sz w:val="22"/>
              <w:szCs w:val="22"/>
            </w:rPr>
          </w:rPrChange>
        </w:rPr>
        <w:t>This chapter provides a rigorous and comprehensive exposition of the research and development methodology employed by the researchers to design, develop, deploy, and evaluate H2Ops: A Responsive Cloud-Based Operations Management System for High Island V. It outlines the systematic framework used to move from the identification of multi-branch operational bottlenecks to the delivery of a mathematically-driven, cloud-hosted solution. The methodology encompasses the developmental research design, the iterative Agile development lifecycle, the technical architecture of the platform, and the validation techniques used to ensure the platform meets the complex needs of a multi-branch water refilling enterprise.</w:t>
      </w:r>
    </w:p>
    <w:p w14:paraId="3550D690" w14:textId="77777777" w:rsidR="0087060E" w:rsidRPr="00DD3042" w:rsidRDefault="0087060E">
      <w:pPr>
        <w:pStyle w:val="Heading2"/>
        <w:spacing w:line="360" w:lineRule="auto"/>
        <w:jc w:val="both"/>
        <w:rPr>
          <w:rFonts w:ascii="Times New Roman" w:hAnsi="Times New Roman" w:cs="Times New Roman"/>
          <w:b/>
          <w:bCs/>
          <w:color w:val="000000" w:themeColor="text1"/>
          <w:sz w:val="26"/>
          <w:szCs w:val="26"/>
          <w:rPrChange w:id="1608" w:author="michaelaanas23@gmail.com" w:date="2026-09-25T21:37:00Z" w16du:dateUtc="2026-09-25T13:37:00Z">
            <w:rPr>
              <w:b/>
              <w:bCs/>
              <w:color w:val="000000" w:themeColor="text1"/>
            </w:rPr>
          </w:rPrChange>
        </w:rPr>
        <w:pPrChange w:id="1609" w:author="michaelaanas23@gmail.com" w:date="2026-09-25T22:00:00Z" w16du:dateUtc="2026-09-25T14:00:00Z">
          <w:pPr>
            <w:pStyle w:val="Heading2"/>
            <w:jc w:val="both"/>
          </w:pPr>
        </w:pPrChange>
      </w:pPr>
      <w:r w:rsidRPr="00DD3042">
        <w:rPr>
          <w:rFonts w:ascii="Times New Roman" w:hAnsi="Times New Roman" w:cs="Times New Roman"/>
          <w:b/>
          <w:bCs/>
          <w:color w:val="000000" w:themeColor="text1"/>
          <w:sz w:val="26"/>
          <w:szCs w:val="26"/>
          <w:rPrChange w:id="1610" w:author="michaelaanas23@gmail.com" w:date="2026-09-25T21:37:00Z" w16du:dateUtc="2026-09-25T13:37:00Z">
            <w:rPr>
              <w:b/>
              <w:bCs/>
              <w:color w:val="000000" w:themeColor="text1"/>
            </w:rPr>
          </w:rPrChange>
        </w:rPr>
        <w:t>3.1 Research Design</w:t>
      </w:r>
    </w:p>
    <w:p w14:paraId="46BACD36" w14:textId="0920A995" w:rsidR="0087060E" w:rsidRPr="00DD3042" w:rsidRDefault="0087060E">
      <w:pPr>
        <w:spacing w:line="276" w:lineRule="auto"/>
        <w:ind w:firstLine="357"/>
        <w:jc w:val="both"/>
        <w:rPr>
          <w:rFonts w:ascii="Times New Roman" w:hAnsi="Times New Roman" w:cs="Times New Roman"/>
          <w:sz w:val="20"/>
          <w:szCs w:val="20"/>
          <w:rPrChange w:id="1611" w:author="michaelaanas23@gmail.com" w:date="2026-09-25T21:38:00Z" w16du:dateUtc="2026-09-25T13:38:00Z">
            <w:rPr>
              <w:rFonts w:ascii="Times New Roman" w:hAnsi="Times New Roman" w:cs="Times New Roman"/>
              <w:sz w:val="22"/>
              <w:szCs w:val="22"/>
            </w:rPr>
          </w:rPrChange>
        </w:rPr>
        <w:pPrChange w:id="1612" w:author="michaelaanas23@gmail.com" w:date="2026-09-25T21:55:00Z" w16du:dateUtc="2026-09-25T13:55:00Z">
          <w:pPr>
            <w:spacing w:line="360" w:lineRule="auto"/>
            <w:ind w:firstLine="357"/>
            <w:jc w:val="both"/>
          </w:pPr>
        </w:pPrChange>
      </w:pPr>
      <w:r w:rsidRPr="00DD3042">
        <w:rPr>
          <w:rFonts w:ascii="Times New Roman" w:hAnsi="Times New Roman" w:cs="Times New Roman"/>
          <w:sz w:val="20"/>
          <w:szCs w:val="20"/>
          <w:rPrChange w:id="1613" w:author="michaelaanas23@gmail.com" w:date="2026-09-25T21:38:00Z" w16du:dateUtc="2026-09-25T13:38:00Z">
            <w:rPr>
              <w:rFonts w:ascii="Times New Roman" w:hAnsi="Times New Roman" w:cs="Times New Roman"/>
              <w:sz w:val="22"/>
              <w:szCs w:val="22"/>
            </w:rPr>
          </w:rPrChange>
        </w:rPr>
        <w:t>This study utilizes the Developmental Research Design. Developmental research involves the systematic study of designing, developing, and evaluating programs, processes, and products that meet identified needs within a specific operational or organizational context. It is a structured and iterative approach that moves from problem identification through solution design to system validation, ensuring that the resulting output is both technically sound and practically relevant to the environment in which it will be deployed.</w:t>
      </w:r>
    </w:p>
    <w:p w14:paraId="3CA8F820" w14:textId="77777777" w:rsidR="004A61B4" w:rsidRPr="00DD3042" w:rsidRDefault="0087060E">
      <w:pPr>
        <w:spacing w:line="276" w:lineRule="auto"/>
        <w:jc w:val="both"/>
        <w:rPr>
          <w:rFonts w:ascii="Times New Roman" w:hAnsi="Times New Roman" w:cs="Times New Roman"/>
          <w:sz w:val="20"/>
          <w:szCs w:val="20"/>
          <w:rPrChange w:id="1614" w:author="michaelaanas23@gmail.com" w:date="2026-09-25T21:38:00Z" w16du:dateUtc="2026-09-25T13:38:00Z">
            <w:rPr>
              <w:rFonts w:ascii="Times New Roman" w:hAnsi="Times New Roman" w:cs="Times New Roman"/>
              <w:sz w:val="22"/>
              <w:szCs w:val="22"/>
            </w:rPr>
          </w:rPrChange>
        </w:rPr>
        <w:pPrChange w:id="1615" w:author="michaelaanas23@gmail.com" w:date="2026-09-25T21:55:00Z" w16du:dateUtc="2026-09-25T13:55:00Z">
          <w:pPr>
            <w:spacing w:line="360" w:lineRule="auto"/>
            <w:jc w:val="both"/>
          </w:pPr>
        </w:pPrChange>
      </w:pPr>
      <w:r w:rsidRPr="00DD3042">
        <w:rPr>
          <w:rFonts w:ascii="Times New Roman" w:hAnsi="Times New Roman" w:cs="Times New Roman"/>
          <w:sz w:val="20"/>
          <w:szCs w:val="20"/>
          <w:rPrChange w:id="1616" w:author="michaelaanas23@gmail.com" w:date="2026-09-25T21:38:00Z" w16du:dateUtc="2026-09-25T13:38:00Z">
            <w:rPr>
              <w:rFonts w:ascii="Times New Roman" w:hAnsi="Times New Roman" w:cs="Times New Roman"/>
              <w:sz w:val="22"/>
              <w:szCs w:val="22"/>
            </w:rPr>
          </w:rPrChange>
        </w:rPr>
        <w:t>Developmental research as a methodological approach occupies a distinctive position in the research methodology spectrum, bridging the gap between pure theoretical research and applied implementation studies. Unlike experimental research, which seeks to establish causal relationships between variables under strictly controlled conditions, developmental research focuses on creating and refining practical solutions to real-world problems. Unlike purely descriptive research, which documents existing conditions without intervention, developmental research actively intervenes to improve those conditions through the creation of new tools, processes, or systems. In the context of High Island V, this design is used to intervene in an inefficient manual system by introducing a custom-built digital management ecosystem.</w:t>
      </w:r>
    </w:p>
    <w:p w14:paraId="28D701F0" w14:textId="6531A58D" w:rsidR="0087060E" w:rsidRPr="00DD3042" w:rsidRDefault="0087060E">
      <w:pPr>
        <w:spacing w:line="276" w:lineRule="auto"/>
        <w:jc w:val="both"/>
        <w:rPr>
          <w:rFonts w:ascii="Times New Roman" w:hAnsi="Times New Roman" w:cs="Times New Roman"/>
          <w:sz w:val="20"/>
          <w:szCs w:val="20"/>
          <w:rPrChange w:id="1617" w:author="michaelaanas23@gmail.com" w:date="2026-09-25T21:38:00Z" w16du:dateUtc="2026-09-25T13:38:00Z">
            <w:rPr>
              <w:rFonts w:ascii="Times New Roman" w:hAnsi="Times New Roman" w:cs="Times New Roman"/>
              <w:sz w:val="22"/>
              <w:szCs w:val="22"/>
            </w:rPr>
          </w:rPrChange>
        </w:rPr>
        <w:pPrChange w:id="1618" w:author="michaelaanas23@gmail.com" w:date="2026-09-25T21:55:00Z" w16du:dateUtc="2026-09-25T13:55:00Z">
          <w:pPr>
            <w:spacing w:line="360" w:lineRule="auto"/>
            <w:jc w:val="both"/>
          </w:pPr>
        </w:pPrChange>
      </w:pPr>
      <w:r w:rsidRPr="00DD3042">
        <w:rPr>
          <w:rFonts w:ascii="Times New Roman" w:hAnsi="Times New Roman" w:cs="Times New Roman"/>
          <w:sz w:val="20"/>
          <w:szCs w:val="20"/>
          <w:rPrChange w:id="1619" w:author="michaelaanas23@gmail.com" w:date="2026-09-25T21:38:00Z" w16du:dateUtc="2026-09-25T13:38:00Z">
            <w:rPr>
              <w:rFonts w:ascii="Times New Roman" w:hAnsi="Times New Roman" w:cs="Times New Roman"/>
              <w:sz w:val="22"/>
              <w:szCs w:val="22"/>
            </w:rPr>
          </w:rPrChange>
        </w:rPr>
        <w:t>The developmental research approach is classified into two primary categories. Type 1 developmental research focuses on the design, development, and evaluation of specific products, tools, or systems. This type employs research methods such as case studies, in-depth interviews, field observations, and document analysis during the design and development phases, followed by evaluation methods including surveys, usability testing, and expert review during the validation phase. Type 2 developmental research focuses on the development, use, and validation of theoretical models or frameworks, often employing literature reviews and Delphi studies.</w:t>
      </w:r>
    </w:p>
    <w:p w14:paraId="5B721693" w14:textId="7FAC39CA" w:rsidR="0087060E" w:rsidRPr="00DD3042" w:rsidRDefault="0087060E">
      <w:pPr>
        <w:spacing w:line="276" w:lineRule="auto"/>
        <w:jc w:val="both"/>
        <w:rPr>
          <w:rFonts w:ascii="Times New Roman" w:hAnsi="Times New Roman" w:cs="Times New Roman"/>
          <w:sz w:val="20"/>
          <w:szCs w:val="20"/>
          <w:rPrChange w:id="1620" w:author="michaelaanas23@gmail.com" w:date="2026-09-25T21:38:00Z" w16du:dateUtc="2026-09-25T13:38:00Z">
            <w:rPr>
              <w:rFonts w:ascii="Times New Roman" w:hAnsi="Times New Roman" w:cs="Times New Roman"/>
              <w:sz w:val="22"/>
              <w:szCs w:val="22"/>
            </w:rPr>
          </w:rPrChange>
        </w:rPr>
        <w:pPrChange w:id="1621" w:author="michaelaanas23@gmail.com" w:date="2026-09-25T21:55:00Z" w16du:dateUtc="2026-09-25T13:55:00Z">
          <w:pPr>
            <w:spacing w:line="360" w:lineRule="auto"/>
            <w:jc w:val="both"/>
          </w:pPr>
        </w:pPrChange>
      </w:pPr>
      <w:r w:rsidRPr="00DD3042">
        <w:rPr>
          <w:rFonts w:ascii="Times New Roman" w:hAnsi="Times New Roman" w:cs="Times New Roman"/>
          <w:sz w:val="20"/>
          <w:szCs w:val="20"/>
          <w:rPrChange w:id="1622" w:author="michaelaanas23@gmail.com" w:date="2026-09-25T21:38:00Z" w16du:dateUtc="2026-09-25T13:38:00Z">
            <w:rPr>
              <w:rFonts w:ascii="Times New Roman" w:hAnsi="Times New Roman" w:cs="Times New Roman"/>
              <w:sz w:val="22"/>
              <w:szCs w:val="22"/>
            </w:rPr>
          </w:rPrChange>
        </w:rPr>
        <w:t>The present study aligns with Type 1 developmental research, as it focuses on the design, development, and evaluation of a specific technological product: H2Ops, a responsive, cloud-based operations management system. The methodology encompasses several phases that correspond to the natural progression of system development: needs analysis, design specification, development implementation, and evaluation validation. Each phase builds upon the previous, ensuring that the resulting system is grounded in actual operational requirements and validated against real-world performance criteria.</w:t>
      </w:r>
    </w:p>
    <w:p w14:paraId="14976398" w14:textId="0DCAE575" w:rsidR="0087060E" w:rsidRPr="00DD3042" w:rsidRDefault="0087060E">
      <w:pPr>
        <w:spacing w:line="276" w:lineRule="auto"/>
        <w:jc w:val="both"/>
        <w:rPr>
          <w:rFonts w:ascii="Times New Roman" w:hAnsi="Times New Roman" w:cs="Times New Roman"/>
          <w:sz w:val="20"/>
          <w:szCs w:val="20"/>
          <w:rPrChange w:id="1623" w:author="michaelaanas23@gmail.com" w:date="2026-09-25T21:38:00Z" w16du:dateUtc="2026-09-25T13:38:00Z">
            <w:rPr>
              <w:rFonts w:ascii="Times New Roman" w:hAnsi="Times New Roman" w:cs="Times New Roman"/>
              <w:sz w:val="22"/>
              <w:szCs w:val="22"/>
            </w:rPr>
          </w:rPrChange>
        </w:rPr>
        <w:pPrChange w:id="1624" w:author="michaelaanas23@gmail.com" w:date="2026-09-25T21:55:00Z" w16du:dateUtc="2026-09-25T13:55:00Z">
          <w:pPr>
            <w:spacing w:line="360" w:lineRule="auto"/>
            <w:jc w:val="both"/>
          </w:pPr>
        </w:pPrChange>
      </w:pPr>
      <w:r w:rsidRPr="00DD3042">
        <w:rPr>
          <w:rFonts w:ascii="Times New Roman" w:hAnsi="Times New Roman" w:cs="Times New Roman"/>
          <w:sz w:val="20"/>
          <w:szCs w:val="20"/>
          <w:rPrChange w:id="1625" w:author="michaelaanas23@gmail.com" w:date="2026-09-25T21:38:00Z" w16du:dateUtc="2026-09-25T13:38:00Z">
            <w:rPr>
              <w:rFonts w:ascii="Times New Roman" w:hAnsi="Times New Roman" w:cs="Times New Roman"/>
              <w:sz w:val="22"/>
              <w:szCs w:val="22"/>
            </w:rPr>
          </w:rPrChange>
        </w:rPr>
        <w:t>The application of this design begins with an in-depth needs analysis of the current operational practices across High Island V’s various city and provincial branches. This initial phase involved a thorough examination of the existing workflows, manual recording methods, and physical reporting mechanisms. By investigating existing operational bottlenecks—specifically the mathematical errors in sales logs, the time-intensive nature of report consolidation, and the "Information Lag" between remote branches—the researchers were able to define the precise functional requirements needed for the H2Ops system. </w:t>
      </w:r>
    </w:p>
    <w:p w14:paraId="6A97E7C4" w14:textId="4526E9DF" w:rsidR="0087060E" w:rsidRPr="00DD3042" w:rsidRDefault="0087060E">
      <w:pPr>
        <w:spacing w:line="276" w:lineRule="auto"/>
        <w:jc w:val="both"/>
        <w:rPr>
          <w:rFonts w:ascii="Times New Roman" w:hAnsi="Times New Roman" w:cs="Times New Roman"/>
          <w:sz w:val="20"/>
          <w:szCs w:val="20"/>
          <w:rPrChange w:id="1626" w:author="michaelaanas23@gmail.com" w:date="2026-09-25T21:38:00Z" w16du:dateUtc="2026-09-25T13:38:00Z">
            <w:rPr>
              <w:rFonts w:ascii="Times New Roman" w:hAnsi="Times New Roman" w:cs="Times New Roman"/>
              <w:sz w:val="22"/>
              <w:szCs w:val="22"/>
            </w:rPr>
          </w:rPrChange>
        </w:rPr>
        <w:pPrChange w:id="1627" w:author="michaelaanas23@gmail.com" w:date="2026-09-25T21:55:00Z" w16du:dateUtc="2026-09-25T13:55:00Z">
          <w:pPr>
            <w:spacing w:line="360" w:lineRule="auto"/>
            <w:jc w:val="both"/>
          </w:pPr>
        </w:pPrChange>
      </w:pPr>
      <w:r w:rsidRPr="00DD3042">
        <w:rPr>
          <w:rFonts w:ascii="Times New Roman" w:hAnsi="Times New Roman" w:cs="Times New Roman"/>
          <w:sz w:val="20"/>
          <w:szCs w:val="20"/>
          <w:rPrChange w:id="1628" w:author="michaelaanas23@gmail.com" w:date="2026-09-25T21:38:00Z" w16du:dateUtc="2026-09-25T13:38:00Z">
            <w:rPr>
              <w:rFonts w:ascii="Times New Roman" w:hAnsi="Times New Roman" w:cs="Times New Roman"/>
              <w:sz w:val="22"/>
              <w:szCs w:val="22"/>
            </w:rPr>
          </w:rPrChange>
        </w:rPr>
        <w:lastRenderedPageBreak/>
        <w:t>This phase ensures that the system is not a generic template but a bespoke tool tailored to the water refilling industry. Following the analysis phase, the developmental process focuses on designing and engineering the technological solution. This phase encompasses the planning of the system architecture, the design of the user interface (UI) to ensure it is mobile-responsive for delivery riders, and the development of the core functional modules, including the predictive forecasting engine. By automating manual workflows related to sales and inventory, the developed system provides real-time data updates, enhances container tracking accuracy, and reduces the operational errors that have historically undermined the reliability of High Island V's records.</w:t>
      </w:r>
    </w:p>
    <w:p w14:paraId="60A34695" w14:textId="17020FDA" w:rsidR="0087060E" w:rsidRPr="00DD3042" w:rsidDel="00427840" w:rsidRDefault="0087060E">
      <w:pPr>
        <w:spacing w:line="276" w:lineRule="auto"/>
        <w:jc w:val="both"/>
        <w:rPr>
          <w:del w:id="1629" w:author="michaelaanas23@gmail.com" w:date="2026-09-25T22:00:00Z" w16du:dateUtc="2026-09-25T14:00:00Z"/>
          <w:rFonts w:ascii="Times New Roman" w:hAnsi="Times New Roman" w:cs="Times New Roman"/>
          <w:sz w:val="20"/>
          <w:szCs w:val="20"/>
          <w:rPrChange w:id="1630" w:author="michaelaanas23@gmail.com" w:date="2026-09-25T21:38:00Z" w16du:dateUtc="2026-09-25T13:38:00Z">
            <w:rPr>
              <w:del w:id="1631" w:author="michaelaanas23@gmail.com" w:date="2026-09-25T22:00:00Z" w16du:dateUtc="2026-09-25T14:00:00Z"/>
              <w:rFonts w:ascii="Times New Roman" w:hAnsi="Times New Roman" w:cs="Times New Roman"/>
              <w:sz w:val="22"/>
              <w:szCs w:val="22"/>
            </w:rPr>
          </w:rPrChange>
        </w:rPr>
        <w:pPrChange w:id="1632" w:author="michaelaanas23@gmail.com" w:date="2026-09-25T21:55:00Z" w16du:dateUtc="2026-09-25T13:55:00Z">
          <w:pPr>
            <w:spacing w:line="360" w:lineRule="auto"/>
            <w:jc w:val="both"/>
          </w:pPr>
        </w:pPrChange>
      </w:pPr>
      <w:r w:rsidRPr="00DD3042">
        <w:rPr>
          <w:rFonts w:ascii="Times New Roman" w:hAnsi="Times New Roman" w:cs="Times New Roman"/>
          <w:sz w:val="20"/>
          <w:szCs w:val="20"/>
          <w:rPrChange w:id="1633" w:author="michaelaanas23@gmail.com" w:date="2026-09-25T21:38:00Z" w16du:dateUtc="2026-09-25T13:38:00Z">
            <w:rPr>
              <w:rFonts w:ascii="Times New Roman" w:hAnsi="Times New Roman" w:cs="Times New Roman"/>
              <w:sz w:val="22"/>
              <w:szCs w:val="22"/>
            </w:rPr>
          </w:rPrChange>
        </w:rPr>
        <w:t>The evaluation phase assesses the system's usability, functionality, and effectiveness in supporting multi-branch management decision-making through feedback gathered from administrators and staff. This evaluation is not merely a technical verification of code but an empirical assessment of the system's practical value in the water refilling context. The evaluation criteria—functionality, usability, accuracy, security, and efficiency—provide a comprehensive framework for assessing system quality from multiple perspectives, ensuring that the transition from a manual to a digital system is both sustainable and beneficial for the business.</w:t>
      </w:r>
    </w:p>
    <w:p w14:paraId="6361EF36" w14:textId="77777777" w:rsidR="004A61B4" w:rsidRPr="0087060E" w:rsidRDefault="004A61B4">
      <w:pPr>
        <w:spacing w:line="276" w:lineRule="auto"/>
        <w:jc w:val="both"/>
        <w:rPr>
          <w:rFonts w:ascii="Times New Roman" w:hAnsi="Times New Roman" w:cs="Times New Roman"/>
          <w:sz w:val="22"/>
          <w:szCs w:val="22"/>
        </w:rPr>
        <w:pPrChange w:id="1634" w:author="michaelaanas23@gmail.com" w:date="2026-09-25T22:00:00Z" w16du:dateUtc="2026-09-25T14:00:00Z">
          <w:pPr>
            <w:spacing w:line="360" w:lineRule="auto"/>
            <w:ind w:firstLine="357"/>
            <w:jc w:val="both"/>
          </w:pPr>
        </w:pPrChange>
      </w:pPr>
    </w:p>
    <w:p w14:paraId="3DC07318" w14:textId="6CEC7658" w:rsidR="004A61B4" w:rsidRPr="00DD3042" w:rsidRDefault="004A61B4">
      <w:pPr>
        <w:pStyle w:val="Heading2"/>
        <w:spacing w:line="360" w:lineRule="auto"/>
        <w:jc w:val="both"/>
        <w:rPr>
          <w:rFonts w:ascii="Times New Roman" w:hAnsi="Times New Roman" w:cs="Times New Roman"/>
          <w:b/>
          <w:bCs/>
          <w:color w:val="000000" w:themeColor="text1"/>
          <w:sz w:val="26"/>
          <w:szCs w:val="26"/>
          <w:rPrChange w:id="1635" w:author="michaelaanas23@gmail.com" w:date="2026-09-25T21:38:00Z" w16du:dateUtc="2026-09-25T13:38:00Z">
            <w:rPr>
              <w:rFonts w:ascii="Times New Roman" w:hAnsi="Times New Roman" w:cs="Times New Roman"/>
              <w:b/>
              <w:bCs/>
              <w:color w:val="000000" w:themeColor="text1"/>
            </w:rPr>
          </w:rPrChange>
        </w:rPr>
        <w:pPrChange w:id="1636" w:author="michaelaanas23@gmail.com" w:date="2026-09-25T22:00:00Z" w16du:dateUtc="2026-09-25T14:00:00Z">
          <w:pPr>
            <w:pStyle w:val="Heading2"/>
            <w:jc w:val="both"/>
          </w:pPr>
        </w:pPrChange>
      </w:pPr>
      <w:r w:rsidRPr="00DD3042">
        <w:rPr>
          <w:rFonts w:ascii="Times New Roman" w:hAnsi="Times New Roman" w:cs="Times New Roman"/>
          <w:b/>
          <w:bCs/>
          <w:color w:val="000000" w:themeColor="text1"/>
          <w:sz w:val="26"/>
          <w:szCs w:val="26"/>
          <w:rPrChange w:id="1637" w:author="michaelaanas23@gmail.com" w:date="2026-09-25T21:38:00Z" w16du:dateUtc="2026-09-25T13:38:00Z">
            <w:rPr>
              <w:rFonts w:ascii="Times New Roman" w:hAnsi="Times New Roman" w:cs="Times New Roman"/>
              <w:b/>
              <w:bCs/>
              <w:color w:val="000000" w:themeColor="text1"/>
            </w:rPr>
          </w:rPrChange>
        </w:rPr>
        <w:t>3.2 System Development Methodology</w:t>
      </w:r>
    </w:p>
    <w:p w14:paraId="758B6F44" w14:textId="4684F645" w:rsidR="004A61B4" w:rsidRPr="00DD3042" w:rsidRDefault="004A61B4">
      <w:pPr>
        <w:spacing w:line="276" w:lineRule="auto"/>
        <w:ind w:firstLine="357"/>
        <w:jc w:val="both"/>
        <w:rPr>
          <w:rFonts w:ascii="Times New Roman" w:hAnsi="Times New Roman" w:cs="Times New Roman"/>
          <w:sz w:val="20"/>
          <w:szCs w:val="20"/>
          <w:rPrChange w:id="1638" w:author="michaelaanas23@gmail.com" w:date="2026-09-25T21:38:00Z" w16du:dateUtc="2026-09-25T13:38:00Z">
            <w:rPr>
              <w:rFonts w:ascii="Times New Roman" w:hAnsi="Times New Roman" w:cs="Times New Roman"/>
              <w:sz w:val="22"/>
              <w:szCs w:val="22"/>
            </w:rPr>
          </w:rPrChange>
        </w:rPr>
        <w:pPrChange w:id="1639" w:author="michaelaanas23@gmail.com" w:date="2026-09-25T21:55:00Z" w16du:dateUtc="2026-09-25T13:55:00Z">
          <w:pPr>
            <w:spacing w:line="360" w:lineRule="auto"/>
            <w:ind w:firstLine="357"/>
            <w:jc w:val="both"/>
          </w:pPr>
        </w:pPrChange>
      </w:pPr>
      <w:r w:rsidRPr="00DD3042">
        <w:rPr>
          <w:rFonts w:ascii="Times New Roman" w:hAnsi="Times New Roman" w:cs="Times New Roman"/>
          <w:sz w:val="20"/>
          <w:szCs w:val="20"/>
          <w:rPrChange w:id="1640" w:author="michaelaanas23@gmail.com" w:date="2026-09-25T21:38:00Z" w16du:dateUtc="2026-09-25T13:38:00Z">
            <w:rPr>
              <w:rFonts w:ascii="Times New Roman" w:hAnsi="Times New Roman" w:cs="Times New Roman"/>
              <w:sz w:val="22"/>
              <w:szCs w:val="22"/>
            </w:rPr>
          </w:rPrChange>
        </w:rPr>
        <w:t>The development of H2Ops follows the Agile Methodology, a process defined by continuous iteration, cross-functional collaboration, and rapid response to change. Unlike traditional linear models such as the Waterfall approach, which proceeds sequentially through distinct phases with limited opportunity for revision, Agile breaks the project into small, manageable increments known as Sprints. This allows the researchers to progressively build and refine the system based on frequent feedback and evolving requirements from High Island V's stakeholders.</w:t>
      </w:r>
    </w:p>
    <w:p w14:paraId="70ADCBBB" w14:textId="715F7153" w:rsidR="004A61B4" w:rsidRPr="00DD3042" w:rsidRDefault="004A61B4">
      <w:pPr>
        <w:spacing w:line="276" w:lineRule="auto"/>
        <w:jc w:val="both"/>
        <w:rPr>
          <w:rFonts w:ascii="Times New Roman" w:hAnsi="Times New Roman" w:cs="Times New Roman"/>
          <w:sz w:val="20"/>
          <w:szCs w:val="20"/>
          <w:rPrChange w:id="1641" w:author="michaelaanas23@gmail.com" w:date="2026-09-25T21:38:00Z" w16du:dateUtc="2026-09-25T13:38:00Z">
            <w:rPr>
              <w:rFonts w:ascii="Times New Roman" w:hAnsi="Times New Roman" w:cs="Times New Roman"/>
              <w:sz w:val="22"/>
              <w:szCs w:val="22"/>
            </w:rPr>
          </w:rPrChange>
        </w:rPr>
        <w:pPrChange w:id="1642" w:author="michaelaanas23@gmail.com" w:date="2026-09-25T21:55:00Z" w16du:dateUtc="2026-09-25T13:55:00Z">
          <w:pPr>
            <w:spacing w:line="360" w:lineRule="auto"/>
            <w:jc w:val="both"/>
          </w:pPr>
        </w:pPrChange>
      </w:pPr>
      <w:r w:rsidRPr="00DD3042">
        <w:rPr>
          <w:rFonts w:ascii="Times New Roman" w:hAnsi="Times New Roman" w:cs="Times New Roman"/>
          <w:sz w:val="20"/>
          <w:szCs w:val="20"/>
          <w:rPrChange w:id="1643" w:author="michaelaanas23@gmail.com" w:date="2026-09-25T21:38:00Z" w16du:dateUtc="2026-09-25T13:38:00Z">
            <w:rPr>
              <w:rFonts w:ascii="Times New Roman" w:hAnsi="Times New Roman" w:cs="Times New Roman"/>
              <w:sz w:val="22"/>
              <w:szCs w:val="22"/>
            </w:rPr>
          </w:rPrChange>
        </w:rPr>
        <w:t>The Agile methodology was selected because traditional predictive approaches often fail in dynamic business environments where requirements may shift during development. The Agile values—individuals and interactions over processes and tools, and responding to change over following a rigid plan—are particularly relevant to High Island V, where the transition from paper to digital is a significant cultural shift for the staff. The development process evolved through five repeated phases:</w:t>
      </w:r>
    </w:p>
    <w:p w14:paraId="566DBADF" w14:textId="77777777" w:rsidR="004A61B4" w:rsidRPr="00DD3042" w:rsidRDefault="004A61B4">
      <w:pPr>
        <w:spacing w:line="276" w:lineRule="auto"/>
        <w:jc w:val="both"/>
        <w:rPr>
          <w:rFonts w:ascii="Times New Roman" w:hAnsi="Times New Roman" w:cs="Times New Roman"/>
          <w:sz w:val="20"/>
          <w:szCs w:val="20"/>
          <w:rPrChange w:id="1644" w:author="michaelaanas23@gmail.com" w:date="2026-09-25T21:38:00Z" w16du:dateUtc="2026-09-25T13:38:00Z">
            <w:rPr>
              <w:rFonts w:ascii="Times New Roman" w:hAnsi="Times New Roman" w:cs="Times New Roman"/>
              <w:sz w:val="22"/>
              <w:szCs w:val="22"/>
            </w:rPr>
          </w:rPrChange>
        </w:rPr>
        <w:pPrChange w:id="1645" w:author="michaelaanas23@gmail.com" w:date="2026-09-25T21:55:00Z" w16du:dateUtc="2026-09-25T13:55:00Z">
          <w:pPr>
            <w:spacing w:line="360" w:lineRule="auto"/>
            <w:jc w:val="both"/>
          </w:pPr>
        </w:pPrChange>
      </w:pPr>
      <w:r w:rsidRPr="00DD3042">
        <w:rPr>
          <w:rFonts w:ascii="Times New Roman" w:hAnsi="Times New Roman" w:cs="Times New Roman"/>
          <w:b/>
          <w:bCs/>
          <w:sz w:val="20"/>
          <w:szCs w:val="20"/>
          <w:rPrChange w:id="1646" w:author="michaelaanas23@gmail.com" w:date="2026-09-25T21:38:00Z" w16du:dateUtc="2026-09-25T13:38:00Z">
            <w:rPr>
              <w:rFonts w:ascii="Times New Roman" w:hAnsi="Times New Roman" w:cs="Times New Roman"/>
              <w:b/>
              <w:bCs/>
              <w:sz w:val="22"/>
              <w:szCs w:val="22"/>
            </w:rPr>
          </w:rPrChange>
        </w:rPr>
        <w:t>Phase 1: Requirement Analysis and Backlog Management</w:t>
      </w:r>
    </w:p>
    <w:p w14:paraId="4AA6D341" w14:textId="77777777" w:rsidR="004A61B4" w:rsidRPr="00DD3042" w:rsidRDefault="004A61B4">
      <w:pPr>
        <w:spacing w:line="276" w:lineRule="auto"/>
        <w:jc w:val="both"/>
        <w:rPr>
          <w:rFonts w:ascii="Times New Roman" w:hAnsi="Times New Roman" w:cs="Times New Roman"/>
          <w:sz w:val="20"/>
          <w:szCs w:val="20"/>
          <w:rPrChange w:id="1647" w:author="michaelaanas23@gmail.com" w:date="2026-09-25T21:38:00Z" w16du:dateUtc="2026-09-25T13:38:00Z">
            <w:rPr>
              <w:rFonts w:ascii="Times New Roman" w:hAnsi="Times New Roman" w:cs="Times New Roman"/>
              <w:sz w:val="22"/>
              <w:szCs w:val="22"/>
            </w:rPr>
          </w:rPrChange>
        </w:rPr>
        <w:pPrChange w:id="1648" w:author="michaelaanas23@gmail.com" w:date="2026-09-25T21:55:00Z" w16du:dateUtc="2026-09-25T13:55:00Z">
          <w:pPr>
            <w:spacing w:line="360" w:lineRule="auto"/>
            <w:jc w:val="both"/>
          </w:pPr>
        </w:pPrChange>
      </w:pPr>
      <w:r w:rsidRPr="00DD3042">
        <w:rPr>
          <w:rFonts w:ascii="Times New Roman" w:hAnsi="Times New Roman" w:cs="Times New Roman"/>
          <w:sz w:val="20"/>
          <w:szCs w:val="20"/>
          <w:rPrChange w:id="1649" w:author="michaelaanas23@gmail.com" w:date="2026-09-25T21:38:00Z" w16du:dateUtc="2026-09-25T13:38:00Z">
            <w:rPr>
              <w:rFonts w:ascii="Times New Roman" w:hAnsi="Times New Roman" w:cs="Times New Roman"/>
              <w:sz w:val="22"/>
              <w:szCs w:val="22"/>
            </w:rPr>
          </w:rPrChange>
        </w:rPr>
        <w:t>In this phase, user stories and system requirements are identified and prioritized in a Product Backlog. This ensures that development efforts are aligned with the actual needs of High Island V’s owners and staff. Requirements are expressed as user stories, such as: "As an Admin, I want to see a chart of all branch sales so that I can identify which location is growing." These stories capture the operational value that each feature is intended to deliver. Each requirement is evaluated for technical feasibility (such as the integration of the Simple Linear Regression algorithm) and operational impact to establish development priorities.</w:t>
      </w:r>
    </w:p>
    <w:p w14:paraId="2D15EAD6" w14:textId="03635E5E" w:rsidR="004A61B4" w:rsidRPr="00DD3042" w:rsidRDefault="004A61B4">
      <w:pPr>
        <w:spacing w:line="276" w:lineRule="auto"/>
        <w:jc w:val="both"/>
        <w:rPr>
          <w:rFonts w:ascii="Times New Roman" w:hAnsi="Times New Roman" w:cs="Times New Roman"/>
          <w:sz w:val="20"/>
          <w:szCs w:val="20"/>
          <w:rPrChange w:id="1650" w:author="michaelaanas23@gmail.com" w:date="2026-09-25T21:38:00Z" w16du:dateUtc="2026-09-25T13:38:00Z">
            <w:rPr>
              <w:rFonts w:ascii="Times New Roman" w:hAnsi="Times New Roman" w:cs="Times New Roman"/>
              <w:sz w:val="22"/>
              <w:szCs w:val="22"/>
            </w:rPr>
          </w:rPrChange>
        </w:rPr>
        <w:pPrChange w:id="1651" w:author="michaelaanas23@gmail.com" w:date="2026-09-25T21:55:00Z" w16du:dateUtc="2026-09-25T13:55:00Z">
          <w:pPr>
            <w:spacing w:line="360" w:lineRule="auto"/>
            <w:jc w:val="both"/>
          </w:pPr>
        </w:pPrChange>
      </w:pPr>
      <w:r w:rsidRPr="00DD3042">
        <w:rPr>
          <w:rFonts w:ascii="Times New Roman" w:hAnsi="Times New Roman" w:cs="Times New Roman"/>
          <w:sz w:val="20"/>
          <w:szCs w:val="20"/>
          <w:rPrChange w:id="1652" w:author="michaelaanas23@gmail.com" w:date="2026-09-25T21:38:00Z" w16du:dateUtc="2026-09-25T13:38:00Z">
            <w:rPr>
              <w:rFonts w:ascii="Times New Roman" w:hAnsi="Times New Roman" w:cs="Times New Roman"/>
              <w:sz w:val="22"/>
              <w:szCs w:val="22"/>
            </w:rPr>
          </w:rPrChange>
        </w:rPr>
        <w:t>Additional requirements are identified based on the existing workflow of High Island V, including sales recording, inventory monitoring, branch management, reporting, and user access. The researchers organize these requirements according to their importance and complexity so that essential functions can be developed first. This approach ensures that the system remains focused on the actual problems encountered by the business rather than including unnecessary features.</w:t>
      </w:r>
    </w:p>
    <w:p w14:paraId="3CDEDEAC" w14:textId="77777777" w:rsidR="004A61B4" w:rsidRPr="00DD3042" w:rsidRDefault="004A61B4">
      <w:pPr>
        <w:spacing w:line="276" w:lineRule="auto"/>
        <w:jc w:val="both"/>
        <w:rPr>
          <w:rFonts w:ascii="Times New Roman" w:hAnsi="Times New Roman" w:cs="Times New Roman"/>
          <w:sz w:val="20"/>
          <w:szCs w:val="20"/>
          <w:rPrChange w:id="1653" w:author="michaelaanas23@gmail.com" w:date="2026-09-25T21:38:00Z" w16du:dateUtc="2026-09-25T13:38:00Z">
            <w:rPr>
              <w:rFonts w:ascii="Times New Roman" w:hAnsi="Times New Roman" w:cs="Times New Roman"/>
              <w:sz w:val="22"/>
              <w:szCs w:val="22"/>
            </w:rPr>
          </w:rPrChange>
        </w:rPr>
        <w:pPrChange w:id="1654" w:author="michaelaanas23@gmail.com" w:date="2026-09-25T21:55:00Z" w16du:dateUtc="2026-09-25T13:55:00Z">
          <w:pPr>
            <w:spacing w:line="360" w:lineRule="auto"/>
            <w:jc w:val="both"/>
          </w:pPr>
        </w:pPrChange>
      </w:pPr>
      <w:r w:rsidRPr="00DD3042">
        <w:rPr>
          <w:rFonts w:ascii="Times New Roman" w:hAnsi="Times New Roman" w:cs="Times New Roman"/>
          <w:b/>
          <w:bCs/>
          <w:sz w:val="20"/>
          <w:szCs w:val="20"/>
          <w:rPrChange w:id="1655" w:author="michaelaanas23@gmail.com" w:date="2026-09-25T21:38:00Z" w16du:dateUtc="2026-09-25T13:38:00Z">
            <w:rPr>
              <w:rFonts w:ascii="Times New Roman" w:hAnsi="Times New Roman" w:cs="Times New Roman"/>
              <w:b/>
              <w:bCs/>
              <w:sz w:val="22"/>
              <w:szCs w:val="22"/>
            </w:rPr>
          </w:rPrChange>
        </w:rPr>
        <w:t>Phase 2: Iterative Design and Development</w:t>
      </w:r>
    </w:p>
    <w:p w14:paraId="4D113889" w14:textId="77777777" w:rsidR="004A61B4" w:rsidRPr="00DD3042" w:rsidRDefault="004A61B4">
      <w:pPr>
        <w:spacing w:line="276" w:lineRule="auto"/>
        <w:jc w:val="both"/>
        <w:rPr>
          <w:rFonts w:ascii="Times New Roman" w:hAnsi="Times New Roman" w:cs="Times New Roman"/>
          <w:sz w:val="20"/>
          <w:szCs w:val="20"/>
          <w:rPrChange w:id="1656" w:author="michaelaanas23@gmail.com" w:date="2026-09-25T21:38:00Z" w16du:dateUtc="2026-09-25T13:38:00Z">
            <w:rPr>
              <w:rFonts w:ascii="Times New Roman" w:hAnsi="Times New Roman" w:cs="Times New Roman"/>
              <w:sz w:val="22"/>
              <w:szCs w:val="22"/>
            </w:rPr>
          </w:rPrChange>
        </w:rPr>
        <w:pPrChange w:id="1657" w:author="michaelaanas23@gmail.com" w:date="2026-09-25T21:55:00Z" w16du:dateUtc="2026-09-25T13:55:00Z">
          <w:pPr>
            <w:spacing w:line="360" w:lineRule="auto"/>
            <w:jc w:val="both"/>
          </w:pPr>
        </w:pPrChange>
      </w:pPr>
      <w:r w:rsidRPr="00DD3042">
        <w:rPr>
          <w:rFonts w:ascii="Times New Roman" w:hAnsi="Times New Roman" w:cs="Times New Roman"/>
          <w:sz w:val="20"/>
          <w:szCs w:val="20"/>
          <w:rPrChange w:id="1658" w:author="michaelaanas23@gmail.com" w:date="2026-09-25T21:38:00Z" w16du:dateUtc="2026-09-25T13:38:00Z">
            <w:rPr>
              <w:rFonts w:ascii="Times New Roman" w:hAnsi="Times New Roman" w:cs="Times New Roman"/>
              <w:sz w:val="22"/>
              <w:szCs w:val="22"/>
            </w:rPr>
          </w:rPrChange>
        </w:rPr>
        <w:t>During this phase, design and coding occur concurrently. Database schemas (MySQL) and backend routes (Flask) are developed and refined as the system grows. This concurrent approach allows the developers to discover design issues during implementation—such as a conflict in inventory deduction logic—and adjust accordingly before the code is finalized. The system is built incrementally; early sprints focused on core authentication and branch management, while later sprints added the Point of Sale (POS), the predictive forecasting module, and the automated reporting tools. This provides early user feedback on working software rather than abstract designs.</w:t>
      </w:r>
    </w:p>
    <w:p w14:paraId="6DA0EF28" w14:textId="67E1BA7E" w:rsidR="004A61B4" w:rsidRPr="00DD3042" w:rsidRDefault="004A61B4">
      <w:pPr>
        <w:spacing w:line="276" w:lineRule="auto"/>
        <w:jc w:val="both"/>
        <w:rPr>
          <w:rFonts w:ascii="Times New Roman" w:hAnsi="Times New Roman" w:cs="Times New Roman"/>
          <w:sz w:val="20"/>
          <w:szCs w:val="20"/>
          <w:rPrChange w:id="1659" w:author="michaelaanas23@gmail.com" w:date="2026-09-25T21:38:00Z" w16du:dateUtc="2026-09-25T13:38:00Z">
            <w:rPr>
              <w:rFonts w:ascii="Times New Roman" w:hAnsi="Times New Roman" w:cs="Times New Roman"/>
              <w:sz w:val="22"/>
              <w:szCs w:val="22"/>
            </w:rPr>
          </w:rPrChange>
        </w:rPr>
        <w:pPrChange w:id="1660" w:author="michaelaanas23@gmail.com" w:date="2026-09-25T21:55:00Z" w16du:dateUtc="2026-09-25T13:55:00Z">
          <w:pPr>
            <w:spacing w:line="360" w:lineRule="auto"/>
            <w:jc w:val="both"/>
          </w:pPr>
        </w:pPrChange>
      </w:pPr>
      <w:r w:rsidRPr="00DD3042">
        <w:rPr>
          <w:rFonts w:ascii="Times New Roman" w:hAnsi="Times New Roman" w:cs="Times New Roman"/>
          <w:sz w:val="20"/>
          <w:szCs w:val="20"/>
          <w:rPrChange w:id="1661" w:author="michaelaanas23@gmail.com" w:date="2026-09-25T21:38:00Z" w16du:dateUtc="2026-09-25T13:38:00Z">
            <w:rPr>
              <w:rFonts w:ascii="Times New Roman" w:hAnsi="Times New Roman" w:cs="Times New Roman"/>
              <w:sz w:val="22"/>
              <w:szCs w:val="22"/>
            </w:rPr>
          </w:rPrChange>
        </w:rPr>
        <w:lastRenderedPageBreak/>
        <w:t>Each sprint produces a functional portion of H2Ops that can be reviewed and improved before additional features are developed. The researchers ensure that newly developed modules are compatible with existing components, particularly the relationship between sales transactions, inventory records, and analytics. This incremental approach reduces development risks and allows technical problems to be addressed before they affect the entire system.</w:t>
      </w:r>
    </w:p>
    <w:p w14:paraId="5203CDE9" w14:textId="77777777" w:rsidR="004A61B4" w:rsidRPr="00DD3042" w:rsidRDefault="004A61B4">
      <w:pPr>
        <w:spacing w:line="276" w:lineRule="auto"/>
        <w:jc w:val="both"/>
        <w:rPr>
          <w:rFonts w:ascii="Times New Roman" w:hAnsi="Times New Roman" w:cs="Times New Roman"/>
          <w:sz w:val="20"/>
          <w:szCs w:val="20"/>
          <w:rPrChange w:id="1662" w:author="michaelaanas23@gmail.com" w:date="2026-09-25T21:38:00Z" w16du:dateUtc="2026-09-25T13:38:00Z">
            <w:rPr>
              <w:rFonts w:ascii="Times New Roman" w:hAnsi="Times New Roman" w:cs="Times New Roman"/>
              <w:sz w:val="22"/>
              <w:szCs w:val="22"/>
            </w:rPr>
          </w:rPrChange>
        </w:rPr>
        <w:pPrChange w:id="1663" w:author="michaelaanas23@gmail.com" w:date="2026-09-25T21:55:00Z" w16du:dateUtc="2026-09-25T13:55:00Z">
          <w:pPr>
            <w:spacing w:line="360" w:lineRule="auto"/>
            <w:jc w:val="both"/>
          </w:pPr>
        </w:pPrChange>
      </w:pPr>
      <w:r w:rsidRPr="00DD3042">
        <w:rPr>
          <w:rFonts w:ascii="Times New Roman" w:hAnsi="Times New Roman" w:cs="Times New Roman"/>
          <w:b/>
          <w:bCs/>
          <w:sz w:val="20"/>
          <w:szCs w:val="20"/>
          <w:rPrChange w:id="1664" w:author="michaelaanas23@gmail.com" w:date="2026-09-25T21:38:00Z" w16du:dateUtc="2026-09-25T13:38:00Z">
            <w:rPr>
              <w:rFonts w:ascii="Times New Roman" w:hAnsi="Times New Roman" w:cs="Times New Roman"/>
              <w:b/>
              <w:bCs/>
              <w:sz w:val="22"/>
              <w:szCs w:val="22"/>
            </w:rPr>
          </w:rPrChange>
        </w:rPr>
        <w:t>Phase 3: Continuous Testing</w:t>
      </w:r>
    </w:p>
    <w:p w14:paraId="76FF5190" w14:textId="77777777" w:rsidR="004A61B4" w:rsidRPr="00DD3042" w:rsidRDefault="004A61B4">
      <w:pPr>
        <w:spacing w:line="276" w:lineRule="auto"/>
        <w:jc w:val="both"/>
        <w:rPr>
          <w:rFonts w:ascii="Times New Roman" w:hAnsi="Times New Roman" w:cs="Times New Roman"/>
          <w:sz w:val="20"/>
          <w:szCs w:val="20"/>
          <w:rPrChange w:id="1665" w:author="michaelaanas23@gmail.com" w:date="2026-09-25T21:38:00Z" w16du:dateUtc="2026-09-25T13:38:00Z">
            <w:rPr>
              <w:rFonts w:ascii="Times New Roman" w:hAnsi="Times New Roman" w:cs="Times New Roman"/>
              <w:sz w:val="22"/>
              <w:szCs w:val="22"/>
            </w:rPr>
          </w:rPrChange>
        </w:rPr>
        <w:pPrChange w:id="1666" w:author="michaelaanas23@gmail.com" w:date="2026-09-25T21:55:00Z" w16du:dateUtc="2026-09-25T13:55:00Z">
          <w:pPr>
            <w:spacing w:line="360" w:lineRule="auto"/>
            <w:jc w:val="both"/>
          </w:pPr>
        </w:pPrChange>
      </w:pPr>
      <w:r w:rsidRPr="00DD3042">
        <w:rPr>
          <w:rFonts w:ascii="Times New Roman" w:hAnsi="Times New Roman" w:cs="Times New Roman"/>
          <w:sz w:val="20"/>
          <w:szCs w:val="20"/>
          <w:rPrChange w:id="1667" w:author="michaelaanas23@gmail.com" w:date="2026-09-25T21:38:00Z" w16du:dateUtc="2026-09-25T13:38:00Z">
            <w:rPr>
              <w:rFonts w:ascii="Times New Roman" w:hAnsi="Times New Roman" w:cs="Times New Roman"/>
              <w:sz w:val="22"/>
              <w:szCs w:val="22"/>
            </w:rPr>
          </w:rPrChange>
        </w:rPr>
        <w:t>Testing is not treated as a final step but as an ongoing process integrated throughout the development cycle. Features are verified as they are built to identify and resolve bugs early. This includes Unit Testing (testing individual Python functions like the regression calculation), Integration Testing (ensuring the POS correctly updates the Inventory tables), and Security Testing (verifying that the Email OTP effectively blocks unauthorized access). By testing each feature as it is developed, the team can correct defects when they are most easily addressed, close to the time of their introduction.</w:t>
      </w:r>
    </w:p>
    <w:p w14:paraId="0250051C" w14:textId="6B4D120E" w:rsidR="004A61B4" w:rsidRPr="00DD3042" w:rsidRDefault="004A61B4">
      <w:pPr>
        <w:spacing w:line="276" w:lineRule="auto"/>
        <w:jc w:val="both"/>
        <w:rPr>
          <w:rFonts w:ascii="Times New Roman" w:hAnsi="Times New Roman" w:cs="Times New Roman"/>
          <w:sz w:val="20"/>
          <w:szCs w:val="20"/>
          <w:rPrChange w:id="1668" w:author="michaelaanas23@gmail.com" w:date="2026-09-25T21:38:00Z" w16du:dateUtc="2026-09-25T13:38:00Z">
            <w:rPr>
              <w:rFonts w:ascii="Times New Roman" w:hAnsi="Times New Roman" w:cs="Times New Roman"/>
              <w:sz w:val="22"/>
              <w:szCs w:val="22"/>
            </w:rPr>
          </w:rPrChange>
        </w:rPr>
        <w:pPrChange w:id="1669" w:author="michaelaanas23@gmail.com" w:date="2026-09-25T21:55:00Z" w16du:dateUtc="2026-09-25T13:55:00Z">
          <w:pPr>
            <w:spacing w:line="360" w:lineRule="auto"/>
            <w:jc w:val="both"/>
          </w:pPr>
        </w:pPrChange>
      </w:pPr>
      <w:r w:rsidRPr="00DD3042">
        <w:rPr>
          <w:rFonts w:ascii="Times New Roman" w:hAnsi="Times New Roman" w:cs="Times New Roman"/>
          <w:sz w:val="20"/>
          <w:szCs w:val="20"/>
          <w:rPrChange w:id="1670" w:author="michaelaanas23@gmail.com" w:date="2026-09-25T21:38:00Z" w16du:dateUtc="2026-09-25T13:38:00Z">
            <w:rPr>
              <w:rFonts w:ascii="Times New Roman" w:hAnsi="Times New Roman" w:cs="Times New Roman"/>
              <w:sz w:val="22"/>
              <w:szCs w:val="22"/>
            </w:rPr>
          </w:rPrChange>
        </w:rPr>
        <w:t>Testing also helps ensure that the system produces accurate results from the data entered by users. The researchers verify that sales transactions are correctly recorded, inventory quantities are properly updated, and reports reflect the information stored in the database. Usability testing is also considered to determine whether High Island V staff can understand and operate the system effectively with minimal difficulty.</w:t>
      </w:r>
    </w:p>
    <w:p w14:paraId="52E0AFC1" w14:textId="77777777" w:rsidR="004A61B4" w:rsidRPr="00DD3042" w:rsidRDefault="004A61B4">
      <w:pPr>
        <w:spacing w:line="276" w:lineRule="auto"/>
        <w:jc w:val="both"/>
        <w:rPr>
          <w:rFonts w:ascii="Times New Roman" w:hAnsi="Times New Roman" w:cs="Times New Roman"/>
          <w:sz w:val="20"/>
          <w:szCs w:val="20"/>
          <w:rPrChange w:id="1671" w:author="michaelaanas23@gmail.com" w:date="2026-09-25T21:38:00Z" w16du:dateUtc="2026-09-25T13:38:00Z">
            <w:rPr>
              <w:rFonts w:ascii="Times New Roman" w:hAnsi="Times New Roman" w:cs="Times New Roman"/>
              <w:sz w:val="22"/>
              <w:szCs w:val="22"/>
            </w:rPr>
          </w:rPrChange>
        </w:rPr>
        <w:pPrChange w:id="1672" w:author="michaelaanas23@gmail.com" w:date="2026-09-25T21:55:00Z" w16du:dateUtc="2026-09-25T13:55:00Z">
          <w:pPr>
            <w:spacing w:line="360" w:lineRule="auto"/>
            <w:jc w:val="both"/>
          </w:pPr>
        </w:pPrChange>
      </w:pPr>
      <w:r w:rsidRPr="00DD3042">
        <w:rPr>
          <w:rFonts w:ascii="Times New Roman" w:hAnsi="Times New Roman" w:cs="Times New Roman"/>
          <w:b/>
          <w:bCs/>
          <w:sz w:val="20"/>
          <w:szCs w:val="20"/>
          <w:rPrChange w:id="1673" w:author="michaelaanas23@gmail.com" w:date="2026-09-25T21:38:00Z" w16du:dateUtc="2026-09-25T13:38:00Z">
            <w:rPr>
              <w:rFonts w:ascii="Times New Roman" w:hAnsi="Times New Roman" w:cs="Times New Roman"/>
              <w:b/>
              <w:bCs/>
              <w:sz w:val="22"/>
              <w:szCs w:val="22"/>
            </w:rPr>
          </w:rPrChange>
        </w:rPr>
        <w:t>Phase 4: Deployment and Review</w:t>
      </w:r>
    </w:p>
    <w:p w14:paraId="10C35BE1" w14:textId="77777777" w:rsidR="004A61B4" w:rsidRPr="00DD3042" w:rsidRDefault="004A61B4">
      <w:pPr>
        <w:spacing w:line="276" w:lineRule="auto"/>
        <w:jc w:val="both"/>
        <w:rPr>
          <w:rFonts w:ascii="Times New Roman" w:hAnsi="Times New Roman" w:cs="Times New Roman"/>
          <w:sz w:val="20"/>
          <w:szCs w:val="20"/>
          <w:rPrChange w:id="1674" w:author="michaelaanas23@gmail.com" w:date="2026-09-25T21:38:00Z" w16du:dateUtc="2026-09-25T13:38:00Z">
            <w:rPr>
              <w:rFonts w:ascii="Times New Roman" w:hAnsi="Times New Roman" w:cs="Times New Roman"/>
              <w:sz w:val="22"/>
              <w:szCs w:val="22"/>
            </w:rPr>
          </w:rPrChange>
        </w:rPr>
        <w:pPrChange w:id="1675" w:author="michaelaanas23@gmail.com" w:date="2026-09-25T21:55:00Z" w16du:dateUtc="2026-09-25T13:55:00Z">
          <w:pPr>
            <w:spacing w:line="360" w:lineRule="auto"/>
            <w:jc w:val="both"/>
          </w:pPr>
        </w:pPrChange>
      </w:pPr>
      <w:r w:rsidRPr="00DD3042">
        <w:rPr>
          <w:rFonts w:ascii="Times New Roman" w:hAnsi="Times New Roman" w:cs="Times New Roman"/>
          <w:sz w:val="20"/>
          <w:szCs w:val="20"/>
          <w:rPrChange w:id="1676" w:author="michaelaanas23@gmail.com" w:date="2026-09-25T21:38:00Z" w16du:dateUtc="2026-09-25T13:38:00Z">
            <w:rPr>
              <w:rFonts w:ascii="Times New Roman" w:hAnsi="Times New Roman" w:cs="Times New Roman"/>
              <w:sz w:val="22"/>
              <w:szCs w:val="22"/>
            </w:rPr>
          </w:rPrChange>
        </w:rPr>
        <w:t>At the end of each sprint, a functional increment of the system is delivered and reviewed. This allows High Island V stakeholders to monitor progress in real-time. The deployment of sprint increments to a staging environment enables branch managers to interact with the software, providing feedback that directly influences subsequent development priorities. This regular review cycle ensures that the development process remains aligned with the unique operational "rhythm" of the water refilling business.</w:t>
      </w:r>
    </w:p>
    <w:p w14:paraId="2A1A227D" w14:textId="16FA8EF9" w:rsidR="004A61B4" w:rsidRPr="00DD3042" w:rsidRDefault="004A61B4">
      <w:pPr>
        <w:spacing w:line="276" w:lineRule="auto"/>
        <w:jc w:val="both"/>
        <w:rPr>
          <w:rFonts w:ascii="Times New Roman" w:hAnsi="Times New Roman" w:cs="Times New Roman"/>
          <w:sz w:val="20"/>
          <w:szCs w:val="20"/>
          <w:rPrChange w:id="1677" w:author="michaelaanas23@gmail.com" w:date="2026-09-25T21:38:00Z" w16du:dateUtc="2026-09-25T13:38:00Z">
            <w:rPr>
              <w:rFonts w:ascii="Times New Roman" w:hAnsi="Times New Roman" w:cs="Times New Roman"/>
              <w:sz w:val="22"/>
              <w:szCs w:val="22"/>
            </w:rPr>
          </w:rPrChange>
        </w:rPr>
        <w:pPrChange w:id="1678" w:author="michaelaanas23@gmail.com" w:date="2026-09-25T21:55:00Z" w16du:dateUtc="2026-09-25T13:55:00Z">
          <w:pPr>
            <w:spacing w:line="360" w:lineRule="auto"/>
            <w:jc w:val="both"/>
          </w:pPr>
        </w:pPrChange>
      </w:pPr>
      <w:r w:rsidRPr="00DD3042">
        <w:rPr>
          <w:rFonts w:ascii="Times New Roman" w:hAnsi="Times New Roman" w:cs="Times New Roman"/>
          <w:sz w:val="20"/>
          <w:szCs w:val="20"/>
          <w:rPrChange w:id="1679" w:author="michaelaanas23@gmail.com" w:date="2026-09-25T21:38:00Z" w16du:dateUtc="2026-09-25T13:38:00Z">
            <w:rPr>
              <w:rFonts w:ascii="Times New Roman" w:hAnsi="Times New Roman" w:cs="Times New Roman"/>
              <w:sz w:val="22"/>
              <w:szCs w:val="22"/>
            </w:rPr>
          </w:rPrChange>
        </w:rPr>
        <w:t>During the review, the researchers demonstrate the completed features and allow users to provide comments regarding functionality, usability, and compatibility with their existing procedures. Any identified issues or requested improvements are documented and considered for the following sprint. This process allows H2Ops to gradually adapt to the actual workflow of High Island V rather than relying entirely on assumptions made during the initial planning stage.</w:t>
      </w:r>
    </w:p>
    <w:p w14:paraId="47A9CCB5" w14:textId="77777777" w:rsidR="004A61B4" w:rsidRPr="00DD3042" w:rsidRDefault="004A61B4">
      <w:pPr>
        <w:spacing w:line="276" w:lineRule="auto"/>
        <w:jc w:val="both"/>
        <w:rPr>
          <w:rFonts w:ascii="Times New Roman" w:hAnsi="Times New Roman" w:cs="Times New Roman"/>
          <w:sz w:val="20"/>
          <w:szCs w:val="20"/>
          <w:rPrChange w:id="1680" w:author="michaelaanas23@gmail.com" w:date="2026-09-25T21:38:00Z" w16du:dateUtc="2026-09-25T13:38:00Z">
            <w:rPr>
              <w:rFonts w:ascii="Times New Roman" w:hAnsi="Times New Roman" w:cs="Times New Roman"/>
              <w:sz w:val="22"/>
              <w:szCs w:val="22"/>
            </w:rPr>
          </w:rPrChange>
        </w:rPr>
        <w:pPrChange w:id="1681" w:author="michaelaanas23@gmail.com" w:date="2026-09-25T21:55:00Z" w16du:dateUtc="2026-09-25T13:55:00Z">
          <w:pPr>
            <w:spacing w:line="360" w:lineRule="auto"/>
            <w:jc w:val="both"/>
          </w:pPr>
        </w:pPrChange>
      </w:pPr>
      <w:r w:rsidRPr="00DD3042">
        <w:rPr>
          <w:rFonts w:ascii="Times New Roman" w:hAnsi="Times New Roman" w:cs="Times New Roman"/>
          <w:b/>
          <w:bCs/>
          <w:sz w:val="20"/>
          <w:szCs w:val="20"/>
          <w:rPrChange w:id="1682" w:author="michaelaanas23@gmail.com" w:date="2026-09-25T21:38:00Z" w16du:dateUtc="2026-09-25T13:38:00Z">
            <w:rPr>
              <w:rFonts w:ascii="Times New Roman" w:hAnsi="Times New Roman" w:cs="Times New Roman"/>
              <w:b/>
              <w:bCs/>
              <w:sz w:val="22"/>
              <w:szCs w:val="22"/>
            </w:rPr>
          </w:rPrChange>
        </w:rPr>
        <w:t>Phase 5: Feedback and Retrospective</w:t>
      </w:r>
    </w:p>
    <w:p w14:paraId="3BD6F687" w14:textId="7FCE2338" w:rsidR="004A61B4" w:rsidRPr="00DD3042" w:rsidRDefault="004A61B4">
      <w:pPr>
        <w:spacing w:line="276" w:lineRule="auto"/>
        <w:jc w:val="both"/>
        <w:rPr>
          <w:rFonts w:ascii="Times New Roman" w:hAnsi="Times New Roman" w:cs="Times New Roman"/>
          <w:sz w:val="20"/>
          <w:szCs w:val="20"/>
          <w:rPrChange w:id="1683" w:author="michaelaanas23@gmail.com" w:date="2026-09-25T21:38:00Z" w16du:dateUtc="2026-09-25T13:38:00Z">
            <w:rPr>
              <w:rFonts w:ascii="Times New Roman" w:hAnsi="Times New Roman" w:cs="Times New Roman"/>
              <w:sz w:val="22"/>
              <w:szCs w:val="22"/>
            </w:rPr>
          </w:rPrChange>
        </w:rPr>
        <w:pPrChange w:id="1684" w:author="michaelaanas23@gmail.com" w:date="2026-09-25T21:55:00Z" w16du:dateUtc="2026-09-25T13:55:00Z">
          <w:pPr>
            <w:spacing w:line="360" w:lineRule="auto"/>
            <w:jc w:val="both"/>
          </w:pPr>
        </w:pPrChange>
      </w:pPr>
      <w:r w:rsidRPr="00DD3042">
        <w:rPr>
          <w:rFonts w:ascii="Times New Roman" w:hAnsi="Times New Roman" w:cs="Times New Roman"/>
          <w:sz w:val="20"/>
          <w:szCs w:val="20"/>
          <w:rPrChange w:id="1685" w:author="michaelaanas23@gmail.com" w:date="2026-09-25T21:38:00Z" w16du:dateUtc="2026-09-25T13:38:00Z">
            <w:rPr>
              <w:rFonts w:ascii="Times New Roman" w:hAnsi="Times New Roman" w:cs="Times New Roman"/>
              <w:sz w:val="22"/>
              <w:szCs w:val="22"/>
            </w:rPr>
          </w:rPrChange>
        </w:rPr>
        <w:t>Based on feedback gathered from the owners and staff, the researchers identify areas for improvement and adjust the backlog for the next sprint. The retrospective phase involves reflection on the development process itself—what worked well, what caused delays (such as database configuration), and what changes should be made to the team's working methods. This ensures that the development process continuously improves alongside the product, resulting in a system that is both technically robust and perfectly aligned with user expectations.</w:t>
      </w:r>
    </w:p>
    <w:p w14:paraId="40BC7A60" w14:textId="2023EF93" w:rsidR="004A61B4" w:rsidRPr="00DD3042" w:rsidRDefault="004A61B4">
      <w:pPr>
        <w:spacing w:line="276" w:lineRule="auto"/>
        <w:jc w:val="both"/>
        <w:rPr>
          <w:rFonts w:ascii="Times New Roman" w:hAnsi="Times New Roman" w:cs="Times New Roman"/>
          <w:sz w:val="20"/>
          <w:szCs w:val="20"/>
          <w:rPrChange w:id="1686" w:author="michaelaanas23@gmail.com" w:date="2026-09-25T21:38:00Z" w16du:dateUtc="2026-09-25T13:38:00Z">
            <w:rPr>
              <w:rFonts w:ascii="Times New Roman" w:hAnsi="Times New Roman" w:cs="Times New Roman"/>
              <w:sz w:val="22"/>
              <w:szCs w:val="22"/>
            </w:rPr>
          </w:rPrChange>
        </w:rPr>
        <w:pPrChange w:id="1687" w:author="michaelaanas23@gmail.com" w:date="2026-09-25T21:55:00Z" w16du:dateUtc="2026-09-25T13:55:00Z">
          <w:pPr>
            <w:spacing w:line="360" w:lineRule="auto"/>
            <w:jc w:val="both"/>
          </w:pPr>
        </w:pPrChange>
      </w:pPr>
      <w:r w:rsidRPr="00DD3042">
        <w:rPr>
          <w:rFonts w:ascii="Times New Roman" w:hAnsi="Times New Roman" w:cs="Times New Roman"/>
          <w:sz w:val="20"/>
          <w:szCs w:val="20"/>
          <w:rPrChange w:id="1688" w:author="michaelaanas23@gmail.com" w:date="2026-09-25T21:38:00Z" w16du:dateUtc="2026-09-25T13:38:00Z">
            <w:rPr>
              <w:rFonts w:ascii="Times New Roman" w:hAnsi="Times New Roman" w:cs="Times New Roman"/>
              <w:sz w:val="22"/>
              <w:szCs w:val="22"/>
            </w:rPr>
          </w:rPrChange>
        </w:rPr>
        <w:t>The feedback collected during each iteration also helps determine whether the developed features successfully address the operational problems identified during the earlier stages of the research. Improvements may involve modifying the user interface, adjusting system processes, correcting database relationships, or refining analytics and reporting functions. Through repeated cycles of development, testing, review, and feedback, the researchers can progressively improve H2Ops until the system meets the defined requirements and objectives of the study.</w:t>
      </w:r>
    </w:p>
    <w:p w14:paraId="6342E03A" w14:textId="77777777" w:rsidR="001F6A2B" w:rsidRDefault="001F6A2B">
      <w:pPr>
        <w:spacing w:line="276" w:lineRule="auto"/>
        <w:jc w:val="both"/>
        <w:pPrChange w:id="1689" w:author="michaelaanas23@gmail.com" w:date="2026-09-25T21:55:00Z" w16du:dateUtc="2026-09-25T13:55:00Z">
          <w:pPr>
            <w:jc w:val="both"/>
          </w:pPr>
        </w:pPrChange>
      </w:pPr>
    </w:p>
    <w:p w14:paraId="13DBAFF7" w14:textId="77777777" w:rsidR="004A61B4" w:rsidRPr="00DD3042" w:rsidRDefault="004A61B4">
      <w:pPr>
        <w:pStyle w:val="Heading2"/>
        <w:spacing w:line="360" w:lineRule="auto"/>
        <w:jc w:val="both"/>
        <w:rPr>
          <w:rFonts w:ascii="Times New Roman" w:hAnsi="Times New Roman" w:cs="Times New Roman"/>
          <w:b/>
          <w:bCs/>
          <w:color w:val="000000" w:themeColor="text1"/>
          <w:sz w:val="26"/>
          <w:szCs w:val="26"/>
          <w:rPrChange w:id="1690" w:author="michaelaanas23@gmail.com" w:date="2026-09-25T21:38:00Z" w16du:dateUtc="2026-09-25T13:38:00Z">
            <w:rPr>
              <w:rFonts w:ascii="Times New Roman" w:hAnsi="Times New Roman" w:cs="Times New Roman"/>
              <w:b/>
              <w:bCs/>
              <w:color w:val="000000" w:themeColor="text1"/>
            </w:rPr>
          </w:rPrChange>
        </w:rPr>
        <w:pPrChange w:id="1691" w:author="michaelaanas23@gmail.com" w:date="2026-09-25T21:59:00Z" w16du:dateUtc="2026-09-25T13:59:00Z">
          <w:pPr>
            <w:pStyle w:val="Heading2"/>
            <w:jc w:val="both"/>
          </w:pPr>
        </w:pPrChange>
      </w:pPr>
      <w:r w:rsidRPr="00DD3042">
        <w:rPr>
          <w:rFonts w:ascii="Times New Roman" w:hAnsi="Times New Roman" w:cs="Times New Roman"/>
          <w:b/>
          <w:bCs/>
          <w:color w:val="000000" w:themeColor="text1"/>
          <w:sz w:val="26"/>
          <w:szCs w:val="26"/>
          <w:rPrChange w:id="1692" w:author="michaelaanas23@gmail.com" w:date="2026-09-25T21:38:00Z" w16du:dateUtc="2026-09-25T13:38:00Z">
            <w:rPr>
              <w:rFonts w:ascii="Times New Roman" w:hAnsi="Times New Roman" w:cs="Times New Roman"/>
              <w:b/>
              <w:bCs/>
              <w:color w:val="000000" w:themeColor="text1"/>
            </w:rPr>
          </w:rPrChange>
        </w:rPr>
        <w:t>3.3 System Architecture</w:t>
      </w:r>
    </w:p>
    <w:p w14:paraId="6DFA5990" w14:textId="79C817AD" w:rsidR="004A61B4" w:rsidRPr="00DD3042" w:rsidRDefault="004A61B4">
      <w:pPr>
        <w:spacing w:line="276" w:lineRule="auto"/>
        <w:ind w:firstLine="357"/>
        <w:jc w:val="both"/>
        <w:rPr>
          <w:rFonts w:ascii="Times New Roman" w:hAnsi="Times New Roman" w:cs="Times New Roman"/>
          <w:sz w:val="20"/>
          <w:szCs w:val="20"/>
          <w:rPrChange w:id="1693" w:author="michaelaanas23@gmail.com" w:date="2026-09-25T21:38:00Z" w16du:dateUtc="2026-09-25T13:38:00Z">
            <w:rPr>
              <w:rFonts w:ascii="Times New Roman" w:hAnsi="Times New Roman" w:cs="Times New Roman"/>
              <w:sz w:val="22"/>
              <w:szCs w:val="22"/>
            </w:rPr>
          </w:rPrChange>
        </w:rPr>
        <w:pPrChange w:id="1694" w:author="michaelaanas23@gmail.com" w:date="2026-09-25T21:55:00Z" w16du:dateUtc="2026-09-25T13:55:00Z">
          <w:pPr>
            <w:spacing w:line="360" w:lineRule="auto"/>
            <w:ind w:firstLine="357"/>
            <w:jc w:val="both"/>
          </w:pPr>
        </w:pPrChange>
      </w:pPr>
      <w:r w:rsidRPr="00DD3042">
        <w:rPr>
          <w:rFonts w:ascii="Times New Roman" w:hAnsi="Times New Roman" w:cs="Times New Roman"/>
          <w:sz w:val="20"/>
          <w:szCs w:val="20"/>
          <w:rPrChange w:id="1695" w:author="michaelaanas23@gmail.com" w:date="2026-09-25T21:38:00Z" w16du:dateUtc="2026-09-25T13:38:00Z">
            <w:rPr>
              <w:rFonts w:ascii="Times New Roman" w:hAnsi="Times New Roman" w:cs="Times New Roman"/>
              <w:sz w:val="22"/>
              <w:szCs w:val="22"/>
            </w:rPr>
          </w:rPrChange>
        </w:rPr>
        <w:t>The H2Ops platform utilizes a Three Tier Client-Server Architecture designed to facilitate secure multi-tenant data management and a clean separation of concerns. By isolating the user interface and presentation layer (client-</w:t>
      </w:r>
      <w:r w:rsidRPr="00DD3042">
        <w:rPr>
          <w:rFonts w:ascii="Times New Roman" w:hAnsi="Times New Roman" w:cs="Times New Roman"/>
          <w:sz w:val="20"/>
          <w:szCs w:val="20"/>
          <w:rPrChange w:id="1696" w:author="michaelaanas23@gmail.com" w:date="2026-09-25T21:38:00Z" w16du:dateUtc="2026-09-25T13:38:00Z">
            <w:rPr>
              <w:rFonts w:ascii="Times New Roman" w:hAnsi="Times New Roman" w:cs="Times New Roman"/>
              <w:sz w:val="22"/>
              <w:szCs w:val="22"/>
            </w:rPr>
          </w:rPrChange>
        </w:rPr>
        <w:lastRenderedPageBreak/>
        <w:t>side) from the database storage and business logic processing (server-side), this architecture ensures high system responsiveness, centralized security control, and seamless scalability as High Island V expands to new physical branches.</w:t>
      </w:r>
    </w:p>
    <w:p w14:paraId="384AEA6A" w14:textId="77777777" w:rsidR="004A61B4" w:rsidRPr="00DD3042" w:rsidRDefault="004A61B4">
      <w:pPr>
        <w:spacing w:line="276" w:lineRule="auto"/>
        <w:jc w:val="both"/>
        <w:rPr>
          <w:rFonts w:ascii="Times New Roman" w:hAnsi="Times New Roman" w:cs="Times New Roman"/>
          <w:sz w:val="20"/>
          <w:szCs w:val="20"/>
          <w:rPrChange w:id="1697" w:author="michaelaanas23@gmail.com" w:date="2026-09-25T21:38:00Z" w16du:dateUtc="2026-09-25T13:38:00Z">
            <w:rPr>
              <w:rFonts w:ascii="Times New Roman" w:hAnsi="Times New Roman" w:cs="Times New Roman"/>
              <w:sz w:val="22"/>
              <w:szCs w:val="22"/>
            </w:rPr>
          </w:rPrChange>
        </w:rPr>
        <w:pPrChange w:id="1698" w:author="michaelaanas23@gmail.com" w:date="2026-09-25T21:55:00Z" w16du:dateUtc="2026-09-25T13:55:00Z">
          <w:pPr>
            <w:spacing w:line="360" w:lineRule="auto"/>
            <w:jc w:val="both"/>
          </w:pPr>
        </w:pPrChange>
      </w:pPr>
      <w:r w:rsidRPr="00DD3042">
        <w:rPr>
          <w:rFonts w:ascii="Times New Roman" w:hAnsi="Times New Roman" w:cs="Times New Roman"/>
          <w:sz w:val="20"/>
          <w:szCs w:val="20"/>
          <w:rPrChange w:id="1699" w:author="michaelaanas23@gmail.com" w:date="2026-09-25T21:38:00Z" w16du:dateUtc="2026-09-25T13:38:00Z">
            <w:rPr>
              <w:rFonts w:ascii="Times New Roman" w:hAnsi="Times New Roman" w:cs="Times New Roman"/>
              <w:sz w:val="22"/>
              <w:szCs w:val="22"/>
            </w:rPr>
          </w:rPrChange>
        </w:rPr>
        <w:t>The architecture allows authorized users from different branches to access the system through a web browser while maintaining centralized processing and data storage. User requests are sent to the server, where authentication, business rules, transaction processing, and data retrieval are performed before the appropriate information is returned to the client. This structure allows H2Ops to maintain a consistent source of operational information while supporting the different access requirements of administrators, branch managers, and staff.</w:t>
      </w:r>
    </w:p>
    <w:p w14:paraId="2D0FBD26" w14:textId="77777777" w:rsidR="004A61B4" w:rsidRPr="00DD3042" w:rsidRDefault="004A61B4">
      <w:pPr>
        <w:spacing w:line="276" w:lineRule="auto"/>
        <w:jc w:val="both"/>
        <w:rPr>
          <w:rFonts w:ascii="Times New Roman" w:hAnsi="Times New Roman" w:cs="Times New Roman"/>
          <w:sz w:val="20"/>
          <w:szCs w:val="20"/>
          <w:rPrChange w:id="1700" w:author="michaelaanas23@gmail.com" w:date="2026-09-25T21:38:00Z" w16du:dateUtc="2026-09-25T13:38:00Z">
            <w:rPr>
              <w:rFonts w:ascii="Times New Roman" w:hAnsi="Times New Roman" w:cs="Times New Roman"/>
              <w:sz w:val="22"/>
              <w:szCs w:val="22"/>
            </w:rPr>
          </w:rPrChange>
        </w:rPr>
        <w:pPrChange w:id="1701" w:author="michaelaanas23@gmail.com" w:date="2026-09-25T21:55:00Z" w16du:dateUtc="2026-09-25T13:55:00Z">
          <w:pPr>
            <w:spacing w:line="360" w:lineRule="auto"/>
            <w:jc w:val="both"/>
          </w:pPr>
        </w:pPrChange>
      </w:pPr>
      <w:r w:rsidRPr="00DD3042">
        <w:rPr>
          <w:rFonts w:ascii="Times New Roman" w:hAnsi="Times New Roman" w:cs="Times New Roman"/>
          <w:b/>
          <w:bCs/>
          <w:sz w:val="20"/>
          <w:szCs w:val="20"/>
          <w:rPrChange w:id="1702" w:author="michaelaanas23@gmail.com" w:date="2026-09-25T21:38:00Z" w16du:dateUtc="2026-09-25T13:38:00Z">
            <w:rPr>
              <w:rFonts w:ascii="Times New Roman" w:hAnsi="Times New Roman" w:cs="Times New Roman"/>
              <w:b/>
              <w:bCs/>
              <w:sz w:val="22"/>
              <w:szCs w:val="22"/>
            </w:rPr>
          </w:rPrChange>
        </w:rPr>
        <w:t>3.3.1 Server-Side Architecture</w:t>
      </w:r>
    </w:p>
    <w:p w14:paraId="4FD83013" w14:textId="7FD891DE" w:rsidR="004A61B4" w:rsidRPr="00DD3042" w:rsidRDefault="004A61B4">
      <w:pPr>
        <w:spacing w:line="276" w:lineRule="auto"/>
        <w:ind w:firstLine="357"/>
        <w:jc w:val="both"/>
        <w:rPr>
          <w:rFonts w:ascii="Times New Roman" w:hAnsi="Times New Roman" w:cs="Times New Roman"/>
          <w:sz w:val="20"/>
          <w:szCs w:val="20"/>
          <w:rPrChange w:id="1703" w:author="michaelaanas23@gmail.com" w:date="2026-09-25T21:38:00Z" w16du:dateUtc="2026-09-25T13:38:00Z">
            <w:rPr>
              <w:rFonts w:ascii="Times New Roman" w:hAnsi="Times New Roman" w:cs="Times New Roman"/>
              <w:sz w:val="22"/>
              <w:szCs w:val="22"/>
            </w:rPr>
          </w:rPrChange>
        </w:rPr>
        <w:pPrChange w:id="1704" w:author="michaelaanas23@gmail.com" w:date="2026-09-25T21:55:00Z" w16du:dateUtc="2026-09-25T13:55:00Z">
          <w:pPr>
            <w:spacing w:line="360" w:lineRule="auto"/>
            <w:ind w:firstLine="357"/>
            <w:jc w:val="both"/>
          </w:pPr>
        </w:pPrChange>
      </w:pPr>
      <w:r w:rsidRPr="00DD3042">
        <w:rPr>
          <w:rFonts w:ascii="Times New Roman" w:hAnsi="Times New Roman" w:cs="Times New Roman"/>
          <w:sz w:val="20"/>
          <w:szCs w:val="20"/>
          <w:rPrChange w:id="1705" w:author="michaelaanas23@gmail.com" w:date="2026-09-25T21:38:00Z" w16du:dateUtc="2026-09-25T13:38:00Z">
            <w:rPr>
              <w:rFonts w:ascii="Times New Roman" w:hAnsi="Times New Roman" w:cs="Times New Roman"/>
              <w:sz w:val="22"/>
              <w:szCs w:val="22"/>
            </w:rPr>
          </w:rPrChange>
        </w:rPr>
        <w:t>The server-side serves as the centralized intelligence engine of the H2Ops system. Its primary responsibility is to process incoming client requests, execute complex business logic, communicate with the relational database, and generate dynamic responses. The server-side architecture also ensures that important business processes are handled centrally rather than directly by individual client devices. This provides greater control over data validation, user permissions, transaction processing, and system security. Centralizing these processes also makes the system easier to maintain because updates to the application's logic can be managed from the server without requiring major changes to every device accessing the system. To maintain a professional and manageable codebase, the server architecture is comprised of the following technical components:</w:t>
      </w:r>
    </w:p>
    <w:p w14:paraId="25570E75" w14:textId="57D88BA6" w:rsidR="004A61B4" w:rsidRPr="00DD3042" w:rsidRDefault="004A61B4">
      <w:pPr>
        <w:spacing w:line="276" w:lineRule="auto"/>
        <w:jc w:val="both"/>
        <w:rPr>
          <w:rFonts w:ascii="Times New Roman" w:hAnsi="Times New Roman" w:cs="Times New Roman"/>
          <w:sz w:val="20"/>
          <w:szCs w:val="20"/>
          <w:rPrChange w:id="1706" w:author="michaelaanas23@gmail.com" w:date="2026-09-25T21:38:00Z" w16du:dateUtc="2026-09-25T13:38:00Z">
            <w:rPr>
              <w:rFonts w:ascii="Times New Roman" w:hAnsi="Times New Roman" w:cs="Times New Roman"/>
              <w:sz w:val="22"/>
              <w:szCs w:val="22"/>
            </w:rPr>
          </w:rPrChange>
        </w:rPr>
        <w:pPrChange w:id="1707" w:author="michaelaanas23@gmail.com" w:date="2026-09-25T21:55:00Z" w16du:dateUtc="2026-09-25T13:55:00Z">
          <w:pPr>
            <w:spacing w:line="360" w:lineRule="auto"/>
            <w:jc w:val="both"/>
          </w:pPr>
        </w:pPrChange>
      </w:pPr>
      <w:r w:rsidRPr="00DD3042">
        <w:rPr>
          <w:rFonts w:ascii="Times New Roman" w:hAnsi="Times New Roman" w:cs="Times New Roman"/>
          <w:b/>
          <w:bCs/>
          <w:sz w:val="20"/>
          <w:szCs w:val="20"/>
          <w:rPrChange w:id="1708" w:author="michaelaanas23@gmail.com" w:date="2026-09-25T21:38:00Z" w16du:dateUtc="2026-09-25T13:38:00Z">
            <w:rPr>
              <w:rFonts w:ascii="Times New Roman" w:hAnsi="Times New Roman" w:cs="Times New Roman"/>
              <w:b/>
              <w:bCs/>
              <w:sz w:val="22"/>
              <w:szCs w:val="22"/>
            </w:rPr>
          </w:rPrChange>
        </w:rPr>
        <w:t>Flask Web Framework:</w:t>
      </w:r>
      <w:r w:rsidRPr="00DD3042">
        <w:rPr>
          <w:rFonts w:ascii="Times New Roman" w:hAnsi="Times New Roman" w:cs="Times New Roman"/>
          <w:sz w:val="20"/>
          <w:szCs w:val="20"/>
          <w:rPrChange w:id="1709" w:author="michaelaanas23@gmail.com" w:date="2026-09-25T21:38:00Z" w16du:dateUtc="2026-09-25T13:38:00Z">
            <w:rPr>
              <w:rFonts w:ascii="Times New Roman" w:hAnsi="Times New Roman" w:cs="Times New Roman"/>
              <w:sz w:val="22"/>
              <w:szCs w:val="22"/>
            </w:rPr>
          </w:rPrChange>
        </w:rPr>
        <w:t xml:space="preserve"> The system is built using the Flask micro-framework, which manages URL routing and coordinates the various modules of the application. To ensure modularity, the researchers utilized Flask Blueprints, which organize the system into logical segments: Auth, Sales, Inventory, Customers, Reports, and Users. This modular approach allows for easier debugging and independent development of each system feature. The modular structure also allows the researchers to modify or improve individual components without unnecessarily affecting unrelated parts of the system. This is particularly useful for the Agile development approach, where features are developed and refined through multiple iterations.</w:t>
      </w:r>
    </w:p>
    <w:p w14:paraId="17D25AE6" w14:textId="77777777" w:rsidR="004A61B4" w:rsidRPr="00DD3042" w:rsidRDefault="004A61B4">
      <w:pPr>
        <w:spacing w:line="276" w:lineRule="auto"/>
        <w:jc w:val="both"/>
        <w:rPr>
          <w:rFonts w:ascii="Times New Roman" w:hAnsi="Times New Roman" w:cs="Times New Roman"/>
          <w:sz w:val="20"/>
          <w:szCs w:val="20"/>
          <w:rPrChange w:id="1710" w:author="michaelaanas23@gmail.com" w:date="2026-09-25T21:38:00Z" w16du:dateUtc="2026-09-25T13:38:00Z">
            <w:rPr>
              <w:rFonts w:ascii="Times New Roman" w:hAnsi="Times New Roman" w:cs="Times New Roman"/>
              <w:sz w:val="22"/>
              <w:szCs w:val="22"/>
            </w:rPr>
          </w:rPrChange>
        </w:rPr>
        <w:pPrChange w:id="1711" w:author="michaelaanas23@gmail.com" w:date="2026-09-25T21:55:00Z" w16du:dateUtc="2026-09-25T13:55:00Z">
          <w:pPr>
            <w:spacing w:line="360" w:lineRule="auto"/>
            <w:jc w:val="both"/>
          </w:pPr>
        </w:pPrChange>
      </w:pPr>
      <w:r w:rsidRPr="00DD3042">
        <w:rPr>
          <w:rFonts w:ascii="Times New Roman" w:hAnsi="Times New Roman" w:cs="Times New Roman"/>
          <w:b/>
          <w:bCs/>
          <w:sz w:val="20"/>
          <w:szCs w:val="20"/>
          <w:rPrChange w:id="1712" w:author="michaelaanas23@gmail.com" w:date="2026-09-25T21:38:00Z" w16du:dateUtc="2026-09-25T13:38:00Z">
            <w:rPr>
              <w:rFonts w:ascii="Times New Roman" w:hAnsi="Times New Roman" w:cs="Times New Roman"/>
              <w:b/>
              <w:bCs/>
              <w:sz w:val="22"/>
              <w:szCs w:val="22"/>
            </w:rPr>
          </w:rPrChange>
        </w:rPr>
        <w:t>Object-Relational Mapping (</w:t>
      </w:r>
      <w:proofErr w:type="spellStart"/>
      <w:r w:rsidRPr="00DD3042">
        <w:rPr>
          <w:rFonts w:ascii="Times New Roman" w:hAnsi="Times New Roman" w:cs="Times New Roman"/>
          <w:b/>
          <w:bCs/>
          <w:sz w:val="20"/>
          <w:szCs w:val="20"/>
          <w:rPrChange w:id="1713" w:author="michaelaanas23@gmail.com" w:date="2026-09-25T21:38:00Z" w16du:dateUtc="2026-09-25T13:38:00Z">
            <w:rPr>
              <w:rFonts w:ascii="Times New Roman" w:hAnsi="Times New Roman" w:cs="Times New Roman"/>
              <w:b/>
              <w:bCs/>
              <w:sz w:val="22"/>
              <w:szCs w:val="22"/>
            </w:rPr>
          </w:rPrChange>
        </w:rPr>
        <w:t>SQLAlchemy</w:t>
      </w:r>
      <w:proofErr w:type="spellEnd"/>
      <w:r w:rsidRPr="00DD3042">
        <w:rPr>
          <w:rFonts w:ascii="Times New Roman" w:hAnsi="Times New Roman" w:cs="Times New Roman"/>
          <w:b/>
          <w:bCs/>
          <w:sz w:val="20"/>
          <w:szCs w:val="20"/>
          <w:rPrChange w:id="1714" w:author="michaelaanas23@gmail.com" w:date="2026-09-25T21:38:00Z" w16du:dateUtc="2026-09-25T13:38:00Z">
            <w:rPr>
              <w:rFonts w:ascii="Times New Roman" w:hAnsi="Times New Roman" w:cs="Times New Roman"/>
              <w:b/>
              <w:bCs/>
              <w:sz w:val="22"/>
              <w:szCs w:val="22"/>
            </w:rPr>
          </w:rPrChange>
        </w:rPr>
        <w:t>):</w:t>
      </w:r>
      <w:r w:rsidRPr="00DD3042">
        <w:rPr>
          <w:rFonts w:ascii="Times New Roman" w:hAnsi="Times New Roman" w:cs="Times New Roman"/>
          <w:sz w:val="20"/>
          <w:szCs w:val="20"/>
          <w:rPrChange w:id="1715" w:author="michaelaanas23@gmail.com" w:date="2026-09-25T21:38:00Z" w16du:dateUtc="2026-09-25T13:38:00Z">
            <w:rPr>
              <w:rFonts w:ascii="Times New Roman" w:hAnsi="Times New Roman" w:cs="Times New Roman"/>
              <w:sz w:val="22"/>
              <w:szCs w:val="22"/>
            </w:rPr>
          </w:rPrChange>
        </w:rPr>
        <w:t xml:space="preserve"> To bridge the gap between Python’s object-oriented structure and the relational database, </w:t>
      </w:r>
      <w:proofErr w:type="spellStart"/>
      <w:r w:rsidRPr="00DD3042">
        <w:rPr>
          <w:rFonts w:ascii="Times New Roman" w:hAnsi="Times New Roman" w:cs="Times New Roman"/>
          <w:sz w:val="20"/>
          <w:szCs w:val="20"/>
          <w:rPrChange w:id="1716" w:author="michaelaanas23@gmail.com" w:date="2026-09-25T21:38:00Z" w16du:dateUtc="2026-09-25T13:38:00Z">
            <w:rPr>
              <w:rFonts w:ascii="Times New Roman" w:hAnsi="Times New Roman" w:cs="Times New Roman"/>
              <w:sz w:val="22"/>
              <w:szCs w:val="22"/>
            </w:rPr>
          </w:rPrChange>
        </w:rPr>
        <w:t>SQLAlchemy</w:t>
      </w:r>
      <w:proofErr w:type="spellEnd"/>
      <w:r w:rsidRPr="00DD3042">
        <w:rPr>
          <w:rFonts w:ascii="Times New Roman" w:hAnsi="Times New Roman" w:cs="Times New Roman"/>
          <w:sz w:val="20"/>
          <w:szCs w:val="20"/>
          <w:rPrChange w:id="1717" w:author="michaelaanas23@gmail.com" w:date="2026-09-25T21:38:00Z" w16du:dateUtc="2026-09-25T13:38:00Z">
            <w:rPr>
              <w:rFonts w:ascii="Times New Roman" w:hAnsi="Times New Roman" w:cs="Times New Roman"/>
              <w:sz w:val="22"/>
              <w:szCs w:val="22"/>
            </w:rPr>
          </w:rPrChange>
        </w:rPr>
        <w:t xml:space="preserve"> is employed. This abstraction layer translates Python classes defined in the models.py file into SQL tables. Beyond simplifying database operations—such as querying, joining, and updating tables—this layer provides a critical security benefit by protecting the application from SQL injection vulnerabilities. Through </w:t>
      </w:r>
      <w:proofErr w:type="spellStart"/>
      <w:r w:rsidRPr="00DD3042">
        <w:rPr>
          <w:rFonts w:ascii="Times New Roman" w:hAnsi="Times New Roman" w:cs="Times New Roman"/>
          <w:sz w:val="20"/>
          <w:szCs w:val="20"/>
          <w:rPrChange w:id="1718" w:author="michaelaanas23@gmail.com" w:date="2026-09-25T21:38:00Z" w16du:dateUtc="2026-09-25T13:38:00Z">
            <w:rPr>
              <w:rFonts w:ascii="Times New Roman" w:hAnsi="Times New Roman" w:cs="Times New Roman"/>
              <w:sz w:val="22"/>
              <w:szCs w:val="22"/>
            </w:rPr>
          </w:rPrChange>
        </w:rPr>
        <w:t>SQLAlchemy</w:t>
      </w:r>
      <w:proofErr w:type="spellEnd"/>
      <w:r w:rsidRPr="00DD3042">
        <w:rPr>
          <w:rFonts w:ascii="Times New Roman" w:hAnsi="Times New Roman" w:cs="Times New Roman"/>
          <w:sz w:val="20"/>
          <w:szCs w:val="20"/>
          <w:rPrChange w:id="1719" w:author="michaelaanas23@gmail.com" w:date="2026-09-25T21:38:00Z" w16du:dateUtc="2026-09-25T13:38:00Z">
            <w:rPr>
              <w:rFonts w:ascii="Times New Roman" w:hAnsi="Times New Roman" w:cs="Times New Roman"/>
              <w:sz w:val="22"/>
              <w:szCs w:val="22"/>
            </w:rPr>
          </w:rPrChange>
        </w:rPr>
        <w:t>, the application can manage relationships between important records such as users, branches, products, sales, and inventory. This helps maintain consistency between the application and database while reducing the complexity of writing and managing individual database queries.</w:t>
      </w:r>
    </w:p>
    <w:p w14:paraId="7BF5EC76" w14:textId="21EC853D" w:rsidR="004A61B4" w:rsidRPr="00DD3042" w:rsidRDefault="004A61B4">
      <w:pPr>
        <w:spacing w:line="276" w:lineRule="auto"/>
        <w:jc w:val="both"/>
        <w:rPr>
          <w:rFonts w:ascii="Times New Roman" w:hAnsi="Times New Roman" w:cs="Times New Roman"/>
          <w:sz w:val="20"/>
          <w:szCs w:val="20"/>
          <w:rPrChange w:id="1720" w:author="michaelaanas23@gmail.com" w:date="2026-09-25T21:38:00Z" w16du:dateUtc="2026-09-25T13:38:00Z">
            <w:rPr>
              <w:rFonts w:ascii="Times New Roman" w:hAnsi="Times New Roman" w:cs="Times New Roman"/>
              <w:sz w:val="22"/>
              <w:szCs w:val="22"/>
            </w:rPr>
          </w:rPrChange>
        </w:rPr>
        <w:pPrChange w:id="1721" w:author="michaelaanas23@gmail.com" w:date="2026-09-25T21:55:00Z" w16du:dateUtc="2026-09-25T13:55:00Z">
          <w:pPr>
            <w:spacing w:line="360" w:lineRule="auto"/>
            <w:jc w:val="both"/>
          </w:pPr>
        </w:pPrChange>
      </w:pPr>
      <w:r w:rsidRPr="00DD3042">
        <w:rPr>
          <w:rFonts w:ascii="Times New Roman" w:hAnsi="Times New Roman" w:cs="Times New Roman"/>
          <w:b/>
          <w:bCs/>
          <w:sz w:val="20"/>
          <w:szCs w:val="20"/>
          <w:rPrChange w:id="1722" w:author="michaelaanas23@gmail.com" w:date="2026-09-25T21:38:00Z" w16du:dateUtc="2026-09-25T13:38:00Z">
            <w:rPr>
              <w:rFonts w:ascii="Times New Roman" w:hAnsi="Times New Roman" w:cs="Times New Roman"/>
              <w:b/>
              <w:bCs/>
              <w:sz w:val="22"/>
              <w:szCs w:val="22"/>
            </w:rPr>
          </w:rPrChange>
        </w:rPr>
        <w:t>Forecasting Engine:</w:t>
      </w:r>
      <w:r w:rsidRPr="00DD3042">
        <w:rPr>
          <w:rFonts w:ascii="Times New Roman" w:hAnsi="Times New Roman" w:cs="Times New Roman"/>
          <w:sz w:val="20"/>
          <w:szCs w:val="20"/>
          <w:rPrChange w:id="1723" w:author="michaelaanas23@gmail.com" w:date="2026-09-25T21:38:00Z" w16du:dateUtc="2026-09-25T13:38:00Z">
            <w:rPr>
              <w:rFonts w:ascii="Times New Roman" w:hAnsi="Times New Roman" w:cs="Times New Roman"/>
              <w:sz w:val="22"/>
              <w:szCs w:val="22"/>
            </w:rPr>
          </w:rPrChange>
        </w:rPr>
        <w:t xml:space="preserve"> A core innovation of the H2Ops platform is the predictive module located in forecasting.py. This engine retrieves the past 30 days of historical sales records for a specific branch and applies a Simple Linear Regression algorithm. This process allows the system </w:t>
      </w:r>
      <w:proofErr w:type="spellStart"/>
      <w:r w:rsidRPr="00DD3042">
        <w:rPr>
          <w:rFonts w:ascii="Times New Roman" w:hAnsi="Times New Roman" w:cs="Times New Roman"/>
          <w:sz w:val="20"/>
          <w:szCs w:val="20"/>
          <w:rPrChange w:id="1724" w:author="michaelaanas23@gmail.com" w:date="2026-09-25T21:38:00Z" w16du:dateUtc="2026-09-25T13:38:00Z">
            <w:rPr>
              <w:rFonts w:ascii="Times New Roman" w:hAnsi="Times New Roman" w:cs="Times New Roman"/>
              <w:sz w:val="22"/>
              <w:szCs w:val="22"/>
            </w:rPr>
          </w:rPrChange>
        </w:rPr>
        <w:t>toproject</w:t>
      </w:r>
      <w:proofErr w:type="spellEnd"/>
      <w:r w:rsidRPr="00DD3042">
        <w:rPr>
          <w:rFonts w:ascii="Times New Roman" w:hAnsi="Times New Roman" w:cs="Times New Roman"/>
          <w:sz w:val="20"/>
          <w:szCs w:val="20"/>
          <w:rPrChange w:id="1725" w:author="michaelaanas23@gmail.com" w:date="2026-09-25T21:38:00Z" w16du:dateUtc="2026-09-25T13:38:00Z">
            <w:rPr>
              <w:rFonts w:ascii="Times New Roman" w:hAnsi="Times New Roman" w:cs="Times New Roman"/>
              <w:sz w:val="22"/>
              <w:szCs w:val="22"/>
            </w:rPr>
          </w:rPrChange>
        </w:rPr>
        <w:t xml:space="preserve"> a 7-day revenue trendline, providing management with empirical data to support future business decisions. The forecasting results are presented as supplementary information for management and are based on the historical data available in the system. The accuracy of the forecast depends on the quality, completeness, and volume of recorded sales data. Therefore, the forecasting feature is intended to support decision-making rather than replace the judgment of business owners and managers.</w:t>
      </w:r>
    </w:p>
    <w:p w14:paraId="7BAF35A1" w14:textId="16B6C5F3" w:rsidR="004A61B4" w:rsidRPr="00DD3042" w:rsidRDefault="004A61B4">
      <w:pPr>
        <w:spacing w:line="276" w:lineRule="auto"/>
        <w:jc w:val="both"/>
        <w:rPr>
          <w:rFonts w:ascii="Times New Roman" w:hAnsi="Times New Roman" w:cs="Times New Roman"/>
          <w:sz w:val="20"/>
          <w:szCs w:val="20"/>
          <w:rPrChange w:id="1726" w:author="michaelaanas23@gmail.com" w:date="2026-09-25T21:38:00Z" w16du:dateUtc="2026-09-25T13:38:00Z">
            <w:rPr>
              <w:rFonts w:ascii="Times New Roman" w:hAnsi="Times New Roman" w:cs="Times New Roman"/>
              <w:sz w:val="22"/>
              <w:szCs w:val="22"/>
            </w:rPr>
          </w:rPrChange>
        </w:rPr>
        <w:pPrChange w:id="1727" w:author="michaelaanas23@gmail.com" w:date="2026-09-25T21:55:00Z" w16du:dateUtc="2026-09-25T13:55:00Z">
          <w:pPr>
            <w:spacing w:line="360" w:lineRule="auto"/>
            <w:jc w:val="both"/>
          </w:pPr>
        </w:pPrChange>
      </w:pPr>
      <w:r w:rsidRPr="00DD3042">
        <w:rPr>
          <w:rFonts w:ascii="Times New Roman" w:hAnsi="Times New Roman" w:cs="Times New Roman"/>
          <w:b/>
          <w:bCs/>
          <w:sz w:val="20"/>
          <w:szCs w:val="20"/>
          <w:rPrChange w:id="1728" w:author="michaelaanas23@gmail.com" w:date="2026-09-25T21:38:00Z" w16du:dateUtc="2026-09-25T13:38:00Z">
            <w:rPr>
              <w:rFonts w:ascii="Times New Roman" w:hAnsi="Times New Roman" w:cs="Times New Roman"/>
              <w:b/>
              <w:bCs/>
              <w:sz w:val="22"/>
              <w:szCs w:val="22"/>
            </w:rPr>
          </w:rPrChange>
        </w:rPr>
        <w:t>Security and Middleware Measures:</w:t>
      </w:r>
      <w:r w:rsidRPr="00DD3042">
        <w:rPr>
          <w:rFonts w:ascii="Times New Roman" w:hAnsi="Times New Roman" w:cs="Times New Roman"/>
          <w:sz w:val="20"/>
          <w:szCs w:val="20"/>
          <w:rPrChange w:id="1729" w:author="michaelaanas23@gmail.com" w:date="2026-09-25T21:38:00Z" w16du:dateUtc="2026-09-25T13:38:00Z">
            <w:rPr>
              <w:rFonts w:ascii="Times New Roman" w:hAnsi="Times New Roman" w:cs="Times New Roman"/>
              <w:sz w:val="22"/>
              <w:szCs w:val="22"/>
            </w:rPr>
          </w:rPrChange>
        </w:rPr>
        <w:t xml:space="preserve"> The server incorporates several layers of protection to safeguard sensitive business data:</w:t>
      </w:r>
    </w:p>
    <w:p w14:paraId="0BA95688" w14:textId="77777777" w:rsidR="004A61B4" w:rsidRPr="00DD3042" w:rsidRDefault="004A61B4">
      <w:pPr>
        <w:spacing w:line="276" w:lineRule="auto"/>
        <w:jc w:val="both"/>
        <w:rPr>
          <w:rFonts w:ascii="Times New Roman" w:hAnsi="Times New Roman" w:cs="Times New Roman"/>
          <w:sz w:val="20"/>
          <w:szCs w:val="20"/>
          <w:rPrChange w:id="1730" w:author="michaelaanas23@gmail.com" w:date="2026-09-25T21:38:00Z" w16du:dateUtc="2026-09-25T13:38:00Z">
            <w:rPr>
              <w:rFonts w:ascii="Times New Roman" w:hAnsi="Times New Roman" w:cs="Times New Roman"/>
              <w:sz w:val="22"/>
              <w:szCs w:val="22"/>
            </w:rPr>
          </w:rPrChange>
        </w:rPr>
        <w:pPrChange w:id="1731" w:author="michaelaanas23@gmail.com" w:date="2026-09-25T21:55:00Z" w16du:dateUtc="2026-09-25T13:55:00Z">
          <w:pPr>
            <w:spacing w:line="360" w:lineRule="auto"/>
            <w:jc w:val="both"/>
          </w:pPr>
        </w:pPrChange>
      </w:pPr>
      <w:proofErr w:type="spellStart"/>
      <w:r w:rsidRPr="00DD3042">
        <w:rPr>
          <w:rFonts w:ascii="Times New Roman" w:hAnsi="Times New Roman" w:cs="Times New Roman"/>
          <w:b/>
          <w:bCs/>
          <w:sz w:val="20"/>
          <w:szCs w:val="20"/>
          <w:rPrChange w:id="1732" w:author="michaelaanas23@gmail.com" w:date="2026-09-25T21:38:00Z" w16du:dateUtc="2026-09-25T13:38:00Z">
            <w:rPr>
              <w:rFonts w:ascii="Times New Roman" w:hAnsi="Times New Roman" w:cs="Times New Roman"/>
              <w:b/>
              <w:bCs/>
              <w:sz w:val="22"/>
              <w:szCs w:val="22"/>
            </w:rPr>
          </w:rPrChange>
        </w:rPr>
        <w:t>Bcrypt</w:t>
      </w:r>
      <w:proofErr w:type="spellEnd"/>
      <w:r w:rsidRPr="00DD3042">
        <w:rPr>
          <w:rFonts w:ascii="Times New Roman" w:hAnsi="Times New Roman" w:cs="Times New Roman"/>
          <w:b/>
          <w:bCs/>
          <w:sz w:val="20"/>
          <w:szCs w:val="20"/>
          <w:rPrChange w:id="1733" w:author="michaelaanas23@gmail.com" w:date="2026-09-25T21:38:00Z" w16du:dateUtc="2026-09-25T13:38:00Z">
            <w:rPr>
              <w:rFonts w:ascii="Times New Roman" w:hAnsi="Times New Roman" w:cs="Times New Roman"/>
              <w:b/>
              <w:bCs/>
              <w:sz w:val="22"/>
              <w:szCs w:val="22"/>
            </w:rPr>
          </w:rPrChange>
        </w:rPr>
        <w:t xml:space="preserve"> Encryption:</w:t>
      </w:r>
      <w:r w:rsidRPr="00DD3042">
        <w:rPr>
          <w:rFonts w:ascii="Times New Roman" w:hAnsi="Times New Roman" w:cs="Times New Roman"/>
          <w:sz w:val="20"/>
          <w:szCs w:val="20"/>
          <w:rPrChange w:id="1734" w:author="michaelaanas23@gmail.com" w:date="2026-09-25T21:38:00Z" w16du:dateUtc="2026-09-25T13:38:00Z">
            <w:rPr>
              <w:rFonts w:ascii="Times New Roman" w:hAnsi="Times New Roman" w:cs="Times New Roman"/>
              <w:sz w:val="22"/>
              <w:szCs w:val="22"/>
            </w:rPr>
          </w:rPrChange>
        </w:rPr>
        <w:t xml:space="preserve"> This library is used to cryptographically hash user passwords with random salt values before they are stored in the database. This ensures that even in the event of a data breach, plaintext credentials remain unreadable.</w:t>
      </w:r>
    </w:p>
    <w:p w14:paraId="7A694864" w14:textId="77777777" w:rsidR="004A61B4" w:rsidRPr="00DD3042" w:rsidRDefault="004A61B4">
      <w:pPr>
        <w:spacing w:line="276" w:lineRule="auto"/>
        <w:jc w:val="both"/>
        <w:rPr>
          <w:rFonts w:ascii="Times New Roman" w:hAnsi="Times New Roman" w:cs="Times New Roman"/>
          <w:sz w:val="20"/>
          <w:szCs w:val="20"/>
          <w:rPrChange w:id="1735" w:author="michaelaanas23@gmail.com" w:date="2026-09-25T21:38:00Z" w16du:dateUtc="2026-09-25T13:38:00Z">
            <w:rPr>
              <w:rFonts w:ascii="Times New Roman" w:hAnsi="Times New Roman" w:cs="Times New Roman"/>
              <w:sz w:val="22"/>
              <w:szCs w:val="22"/>
            </w:rPr>
          </w:rPrChange>
        </w:rPr>
        <w:pPrChange w:id="1736" w:author="michaelaanas23@gmail.com" w:date="2026-09-25T21:55:00Z" w16du:dateUtc="2026-09-25T13:55:00Z">
          <w:pPr>
            <w:spacing w:line="360" w:lineRule="auto"/>
            <w:jc w:val="both"/>
          </w:pPr>
        </w:pPrChange>
      </w:pPr>
      <w:r w:rsidRPr="00DD3042">
        <w:rPr>
          <w:rFonts w:ascii="Times New Roman" w:hAnsi="Times New Roman" w:cs="Times New Roman"/>
          <w:b/>
          <w:bCs/>
          <w:sz w:val="20"/>
          <w:szCs w:val="20"/>
          <w:rPrChange w:id="1737" w:author="michaelaanas23@gmail.com" w:date="2026-09-25T21:38:00Z" w16du:dateUtc="2026-09-25T13:38:00Z">
            <w:rPr>
              <w:rFonts w:ascii="Times New Roman" w:hAnsi="Times New Roman" w:cs="Times New Roman"/>
              <w:b/>
              <w:bCs/>
              <w:sz w:val="22"/>
              <w:szCs w:val="22"/>
            </w:rPr>
          </w:rPrChange>
        </w:rPr>
        <w:lastRenderedPageBreak/>
        <w:t xml:space="preserve">Role-Based Access Control (RBAC): </w:t>
      </w:r>
      <w:r w:rsidRPr="00DD3042">
        <w:rPr>
          <w:rFonts w:ascii="Times New Roman" w:hAnsi="Times New Roman" w:cs="Times New Roman"/>
          <w:sz w:val="20"/>
          <w:szCs w:val="20"/>
          <w:rPrChange w:id="1738" w:author="michaelaanas23@gmail.com" w:date="2026-09-25T21:38:00Z" w16du:dateUtc="2026-09-25T13:38:00Z">
            <w:rPr>
              <w:rFonts w:ascii="Times New Roman" w:hAnsi="Times New Roman" w:cs="Times New Roman"/>
              <w:sz w:val="22"/>
              <w:szCs w:val="22"/>
            </w:rPr>
          </w:rPrChange>
        </w:rPr>
        <w:t>Access to sensitive endpoints is strictly controlled via session variables (e.g., session['</w:t>
      </w:r>
      <w:proofErr w:type="spellStart"/>
      <w:r w:rsidRPr="00DD3042">
        <w:rPr>
          <w:rFonts w:ascii="Times New Roman" w:hAnsi="Times New Roman" w:cs="Times New Roman"/>
          <w:sz w:val="20"/>
          <w:szCs w:val="20"/>
          <w:rPrChange w:id="1739" w:author="michaelaanas23@gmail.com" w:date="2026-09-25T21:38:00Z" w16du:dateUtc="2026-09-25T13:38:00Z">
            <w:rPr>
              <w:rFonts w:ascii="Times New Roman" w:hAnsi="Times New Roman" w:cs="Times New Roman"/>
              <w:sz w:val="22"/>
              <w:szCs w:val="22"/>
            </w:rPr>
          </w:rPrChange>
        </w:rPr>
        <w:t>active_branch_id</w:t>
      </w:r>
      <w:proofErr w:type="spellEnd"/>
      <w:r w:rsidRPr="00DD3042">
        <w:rPr>
          <w:rFonts w:ascii="Times New Roman" w:hAnsi="Times New Roman" w:cs="Times New Roman"/>
          <w:sz w:val="20"/>
          <w:szCs w:val="20"/>
          <w:rPrChange w:id="1740" w:author="michaelaanas23@gmail.com" w:date="2026-09-25T21:38:00Z" w16du:dateUtc="2026-09-25T13:38:00Z">
            <w:rPr>
              <w:rFonts w:ascii="Times New Roman" w:hAnsi="Times New Roman" w:cs="Times New Roman"/>
              <w:sz w:val="22"/>
              <w:szCs w:val="22"/>
            </w:rPr>
          </w:rPrChange>
        </w:rPr>
        <w:t>']) and custom Python decorators. For example, administrative functions in users.py are restricted solely to accounts with high-level privileges. This access-control mechanism ensures that users can only perform actions appropriate to their assigned roles. It also helps prevent unauthorized users from accessing sensitive business information or modifying important operational records.</w:t>
      </w:r>
    </w:p>
    <w:p w14:paraId="340B0BE1" w14:textId="77777777" w:rsidR="004A61B4" w:rsidRPr="00DD3042" w:rsidRDefault="004A61B4">
      <w:pPr>
        <w:spacing w:line="276" w:lineRule="auto"/>
        <w:jc w:val="both"/>
        <w:rPr>
          <w:rFonts w:ascii="Times New Roman" w:hAnsi="Times New Roman" w:cs="Times New Roman"/>
          <w:sz w:val="20"/>
          <w:szCs w:val="20"/>
          <w:rPrChange w:id="1741" w:author="michaelaanas23@gmail.com" w:date="2026-09-25T21:38:00Z" w16du:dateUtc="2026-09-25T13:38:00Z">
            <w:rPr>
              <w:rFonts w:ascii="Times New Roman" w:hAnsi="Times New Roman" w:cs="Times New Roman"/>
              <w:sz w:val="22"/>
              <w:szCs w:val="22"/>
            </w:rPr>
          </w:rPrChange>
        </w:rPr>
        <w:pPrChange w:id="1742" w:author="michaelaanas23@gmail.com" w:date="2026-09-25T21:55:00Z" w16du:dateUtc="2026-09-25T13:55:00Z">
          <w:pPr>
            <w:spacing w:line="360" w:lineRule="auto"/>
            <w:jc w:val="both"/>
          </w:pPr>
        </w:pPrChange>
      </w:pPr>
      <w:r w:rsidRPr="00DD3042">
        <w:rPr>
          <w:rFonts w:ascii="Times New Roman" w:hAnsi="Times New Roman" w:cs="Times New Roman"/>
          <w:b/>
          <w:bCs/>
          <w:sz w:val="20"/>
          <w:szCs w:val="20"/>
          <w:rPrChange w:id="1743" w:author="michaelaanas23@gmail.com" w:date="2026-09-25T21:38:00Z" w16du:dateUtc="2026-09-25T13:38:00Z">
            <w:rPr>
              <w:rFonts w:ascii="Times New Roman" w:hAnsi="Times New Roman" w:cs="Times New Roman"/>
              <w:b/>
              <w:bCs/>
              <w:sz w:val="22"/>
              <w:szCs w:val="22"/>
            </w:rPr>
          </w:rPrChange>
        </w:rPr>
        <w:t>Email OTP Dispatcher:</w:t>
      </w:r>
      <w:r w:rsidRPr="00DD3042">
        <w:rPr>
          <w:rFonts w:ascii="Times New Roman" w:hAnsi="Times New Roman" w:cs="Times New Roman"/>
          <w:sz w:val="20"/>
          <w:szCs w:val="20"/>
          <w:rPrChange w:id="1744" w:author="michaelaanas23@gmail.com" w:date="2026-09-25T21:38:00Z" w16du:dateUtc="2026-09-25T13:38:00Z">
            <w:rPr>
              <w:rFonts w:ascii="Times New Roman" w:hAnsi="Times New Roman" w:cs="Times New Roman"/>
              <w:sz w:val="22"/>
              <w:szCs w:val="22"/>
            </w:rPr>
          </w:rPrChange>
        </w:rPr>
        <w:t xml:space="preserve"> Integrated via Flask-Mail and SMTP protocols, this component enforces multi-factor authentication. It generates a random 6-digit verification code, stores it in a temporary OTP table with a 5-minute expiration timestamp, and dispatches it to the user’s registered email for identity verification. The additional verification step strengthens the authentication process by requiring users to provide information beyond their regular login credentials. This provides an additional layer of protection for accounts containing sensitive sales and operational information.</w:t>
      </w:r>
    </w:p>
    <w:p w14:paraId="65175CB5" w14:textId="4D0495EF" w:rsidR="004A61B4" w:rsidRPr="00DD3042" w:rsidDel="00DD3042" w:rsidRDefault="004A61B4">
      <w:pPr>
        <w:spacing w:line="276" w:lineRule="auto"/>
        <w:jc w:val="both"/>
        <w:rPr>
          <w:del w:id="1745" w:author="michaelaanas23@gmail.com" w:date="2026-09-25T21:39:00Z" w16du:dateUtc="2026-09-25T13:39:00Z"/>
          <w:rFonts w:ascii="Times New Roman" w:hAnsi="Times New Roman" w:cs="Times New Roman"/>
          <w:sz w:val="20"/>
          <w:szCs w:val="20"/>
          <w:rPrChange w:id="1746" w:author="michaelaanas23@gmail.com" w:date="2026-09-25T21:38:00Z" w16du:dateUtc="2026-09-25T13:38:00Z">
            <w:rPr>
              <w:del w:id="1747" w:author="michaelaanas23@gmail.com" w:date="2026-09-25T21:39:00Z" w16du:dateUtc="2026-09-25T13:39:00Z"/>
              <w:rFonts w:ascii="Times New Roman" w:hAnsi="Times New Roman" w:cs="Times New Roman"/>
              <w:sz w:val="22"/>
              <w:szCs w:val="22"/>
            </w:rPr>
          </w:rPrChange>
        </w:rPr>
        <w:pPrChange w:id="1748" w:author="michaelaanas23@gmail.com" w:date="2026-09-25T21:55:00Z" w16du:dateUtc="2026-09-25T13:55:00Z">
          <w:pPr>
            <w:spacing w:line="360" w:lineRule="auto"/>
            <w:jc w:val="both"/>
          </w:pPr>
        </w:pPrChange>
      </w:pPr>
      <w:r w:rsidRPr="00DD3042">
        <w:rPr>
          <w:rFonts w:ascii="Times New Roman" w:hAnsi="Times New Roman" w:cs="Times New Roman"/>
          <w:b/>
          <w:bCs/>
          <w:sz w:val="20"/>
          <w:szCs w:val="20"/>
          <w:rPrChange w:id="1749" w:author="michaelaanas23@gmail.com" w:date="2026-09-25T21:38:00Z" w16du:dateUtc="2026-09-25T13:38:00Z">
            <w:rPr>
              <w:rFonts w:ascii="Times New Roman" w:hAnsi="Times New Roman" w:cs="Times New Roman"/>
              <w:b/>
              <w:bCs/>
              <w:sz w:val="22"/>
              <w:szCs w:val="22"/>
            </w:rPr>
          </w:rPrChange>
        </w:rPr>
        <w:t xml:space="preserve">Relational Database Management System (RDBMS): </w:t>
      </w:r>
      <w:r w:rsidRPr="00DD3042">
        <w:rPr>
          <w:rFonts w:ascii="Times New Roman" w:hAnsi="Times New Roman" w:cs="Times New Roman"/>
          <w:sz w:val="20"/>
          <w:szCs w:val="20"/>
          <w:rPrChange w:id="1750" w:author="michaelaanas23@gmail.com" w:date="2026-09-25T21:38:00Z" w16du:dateUtc="2026-09-25T13:38:00Z">
            <w:rPr>
              <w:rFonts w:ascii="Times New Roman" w:hAnsi="Times New Roman" w:cs="Times New Roman"/>
              <w:sz w:val="22"/>
              <w:szCs w:val="22"/>
            </w:rPr>
          </w:rPrChange>
        </w:rPr>
        <w:t xml:space="preserve">The persistent storage layer is powered by MySQL (facilitated via XAMPP during the local development phase) or PostgreSQL (for remote cloud deployment). The database follows a normalized structure, containing tables for Branch, User, Customer, Product, Sale, </w:t>
      </w:r>
      <w:proofErr w:type="spellStart"/>
      <w:r w:rsidRPr="00DD3042">
        <w:rPr>
          <w:rFonts w:ascii="Times New Roman" w:hAnsi="Times New Roman" w:cs="Times New Roman"/>
          <w:sz w:val="20"/>
          <w:szCs w:val="20"/>
          <w:rPrChange w:id="1751" w:author="michaelaanas23@gmail.com" w:date="2026-09-25T21:38:00Z" w16du:dateUtc="2026-09-25T13:38:00Z">
            <w:rPr>
              <w:rFonts w:ascii="Times New Roman" w:hAnsi="Times New Roman" w:cs="Times New Roman"/>
              <w:sz w:val="22"/>
              <w:szCs w:val="22"/>
            </w:rPr>
          </w:rPrChange>
        </w:rPr>
        <w:t>SaleItem</w:t>
      </w:r>
      <w:proofErr w:type="spellEnd"/>
      <w:r w:rsidRPr="00DD3042">
        <w:rPr>
          <w:rFonts w:ascii="Times New Roman" w:hAnsi="Times New Roman" w:cs="Times New Roman"/>
          <w:sz w:val="20"/>
          <w:szCs w:val="20"/>
          <w:rPrChange w:id="1752" w:author="michaelaanas23@gmail.com" w:date="2026-09-25T21:38:00Z" w16du:dateUtc="2026-09-25T13:38:00Z">
            <w:rPr>
              <w:rFonts w:ascii="Times New Roman" w:hAnsi="Times New Roman" w:cs="Times New Roman"/>
              <w:sz w:val="22"/>
              <w:szCs w:val="22"/>
            </w:rPr>
          </w:rPrChange>
        </w:rPr>
        <w:t xml:space="preserve">, </w:t>
      </w:r>
      <w:proofErr w:type="spellStart"/>
      <w:r w:rsidRPr="00DD3042">
        <w:rPr>
          <w:rFonts w:ascii="Times New Roman" w:hAnsi="Times New Roman" w:cs="Times New Roman"/>
          <w:sz w:val="20"/>
          <w:szCs w:val="20"/>
          <w:rPrChange w:id="1753" w:author="michaelaanas23@gmail.com" w:date="2026-09-25T21:38:00Z" w16du:dateUtc="2026-09-25T13:38:00Z">
            <w:rPr>
              <w:rFonts w:ascii="Times New Roman" w:hAnsi="Times New Roman" w:cs="Times New Roman"/>
              <w:sz w:val="22"/>
              <w:szCs w:val="22"/>
            </w:rPr>
          </w:rPrChange>
        </w:rPr>
        <w:t>InventoryLog</w:t>
      </w:r>
      <w:proofErr w:type="spellEnd"/>
      <w:r w:rsidRPr="00DD3042">
        <w:rPr>
          <w:rFonts w:ascii="Times New Roman" w:hAnsi="Times New Roman" w:cs="Times New Roman"/>
          <w:sz w:val="20"/>
          <w:szCs w:val="20"/>
          <w:rPrChange w:id="1754" w:author="michaelaanas23@gmail.com" w:date="2026-09-25T21:38:00Z" w16du:dateUtc="2026-09-25T13:38:00Z">
            <w:rPr>
              <w:rFonts w:ascii="Times New Roman" w:hAnsi="Times New Roman" w:cs="Times New Roman"/>
              <w:sz w:val="22"/>
              <w:szCs w:val="22"/>
            </w:rPr>
          </w:rPrChange>
        </w:rPr>
        <w:t xml:space="preserve">, OTP, and </w:t>
      </w:r>
      <w:proofErr w:type="spellStart"/>
      <w:r w:rsidRPr="00DD3042">
        <w:rPr>
          <w:rFonts w:ascii="Times New Roman" w:hAnsi="Times New Roman" w:cs="Times New Roman"/>
          <w:sz w:val="20"/>
          <w:szCs w:val="20"/>
          <w:rPrChange w:id="1755" w:author="michaelaanas23@gmail.com" w:date="2026-09-25T21:38:00Z" w16du:dateUtc="2026-09-25T13:38:00Z">
            <w:rPr>
              <w:rFonts w:ascii="Times New Roman" w:hAnsi="Times New Roman" w:cs="Times New Roman"/>
              <w:sz w:val="22"/>
              <w:szCs w:val="22"/>
            </w:rPr>
          </w:rPrChange>
        </w:rPr>
        <w:t>PasswordReset</w:t>
      </w:r>
      <w:proofErr w:type="spellEnd"/>
      <w:r w:rsidRPr="00DD3042">
        <w:rPr>
          <w:rFonts w:ascii="Times New Roman" w:hAnsi="Times New Roman" w:cs="Times New Roman"/>
          <w:sz w:val="20"/>
          <w:szCs w:val="20"/>
          <w:rPrChange w:id="1756" w:author="michaelaanas23@gmail.com" w:date="2026-09-25T21:38:00Z" w16du:dateUtc="2026-09-25T13:38:00Z">
            <w:rPr>
              <w:rFonts w:ascii="Times New Roman" w:hAnsi="Times New Roman" w:cs="Times New Roman"/>
              <w:sz w:val="22"/>
              <w:szCs w:val="22"/>
            </w:rPr>
          </w:rPrChange>
        </w:rPr>
        <w:t>. This ensures structural data integrity through the strict application of primary-key and foreign-key constraints. The relational structure allows H2Ops to efficiently organize and retrieve information while maintaining relationships between different operational records. For example, sales transactions can be associated with specific branches, users, products, and customers. This centralized database structure supports the system's reporting and analytics functions by providing organized and consistent data for processing.</w:t>
      </w:r>
    </w:p>
    <w:p w14:paraId="3AD2489F" w14:textId="77777777" w:rsidR="004A61B4" w:rsidRPr="00DD3042" w:rsidRDefault="004A61B4">
      <w:pPr>
        <w:spacing w:line="276" w:lineRule="auto"/>
        <w:jc w:val="both"/>
        <w:rPr>
          <w:rFonts w:ascii="Times New Roman" w:hAnsi="Times New Roman" w:cs="Times New Roman"/>
          <w:sz w:val="20"/>
          <w:szCs w:val="20"/>
          <w:rPrChange w:id="1757" w:author="michaelaanas23@gmail.com" w:date="2026-09-25T21:38:00Z" w16du:dateUtc="2026-09-25T13:38:00Z">
            <w:rPr>
              <w:rFonts w:ascii="Times New Roman" w:hAnsi="Times New Roman" w:cs="Times New Roman"/>
              <w:sz w:val="22"/>
              <w:szCs w:val="22"/>
            </w:rPr>
          </w:rPrChange>
        </w:rPr>
        <w:pPrChange w:id="1758" w:author="michaelaanas23@gmail.com" w:date="2026-09-25T21:55:00Z" w16du:dateUtc="2026-09-25T13:55:00Z">
          <w:pPr>
            <w:spacing w:line="360" w:lineRule="auto"/>
            <w:jc w:val="both"/>
          </w:pPr>
        </w:pPrChange>
      </w:pPr>
    </w:p>
    <w:p w14:paraId="2A80F354" w14:textId="77777777" w:rsidR="004A61B4" w:rsidRPr="00DD3042" w:rsidRDefault="004A61B4">
      <w:pPr>
        <w:spacing w:line="276" w:lineRule="auto"/>
        <w:jc w:val="both"/>
        <w:rPr>
          <w:rFonts w:ascii="Times New Roman" w:hAnsi="Times New Roman" w:cs="Times New Roman"/>
          <w:sz w:val="20"/>
          <w:szCs w:val="20"/>
          <w:rPrChange w:id="1759" w:author="michaelaanas23@gmail.com" w:date="2026-09-25T21:38:00Z" w16du:dateUtc="2026-09-25T13:38:00Z">
            <w:rPr>
              <w:rFonts w:ascii="Times New Roman" w:hAnsi="Times New Roman" w:cs="Times New Roman"/>
              <w:sz w:val="22"/>
              <w:szCs w:val="22"/>
            </w:rPr>
          </w:rPrChange>
        </w:rPr>
        <w:pPrChange w:id="1760" w:author="michaelaanas23@gmail.com" w:date="2026-09-25T21:55:00Z" w16du:dateUtc="2026-09-25T13:55:00Z">
          <w:pPr>
            <w:spacing w:line="360" w:lineRule="auto"/>
            <w:jc w:val="both"/>
          </w:pPr>
        </w:pPrChange>
      </w:pPr>
      <w:r w:rsidRPr="00DD3042">
        <w:rPr>
          <w:rFonts w:ascii="Times New Roman" w:hAnsi="Times New Roman" w:cs="Times New Roman"/>
          <w:b/>
          <w:bCs/>
          <w:sz w:val="20"/>
          <w:szCs w:val="20"/>
          <w:rPrChange w:id="1761" w:author="michaelaanas23@gmail.com" w:date="2026-09-25T21:38:00Z" w16du:dateUtc="2026-09-25T13:38:00Z">
            <w:rPr>
              <w:rFonts w:ascii="Times New Roman" w:hAnsi="Times New Roman" w:cs="Times New Roman"/>
              <w:b/>
              <w:bCs/>
              <w:sz w:val="22"/>
              <w:szCs w:val="22"/>
            </w:rPr>
          </w:rPrChange>
        </w:rPr>
        <w:t>3.3.2 Client-Side Architecture</w:t>
      </w:r>
    </w:p>
    <w:p w14:paraId="3003B1BC" w14:textId="77777777" w:rsidR="004A61B4" w:rsidRPr="00DD3042" w:rsidRDefault="004A61B4">
      <w:pPr>
        <w:spacing w:line="276" w:lineRule="auto"/>
        <w:jc w:val="both"/>
        <w:rPr>
          <w:rFonts w:ascii="Times New Roman" w:hAnsi="Times New Roman" w:cs="Times New Roman"/>
          <w:sz w:val="20"/>
          <w:szCs w:val="20"/>
          <w:rPrChange w:id="1762" w:author="michaelaanas23@gmail.com" w:date="2026-09-25T21:38:00Z" w16du:dateUtc="2026-09-25T13:38:00Z">
            <w:rPr>
              <w:rFonts w:ascii="Times New Roman" w:hAnsi="Times New Roman" w:cs="Times New Roman"/>
              <w:sz w:val="22"/>
              <w:szCs w:val="22"/>
            </w:rPr>
          </w:rPrChange>
        </w:rPr>
        <w:pPrChange w:id="1763" w:author="michaelaanas23@gmail.com" w:date="2026-09-25T21:55:00Z" w16du:dateUtc="2026-09-25T13:55:00Z">
          <w:pPr>
            <w:spacing w:line="360" w:lineRule="auto"/>
            <w:jc w:val="both"/>
          </w:pPr>
        </w:pPrChange>
      </w:pPr>
      <w:r w:rsidRPr="00DD3042">
        <w:rPr>
          <w:rFonts w:ascii="Times New Roman" w:hAnsi="Times New Roman" w:cs="Times New Roman"/>
          <w:sz w:val="20"/>
          <w:szCs w:val="20"/>
          <w:rPrChange w:id="1764" w:author="michaelaanas23@gmail.com" w:date="2026-09-25T21:38:00Z" w16du:dateUtc="2026-09-25T13:38:00Z">
            <w:rPr>
              <w:rFonts w:ascii="Times New Roman" w:hAnsi="Times New Roman" w:cs="Times New Roman"/>
              <w:sz w:val="22"/>
              <w:szCs w:val="22"/>
            </w:rPr>
          </w:rPrChange>
        </w:rPr>
        <w:t> The client-side represents the presentation layer of the H2Ops platform, serving as the primary interface through which authorized staff and administrators interact with the system. Because H2Ops is a web-based solution, it is designed for cross-platform accessibility; users can access the system via standard web browsers on desktops, tablets, or smartphones without the need for localized software installation.</w:t>
      </w:r>
    </w:p>
    <w:p w14:paraId="18C6596F" w14:textId="77777777" w:rsidR="004A61B4" w:rsidRPr="00DD3042" w:rsidRDefault="004A61B4">
      <w:pPr>
        <w:spacing w:line="276" w:lineRule="auto"/>
        <w:jc w:val="both"/>
        <w:rPr>
          <w:rFonts w:ascii="Times New Roman" w:hAnsi="Times New Roman" w:cs="Times New Roman"/>
          <w:sz w:val="20"/>
          <w:szCs w:val="20"/>
          <w:rPrChange w:id="1765" w:author="michaelaanas23@gmail.com" w:date="2026-09-25T21:38:00Z" w16du:dateUtc="2026-09-25T13:38:00Z">
            <w:rPr>
              <w:rFonts w:ascii="Times New Roman" w:hAnsi="Times New Roman" w:cs="Times New Roman"/>
              <w:sz w:val="22"/>
              <w:szCs w:val="22"/>
            </w:rPr>
          </w:rPrChange>
        </w:rPr>
        <w:pPrChange w:id="1766" w:author="michaelaanas23@gmail.com" w:date="2026-09-25T21:55:00Z" w16du:dateUtc="2026-09-25T13:55:00Z">
          <w:pPr>
            <w:spacing w:line="360" w:lineRule="auto"/>
            <w:jc w:val="both"/>
          </w:pPr>
        </w:pPrChange>
      </w:pPr>
      <w:r w:rsidRPr="00DD3042">
        <w:rPr>
          <w:rFonts w:ascii="Times New Roman" w:hAnsi="Times New Roman" w:cs="Times New Roman"/>
          <w:sz w:val="20"/>
          <w:szCs w:val="20"/>
          <w:rPrChange w:id="1767" w:author="michaelaanas23@gmail.com" w:date="2026-09-25T21:38:00Z" w16du:dateUtc="2026-09-25T13:38:00Z">
            <w:rPr>
              <w:rFonts w:ascii="Times New Roman" w:hAnsi="Times New Roman" w:cs="Times New Roman"/>
              <w:sz w:val="22"/>
              <w:szCs w:val="22"/>
            </w:rPr>
          </w:rPrChange>
        </w:rPr>
        <w:t>The frontend is constructed using a modern web stack to ensure a responsive and interactive user experience:</w:t>
      </w:r>
    </w:p>
    <w:p w14:paraId="0C61AC87" w14:textId="77777777" w:rsidR="004A61B4" w:rsidRPr="00DD3042" w:rsidRDefault="004A61B4">
      <w:pPr>
        <w:spacing w:line="276" w:lineRule="auto"/>
        <w:jc w:val="both"/>
        <w:rPr>
          <w:rFonts w:ascii="Times New Roman" w:hAnsi="Times New Roman" w:cs="Times New Roman"/>
          <w:sz w:val="20"/>
          <w:szCs w:val="20"/>
          <w:rPrChange w:id="1768" w:author="michaelaanas23@gmail.com" w:date="2026-09-25T21:38:00Z" w16du:dateUtc="2026-09-25T13:38:00Z">
            <w:rPr>
              <w:rFonts w:ascii="Times New Roman" w:hAnsi="Times New Roman" w:cs="Times New Roman"/>
              <w:sz w:val="22"/>
              <w:szCs w:val="22"/>
            </w:rPr>
          </w:rPrChange>
        </w:rPr>
        <w:pPrChange w:id="1769" w:author="michaelaanas23@gmail.com" w:date="2026-09-25T21:55:00Z" w16du:dateUtc="2026-09-25T13:55:00Z">
          <w:pPr>
            <w:spacing w:line="360" w:lineRule="auto"/>
            <w:jc w:val="both"/>
          </w:pPr>
        </w:pPrChange>
      </w:pPr>
      <w:r w:rsidRPr="00DD3042">
        <w:rPr>
          <w:rFonts w:ascii="Times New Roman" w:hAnsi="Times New Roman" w:cs="Times New Roman"/>
          <w:b/>
          <w:bCs/>
          <w:sz w:val="20"/>
          <w:szCs w:val="20"/>
          <w:rPrChange w:id="1770" w:author="michaelaanas23@gmail.com" w:date="2026-09-25T21:38:00Z" w16du:dateUtc="2026-09-25T13:38:00Z">
            <w:rPr>
              <w:rFonts w:ascii="Times New Roman" w:hAnsi="Times New Roman" w:cs="Times New Roman"/>
              <w:b/>
              <w:bCs/>
              <w:sz w:val="22"/>
              <w:szCs w:val="22"/>
            </w:rPr>
          </w:rPrChange>
        </w:rPr>
        <w:t>HTML5</w:t>
      </w:r>
      <w:r w:rsidRPr="00DD3042">
        <w:rPr>
          <w:rFonts w:ascii="Times New Roman" w:hAnsi="Times New Roman" w:cs="Times New Roman"/>
          <w:sz w:val="20"/>
          <w:szCs w:val="20"/>
          <w:rPrChange w:id="1771" w:author="michaelaanas23@gmail.com" w:date="2026-09-25T21:38:00Z" w16du:dateUtc="2026-09-25T13:38:00Z">
            <w:rPr>
              <w:rFonts w:ascii="Times New Roman" w:hAnsi="Times New Roman" w:cs="Times New Roman"/>
              <w:sz w:val="22"/>
              <w:szCs w:val="22"/>
            </w:rPr>
          </w:rPrChange>
        </w:rPr>
        <w:t>: This serves as the semantic foundation of the application. It establishes the structural framework for all system components, including the administrative dashboards, secure login forms, sales registers, and inventory management logs.</w:t>
      </w:r>
    </w:p>
    <w:p w14:paraId="1A24692C" w14:textId="77777777" w:rsidR="004A61B4" w:rsidRPr="00DD3042" w:rsidRDefault="004A61B4">
      <w:pPr>
        <w:spacing w:line="276" w:lineRule="auto"/>
        <w:jc w:val="both"/>
        <w:rPr>
          <w:rFonts w:ascii="Times New Roman" w:hAnsi="Times New Roman" w:cs="Times New Roman"/>
          <w:sz w:val="20"/>
          <w:szCs w:val="20"/>
          <w:rPrChange w:id="1772" w:author="michaelaanas23@gmail.com" w:date="2026-09-25T21:38:00Z" w16du:dateUtc="2026-09-25T13:38:00Z">
            <w:rPr>
              <w:rFonts w:ascii="Times New Roman" w:hAnsi="Times New Roman" w:cs="Times New Roman"/>
              <w:sz w:val="22"/>
              <w:szCs w:val="22"/>
            </w:rPr>
          </w:rPrChange>
        </w:rPr>
        <w:pPrChange w:id="1773" w:author="michaelaanas23@gmail.com" w:date="2026-09-25T21:55:00Z" w16du:dateUtc="2026-09-25T13:55:00Z">
          <w:pPr>
            <w:spacing w:line="360" w:lineRule="auto"/>
            <w:jc w:val="both"/>
          </w:pPr>
        </w:pPrChange>
      </w:pPr>
      <w:r w:rsidRPr="00DD3042">
        <w:rPr>
          <w:rFonts w:ascii="Times New Roman" w:hAnsi="Times New Roman" w:cs="Times New Roman"/>
          <w:b/>
          <w:bCs/>
          <w:sz w:val="20"/>
          <w:szCs w:val="20"/>
          <w:rPrChange w:id="1774" w:author="michaelaanas23@gmail.com" w:date="2026-09-25T21:38:00Z" w16du:dateUtc="2026-09-25T13:38:00Z">
            <w:rPr>
              <w:rFonts w:ascii="Times New Roman" w:hAnsi="Times New Roman" w:cs="Times New Roman"/>
              <w:b/>
              <w:bCs/>
              <w:sz w:val="22"/>
              <w:szCs w:val="22"/>
            </w:rPr>
          </w:rPrChange>
        </w:rPr>
        <w:t>CSS3</w:t>
      </w:r>
      <w:r w:rsidRPr="00DD3042">
        <w:rPr>
          <w:rFonts w:ascii="Times New Roman" w:hAnsi="Times New Roman" w:cs="Times New Roman"/>
          <w:sz w:val="20"/>
          <w:szCs w:val="20"/>
          <w:rPrChange w:id="1775" w:author="michaelaanas23@gmail.com" w:date="2026-09-25T21:38:00Z" w16du:dateUtc="2026-09-25T13:38:00Z">
            <w:rPr>
              <w:rFonts w:ascii="Times New Roman" w:hAnsi="Times New Roman" w:cs="Times New Roman"/>
              <w:sz w:val="22"/>
              <w:szCs w:val="22"/>
            </w:rPr>
          </w:rPrChange>
        </w:rPr>
        <w:t>: Is utilized to govern the visual presentation, styling, and typography of the platform. By implementing responsive grid systems and Flexbox layouts, the researchers ensure that the interface automatically adapts to various screen dimensions, maintaining usability across both mobile and desktop devices.</w:t>
      </w:r>
    </w:p>
    <w:p w14:paraId="01E38452" w14:textId="77777777" w:rsidR="004A61B4" w:rsidRPr="00DD3042" w:rsidRDefault="004A61B4">
      <w:pPr>
        <w:spacing w:line="276" w:lineRule="auto"/>
        <w:jc w:val="both"/>
        <w:rPr>
          <w:rFonts w:ascii="Times New Roman" w:hAnsi="Times New Roman" w:cs="Times New Roman"/>
          <w:sz w:val="20"/>
          <w:szCs w:val="20"/>
          <w:rPrChange w:id="1776" w:author="michaelaanas23@gmail.com" w:date="2026-09-25T21:38:00Z" w16du:dateUtc="2026-09-25T13:38:00Z">
            <w:rPr>
              <w:rFonts w:ascii="Times New Roman" w:hAnsi="Times New Roman" w:cs="Times New Roman"/>
              <w:sz w:val="22"/>
              <w:szCs w:val="22"/>
            </w:rPr>
          </w:rPrChange>
        </w:rPr>
        <w:pPrChange w:id="1777" w:author="michaelaanas23@gmail.com" w:date="2026-09-25T21:55:00Z" w16du:dateUtc="2026-09-25T13:55:00Z">
          <w:pPr>
            <w:spacing w:line="360" w:lineRule="auto"/>
            <w:jc w:val="both"/>
          </w:pPr>
        </w:pPrChange>
      </w:pPr>
      <w:r w:rsidRPr="00DD3042">
        <w:rPr>
          <w:rFonts w:ascii="Times New Roman" w:hAnsi="Times New Roman" w:cs="Times New Roman"/>
          <w:b/>
          <w:bCs/>
          <w:sz w:val="20"/>
          <w:szCs w:val="20"/>
          <w:rPrChange w:id="1778" w:author="michaelaanas23@gmail.com" w:date="2026-09-25T21:38:00Z" w16du:dateUtc="2026-09-25T13:38:00Z">
            <w:rPr>
              <w:rFonts w:ascii="Times New Roman" w:hAnsi="Times New Roman" w:cs="Times New Roman"/>
              <w:b/>
              <w:bCs/>
              <w:sz w:val="22"/>
              <w:szCs w:val="22"/>
            </w:rPr>
          </w:rPrChange>
        </w:rPr>
        <w:t>JavaScript (ES6):</w:t>
      </w:r>
      <w:r w:rsidRPr="00DD3042">
        <w:rPr>
          <w:rFonts w:ascii="Times New Roman" w:hAnsi="Times New Roman" w:cs="Times New Roman"/>
          <w:sz w:val="20"/>
          <w:szCs w:val="20"/>
          <w:rPrChange w:id="1779" w:author="michaelaanas23@gmail.com" w:date="2026-09-25T21:38:00Z" w16du:dateUtc="2026-09-25T13:38:00Z">
            <w:rPr>
              <w:rFonts w:ascii="Times New Roman" w:hAnsi="Times New Roman" w:cs="Times New Roman"/>
              <w:sz w:val="22"/>
              <w:szCs w:val="22"/>
            </w:rPr>
          </w:rPrChange>
        </w:rPr>
        <w:t xml:space="preserve"> JavaScript handles the dynamic interactivity of the client-side. It manages asynchronous UI updates—such as real-time price calculations during product selection in the Point of Sale (POS) module—and smooth interface transitions. This ensures a fluid user experience by reducing the need for constant page reloads.</w:t>
      </w:r>
    </w:p>
    <w:p w14:paraId="1057EE45" w14:textId="77777777" w:rsidR="004A61B4" w:rsidRPr="00DD3042" w:rsidRDefault="004A61B4">
      <w:pPr>
        <w:spacing w:line="276" w:lineRule="auto"/>
        <w:jc w:val="both"/>
        <w:rPr>
          <w:rFonts w:ascii="Times New Roman" w:hAnsi="Times New Roman" w:cs="Times New Roman"/>
          <w:sz w:val="20"/>
          <w:szCs w:val="20"/>
          <w:rPrChange w:id="1780" w:author="michaelaanas23@gmail.com" w:date="2026-09-25T21:38:00Z" w16du:dateUtc="2026-09-25T13:38:00Z">
            <w:rPr>
              <w:rFonts w:ascii="Times New Roman" w:hAnsi="Times New Roman" w:cs="Times New Roman"/>
              <w:sz w:val="22"/>
              <w:szCs w:val="22"/>
            </w:rPr>
          </w:rPrChange>
        </w:rPr>
        <w:pPrChange w:id="1781" w:author="michaelaanas23@gmail.com" w:date="2026-09-25T21:55:00Z" w16du:dateUtc="2026-09-25T13:55:00Z">
          <w:pPr>
            <w:spacing w:line="360" w:lineRule="auto"/>
            <w:jc w:val="both"/>
          </w:pPr>
        </w:pPrChange>
      </w:pPr>
      <w:r w:rsidRPr="00DD3042">
        <w:rPr>
          <w:sz w:val="20"/>
          <w:szCs w:val="20"/>
          <w:rPrChange w:id="1782" w:author="michaelaanas23@gmail.com" w:date="2026-09-25T21:38:00Z" w16du:dateUtc="2026-09-25T13:38:00Z">
            <w:rPr/>
          </w:rPrChange>
        </w:rPr>
        <w:fldChar w:fldCharType="begin"/>
      </w:r>
      <w:r w:rsidRPr="00DD3042">
        <w:rPr>
          <w:sz w:val="20"/>
          <w:szCs w:val="20"/>
          <w:rPrChange w:id="1783" w:author="michaelaanas23@gmail.com" w:date="2026-09-25T21:38:00Z" w16du:dateUtc="2026-09-25T13:38:00Z">
            <w:rPr/>
          </w:rPrChange>
        </w:rPr>
        <w:instrText>HYPERLINK "http://chart.js"</w:instrText>
      </w:r>
      <w:r w:rsidRPr="00EA3194">
        <w:rPr>
          <w:sz w:val="20"/>
          <w:szCs w:val="20"/>
        </w:rPr>
      </w:r>
      <w:r w:rsidRPr="00DD3042">
        <w:rPr>
          <w:sz w:val="20"/>
          <w:szCs w:val="20"/>
          <w:rPrChange w:id="1784" w:author="michaelaanas23@gmail.com" w:date="2026-09-25T21:38:00Z" w16du:dateUtc="2026-09-25T13:38:00Z">
            <w:rPr/>
          </w:rPrChange>
        </w:rPr>
        <w:fldChar w:fldCharType="separate"/>
      </w:r>
      <w:r w:rsidRPr="00DD3042">
        <w:rPr>
          <w:rStyle w:val="Hyperlink"/>
          <w:rFonts w:ascii="Times New Roman" w:hAnsi="Times New Roman" w:cs="Times New Roman"/>
          <w:b/>
          <w:bCs/>
          <w:color w:val="000000" w:themeColor="text1"/>
          <w:sz w:val="20"/>
          <w:szCs w:val="20"/>
          <w:rPrChange w:id="1785" w:author="michaelaanas23@gmail.com" w:date="2026-09-25T21:38:00Z" w16du:dateUtc="2026-09-25T13:38:00Z">
            <w:rPr>
              <w:rStyle w:val="Hyperlink"/>
              <w:rFonts w:ascii="Times New Roman" w:hAnsi="Times New Roman" w:cs="Times New Roman"/>
              <w:b/>
              <w:bCs/>
              <w:color w:val="000000" w:themeColor="text1"/>
              <w:sz w:val="22"/>
              <w:szCs w:val="22"/>
            </w:rPr>
          </w:rPrChange>
        </w:rPr>
        <w:t>Chart.js</w:t>
      </w:r>
      <w:r w:rsidRPr="00DD3042">
        <w:rPr>
          <w:sz w:val="20"/>
          <w:szCs w:val="20"/>
          <w:rPrChange w:id="1786" w:author="michaelaanas23@gmail.com" w:date="2026-09-25T21:38:00Z" w16du:dateUtc="2026-09-25T13:38:00Z">
            <w:rPr/>
          </w:rPrChange>
        </w:rPr>
        <w:fldChar w:fldCharType="end"/>
      </w:r>
      <w:r w:rsidRPr="00DD3042">
        <w:rPr>
          <w:rFonts w:ascii="Times New Roman" w:hAnsi="Times New Roman" w:cs="Times New Roman"/>
          <w:b/>
          <w:bCs/>
          <w:sz w:val="20"/>
          <w:szCs w:val="20"/>
          <w:rPrChange w:id="1787" w:author="michaelaanas23@gmail.com" w:date="2026-09-25T21:38:00Z" w16du:dateUtc="2026-09-25T13:38:00Z">
            <w:rPr>
              <w:rFonts w:ascii="Times New Roman" w:hAnsi="Times New Roman" w:cs="Times New Roman"/>
              <w:b/>
              <w:bCs/>
              <w:sz w:val="22"/>
              <w:szCs w:val="22"/>
            </w:rPr>
          </w:rPrChange>
        </w:rPr>
        <w:t>:</w:t>
      </w:r>
      <w:r w:rsidRPr="00DD3042">
        <w:rPr>
          <w:rFonts w:ascii="Times New Roman" w:hAnsi="Times New Roman" w:cs="Times New Roman"/>
          <w:sz w:val="20"/>
          <w:szCs w:val="20"/>
          <w:rPrChange w:id="1788" w:author="michaelaanas23@gmail.com" w:date="2026-09-25T21:38:00Z" w16du:dateUtc="2026-09-25T13:38:00Z">
            <w:rPr>
              <w:rFonts w:ascii="Times New Roman" w:hAnsi="Times New Roman" w:cs="Times New Roman"/>
              <w:sz w:val="22"/>
              <w:szCs w:val="22"/>
            </w:rPr>
          </w:rPrChange>
        </w:rPr>
        <w:t xml:space="preserve"> To support managerial decision-making, Chart.js is integrated into the administrator’s dashboard. This library parses JSON-formatted analytics datasets provided by the server to render interactive line graphs, bar charts, and historical sales comparisons. These visualizations allow stakeholders to identify trends at a glance.</w:t>
      </w:r>
    </w:p>
    <w:p w14:paraId="66F4021D" w14:textId="5E0DCD46" w:rsidR="004A61B4" w:rsidRPr="00DD3042" w:rsidDel="00DD3042" w:rsidRDefault="004A61B4">
      <w:pPr>
        <w:spacing w:line="276" w:lineRule="auto"/>
        <w:jc w:val="both"/>
        <w:rPr>
          <w:del w:id="1789" w:author="michaelaanas23@gmail.com" w:date="2026-09-25T21:38:00Z" w16du:dateUtc="2026-09-25T13:38:00Z"/>
          <w:rFonts w:ascii="Times New Roman" w:hAnsi="Times New Roman" w:cs="Times New Roman"/>
          <w:sz w:val="20"/>
          <w:szCs w:val="20"/>
          <w:rPrChange w:id="1790" w:author="michaelaanas23@gmail.com" w:date="2026-09-25T21:38:00Z" w16du:dateUtc="2026-09-25T13:38:00Z">
            <w:rPr>
              <w:del w:id="1791" w:author="michaelaanas23@gmail.com" w:date="2026-09-25T21:38:00Z" w16du:dateUtc="2026-09-25T13:38:00Z"/>
              <w:rFonts w:ascii="Times New Roman" w:hAnsi="Times New Roman" w:cs="Times New Roman"/>
              <w:sz w:val="22"/>
              <w:szCs w:val="22"/>
            </w:rPr>
          </w:rPrChange>
        </w:rPr>
        <w:pPrChange w:id="1792" w:author="michaelaanas23@gmail.com" w:date="2026-09-25T21:55:00Z" w16du:dateUtc="2026-09-25T13:55:00Z">
          <w:pPr>
            <w:spacing w:line="360" w:lineRule="auto"/>
            <w:jc w:val="both"/>
          </w:pPr>
        </w:pPrChange>
      </w:pPr>
      <w:r w:rsidRPr="00DD3042">
        <w:rPr>
          <w:rFonts w:ascii="Times New Roman" w:hAnsi="Times New Roman" w:cs="Times New Roman"/>
          <w:b/>
          <w:bCs/>
          <w:sz w:val="20"/>
          <w:szCs w:val="20"/>
          <w:rPrChange w:id="1793" w:author="michaelaanas23@gmail.com" w:date="2026-09-25T21:38:00Z" w16du:dateUtc="2026-09-25T13:38:00Z">
            <w:rPr>
              <w:rFonts w:ascii="Times New Roman" w:hAnsi="Times New Roman" w:cs="Times New Roman"/>
              <w:b/>
              <w:bCs/>
              <w:sz w:val="22"/>
              <w:szCs w:val="22"/>
            </w:rPr>
          </w:rPrChange>
        </w:rPr>
        <w:t>Jinja2 Templating Engine</w:t>
      </w:r>
      <w:r w:rsidRPr="00DD3042">
        <w:rPr>
          <w:rFonts w:ascii="Times New Roman" w:hAnsi="Times New Roman" w:cs="Times New Roman"/>
          <w:sz w:val="20"/>
          <w:szCs w:val="20"/>
          <w:rPrChange w:id="1794" w:author="michaelaanas23@gmail.com" w:date="2026-09-25T21:38:00Z" w16du:dateUtc="2026-09-25T13:38:00Z">
            <w:rPr>
              <w:rFonts w:ascii="Times New Roman" w:hAnsi="Times New Roman" w:cs="Times New Roman"/>
              <w:sz w:val="22"/>
              <w:szCs w:val="22"/>
            </w:rPr>
          </w:rPrChange>
        </w:rPr>
        <w:t>: Jinja2 acts as the bridge between the Flask backend and the frontend. This server-side engine compiles variables, conditional logic, and loops into standard HTML before it is served to the client. This allows the system to display dynamic, context-aware content, such as branch-specific product lists or real-time low-stock alerts tailored to the logged-in user's permissions.</w:t>
      </w:r>
    </w:p>
    <w:p w14:paraId="3A01F8E3" w14:textId="77777777" w:rsidR="004A61B4" w:rsidRPr="00DD3042" w:rsidRDefault="004A61B4">
      <w:pPr>
        <w:spacing w:line="276" w:lineRule="auto"/>
        <w:jc w:val="both"/>
        <w:rPr>
          <w:rFonts w:ascii="Times New Roman" w:hAnsi="Times New Roman" w:cs="Times New Roman"/>
          <w:sz w:val="20"/>
          <w:szCs w:val="20"/>
          <w:rPrChange w:id="1795" w:author="michaelaanas23@gmail.com" w:date="2026-09-25T21:38:00Z" w16du:dateUtc="2026-09-25T13:38:00Z">
            <w:rPr>
              <w:rFonts w:ascii="Times New Roman" w:hAnsi="Times New Roman" w:cs="Times New Roman"/>
              <w:sz w:val="22"/>
              <w:szCs w:val="22"/>
            </w:rPr>
          </w:rPrChange>
        </w:rPr>
        <w:pPrChange w:id="1796" w:author="michaelaanas23@gmail.com" w:date="2026-09-25T21:55:00Z" w16du:dateUtc="2026-09-25T13:55:00Z">
          <w:pPr>
            <w:spacing w:line="360" w:lineRule="auto"/>
            <w:jc w:val="both"/>
          </w:pPr>
        </w:pPrChange>
      </w:pPr>
    </w:p>
    <w:p w14:paraId="78B5FAF2" w14:textId="77777777" w:rsidR="004A61B4" w:rsidRPr="00DD3042" w:rsidRDefault="004A61B4">
      <w:pPr>
        <w:spacing w:line="276" w:lineRule="auto"/>
        <w:jc w:val="both"/>
        <w:rPr>
          <w:rFonts w:ascii="Times New Roman" w:hAnsi="Times New Roman" w:cs="Times New Roman"/>
          <w:sz w:val="20"/>
          <w:szCs w:val="20"/>
          <w:rPrChange w:id="1797" w:author="michaelaanas23@gmail.com" w:date="2026-09-25T21:38:00Z" w16du:dateUtc="2026-09-25T13:38:00Z">
            <w:rPr>
              <w:rFonts w:ascii="Times New Roman" w:hAnsi="Times New Roman" w:cs="Times New Roman"/>
              <w:sz w:val="22"/>
              <w:szCs w:val="22"/>
            </w:rPr>
          </w:rPrChange>
        </w:rPr>
        <w:pPrChange w:id="1798" w:author="michaelaanas23@gmail.com" w:date="2026-09-25T21:55:00Z" w16du:dateUtc="2026-09-25T13:55:00Z">
          <w:pPr>
            <w:spacing w:line="360" w:lineRule="auto"/>
            <w:jc w:val="both"/>
          </w:pPr>
        </w:pPrChange>
      </w:pPr>
      <w:r w:rsidRPr="00DD3042">
        <w:rPr>
          <w:rFonts w:ascii="Times New Roman" w:hAnsi="Times New Roman" w:cs="Times New Roman"/>
          <w:b/>
          <w:bCs/>
          <w:sz w:val="20"/>
          <w:szCs w:val="20"/>
          <w:rPrChange w:id="1799" w:author="michaelaanas23@gmail.com" w:date="2026-09-25T21:38:00Z" w16du:dateUtc="2026-09-25T13:38:00Z">
            <w:rPr>
              <w:rFonts w:ascii="Times New Roman" w:hAnsi="Times New Roman" w:cs="Times New Roman"/>
              <w:b/>
              <w:bCs/>
              <w:sz w:val="22"/>
              <w:szCs w:val="22"/>
            </w:rPr>
          </w:rPrChange>
        </w:rPr>
        <w:t>3.3.3 Architectural Benefits </w:t>
      </w:r>
    </w:p>
    <w:p w14:paraId="786917FD" w14:textId="77777777" w:rsidR="004A61B4" w:rsidRPr="00DD3042" w:rsidRDefault="004A61B4">
      <w:pPr>
        <w:spacing w:line="276" w:lineRule="auto"/>
        <w:jc w:val="both"/>
        <w:rPr>
          <w:rFonts w:ascii="Times New Roman" w:hAnsi="Times New Roman" w:cs="Times New Roman"/>
          <w:sz w:val="20"/>
          <w:szCs w:val="20"/>
          <w:rPrChange w:id="1800" w:author="michaelaanas23@gmail.com" w:date="2026-09-25T21:38:00Z" w16du:dateUtc="2026-09-25T13:38:00Z">
            <w:rPr>
              <w:rFonts w:ascii="Times New Roman" w:hAnsi="Times New Roman" w:cs="Times New Roman"/>
              <w:sz w:val="22"/>
              <w:szCs w:val="22"/>
            </w:rPr>
          </w:rPrChange>
        </w:rPr>
        <w:pPrChange w:id="1801" w:author="michaelaanas23@gmail.com" w:date="2026-09-25T21:55:00Z" w16du:dateUtc="2026-09-25T13:55:00Z">
          <w:pPr>
            <w:spacing w:line="360" w:lineRule="auto"/>
            <w:jc w:val="both"/>
          </w:pPr>
        </w:pPrChange>
      </w:pPr>
      <w:r w:rsidRPr="00DD3042">
        <w:rPr>
          <w:rFonts w:ascii="Times New Roman" w:hAnsi="Times New Roman" w:cs="Times New Roman"/>
          <w:sz w:val="20"/>
          <w:szCs w:val="20"/>
          <w:rPrChange w:id="1802" w:author="michaelaanas23@gmail.com" w:date="2026-09-25T21:38:00Z" w16du:dateUtc="2026-09-25T13:38:00Z">
            <w:rPr>
              <w:rFonts w:ascii="Times New Roman" w:hAnsi="Times New Roman" w:cs="Times New Roman"/>
              <w:sz w:val="22"/>
              <w:szCs w:val="22"/>
            </w:rPr>
          </w:rPrChange>
        </w:rPr>
        <w:lastRenderedPageBreak/>
        <w:t>The adoption of a Client-Server Architecture provides several critical strategic advantages for High Island V:</w:t>
      </w:r>
    </w:p>
    <w:p w14:paraId="72CA2B56" w14:textId="77777777" w:rsidR="004A61B4" w:rsidRPr="00DD3042" w:rsidRDefault="004A61B4">
      <w:pPr>
        <w:spacing w:line="276" w:lineRule="auto"/>
        <w:jc w:val="both"/>
        <w:rPr>
          <w:rFonts w:ascii="Times New Roman" w:hAnsi="Times New Roman" w:cs="Times New Roman"/>
          <w:sz w:val="20"/>
          <w:szCs w:val="20"/>
          <w:rPrChange w:id="1803" w:author="michaelaanas23@gmail.com" w:date="2026-09-25T21:38:00Z" w16du:dateUtc="2026-09-25T13:38:00Z">
            <w:rPr>
              <w:rFonts w:ascii="Times New Roman" w:hAnsi="Times New Roman" w:cs="Times New Roman"/>
              <w:sz w:val="22"/>
              <w:szCs w:val="22"/>
            </w:rPr>
          </w:rPrChange>
        </w:rPr>
        <w:pPrChange w:id="1804" w:author="michaelaanas23@gmail.com" w:date="2026-09-25T21:55:00Z" w16du:dateUtc="2026-09-25T13:55:00Z">
          <w:pPr>
            <w:spacing w:line="360" w:lineRule="auto"/>
            <w:jc w:val="both"/>
          </w:pPr>
        </w:pPrChange>
      </w:pPr>
      <w:r w:rsidRPr="00DD3042">
        <w:rPr>
          <w:rFonts w:ascii="Times New Roman" w:hAnsi="Times New Roman" w:cs="Times New Roman"/>
          <w:b/>
          <w:bCs/>
          <w:sz w:val="20"/>
          <w:szCs w:val="20"/>
          <w:rPrChange w:id="1805" w:author="michaelaanas23@gmail.com" w:date="2026-09-25T21:38:00Z" w16du:dateUtc="2026-09-25T13:38:00Z">
            <w:rPr>
              <w:rFonts w:ascii="Times New Roman" w:hAnsi="Times New Roman" w:cs="Times New Roman"/>
              <w:b/>
              <w:bCs/>
              <w:sz w:val="22"/>
              <w:szCs w:val="22"/>
            </w:rPr>
          </w:rPrChange>
        </w:rPr>
        <w:t xml:space="preserve">Centralized Data Management: </w:t>
      </w:r>
      <w:r w:rsidRPr="00DD3042">
        <w:rPr>
          <w:rFonts w:ascii="Times New Roman" w:hAnsi="Times New Roman" w:cs="Times New Roman"/>
          <w:sz w:val="20"/>
          <w:szCs w:val="20"/>
          <w:rPrChange w:id="1806" w:author="michaelaanas23@gmail.com" w:date="2026-09-25T21:38:00Z" w16du:dateUtc="2026-09-25T13:38:00Z">
            <w:rPr>
              <w:rFonts w:ascii="Times New Roman" w:hAnsi="Times New Roman" w:cs="Times New Roman"/>
              <w:sz w:val="22"/>
              <w:szCs w:val="22"/>
            </w:rPr>
          </w:rPrChange>
        </w:rPr>
        <w:t>This architecture eliminates the risks associated with "data silos" or localized spreadsheets. Every transaction performed at any branch is synchronized directly with the central database, providing management with a "single source of truth" for all business operations. This centralized approach makes it easier for the owner and authorized managers to access consistent and updated information. Sales, inventory, customer, and delivery records can be managed within the same system, reducing duplicate records and minimizing discrepancies between branch reports. It also supports the automated reporting and sales analytics features of H2Ops because the system can process information from a centralized database.</w:t>
      </w:r>
    </w:p>
    <w:p w14:paraId="50ED67C5" w14:textId="77777777" w:rsidR="004A61B4" w:rsidRPr="00DD3042" w:rsidRDefault="004A61B4">
      <w:pPr>
        <w:spacing w:line="276" w:lineRule="auto"/>
        <w:jc w:val="both"/>
        <w:rPr>
          <w:rFonts w:ascii="Times New Roman" w:hAnsi="Times New Roman" w:cs="Times New Roman"/>
          <w:sz w:val="20"/>
          <w:szCs w:val="20"/>
          <w:rPrChange w:id="1807" w:author="michaelaanas23@gmail.com" w:date="2026-09-25T21:38:00Z" w16du:dateUtc="2026-09-25T13:38:00Z">
            <w:rPr>
              <w:rFonts w:ascii="Times New Roman" w:hAnsi="Times New Roman" w:cs="Times New Roman"/>
              <w:sz w:val="22"/>
              <w:szCs w:val="22"/>
            </w:rPr>
          </w:rPrChange>
        </w:rPr>
        <w:pPrChange w:id="1808" w:author="michaelaanas23@gmail.com" w:date="2026-09-25T21:55:00Z" w16du:dateUtc="2026-09-25T13:55:00Z">
          <w:pPr>
            <w:spacing w:line="360" w:lineRule="auto"/>
            <w:jc w:val="both"/>
          </w:pPr>
        </w:pPrChange>
      </w:pPr>
      <w:r w:rsidRPr="00DD3042">
        <w:rPr>
          <w:rFonts w:ascii="Times New Roman" w:hAnsi="Times New Roman" w:cs="Times New Roman"/>
          <w:b/>
          <w:bCs/>
          <w:sz w:val="20"/>
          <w:szCs w:val="20"/>
          <w:rPrChange w:id="1809" w:author="michaelaanas23@gmail.com" w:date="2026-09-25T21:38:00Z" w16du:dateUtc="2026-09-25T13:38:00Z">
            <w:rPr>
              <w:rFonts w:ascii="Times New Roman" w:hAnsi="Times New Roman" w:cs="Times New Roman"/>
              <w:b/>
              <w:bCs/>
              <w:sz w:val="22"/>
              <w:szCs w:val="22"/>
            </w:rPr>
          </w:rPrChange>
        </w:rPr>
        <w:t xml:space="preserve">Computational Efficiency: </w:t>
      </w:r>
      <w:r w:rsidRPr="00DD3042">
        <w:rPr>
          <w:rFonts w:ascii="Times New Roman" w:hAnsi="Times New Roman" w:cs="Times New Roman"/>
          <w:sz w:val="20"/>
          <w:szCs w:val="20"/>
          <w:rPrChange w:id="1810" w:author="michaelaanas23@gmail.com" w:date="2026-09-25T21:38:00Z" w16du:dateUtc="2026-09-25T13:38:00Z">
            <w:rPr>
              <w:rFonts w:ascii="Times New Roman" w:hAnsi="Times New Roman" w:cs="Times New Roman"/>
              <w:sz w:val="22"/>
              <w:szCs w:val="22"/>
            </w:rPr>
          </w:rPrChange>
        </w:rPr>
        <w:t>By offloading resource-intensive tasks—such as complex mathematical forecasting and large-scale database queries—to the server-side, the client interface remains lightweight and fast. This allows the platform to remain fully operational even on lower-powered mobile devices or tablets used on the shop floor. This approach is particularly beneficial for staff members who primarily use the system for recording sales and checking operational information. The device does not need to perform all calculations locally because the server processes the required operations and returns the results to the user. This helps maintain a responsive user experience while supporting the system's analytical functions.</w:t>
      </w:r>
    </w:p>
    <w:p w14:paraId="3EB2CF34" w14:textId="77777777" w:rsidR="004A61B4" w:rsidRPr="00DD3042" w:rsidRDefault="004A61B4">
      <w:pPr>
        <w:spacing w:line="276" w:lineRule="auto"/>
        <w:jc w:val="both"/>
        <w:rPr>
          <w:rFonts w:ascii="Times New Roman" w:hAnsi="Times New Roman" w:cs="Times New Roman"/>
          <w:sz w:val="20"/>
          <w:szCs w:val="20"/>
          <w:rPrChange w:id="1811" w:author="michaelaanas23@gmail.com" w:date="2026-09-25T21:38:00Z" w16du:dateUtc="2026-09-25T13:38:00Z">
            <w:rPr>
              <w:rFonts w:ascii="Times New Roman" w:hAnsi="Times New Roman" w:cs="Times New Roman"/>
              <w:sz w:val="22"/>
              <w:szCs w:val="22"/>
            </w:rPr>
          </w:rPrChange>
        </w:rPr>
        <w:pPrChange w:id="1812" w:author="michaelaanas23@gmail.com" w:date="2026-09-25T21:55:00Z" w16du:dateUtc="2026-09-25T13:55:00Z">
          <w:pPr>
            <w:spacing w:line="360" w:lineRule="auto"/>
            <w:jc w:val="both"/>
          </w:pPr>
        </w:pPrChange>
      </w:pPr>
      <w:r w:rsidRPr="00DD3042">
        <w:rPr>
          <w:rFonts w:ascii="Times New Roman" w:hAnsi="Times New Roman" w:cs="Times New Roman"/>
          <w:b/>
          <w:bCs/>
          <w:sz w:val="20"/>
          <w:szCs w:val="20"/>
          <w:rPrChange w:id="1813" w:author="michaelaanas23@gmail.com" w:date="2026-09-25T21:38:00Z" w16du:dateUtc="2026-09-25T13:38:00Z">
            <w:rPr>
              <w:rFonts w:ascii="Times New Roman" w:hAnsi="Times New Roman" w:cs="Times New Roman"/>
              <w:b/>
              <w:bCs/>
              <w:sz w:val="22"/>
              <w:szCs w:val="22"/>
            </w:rPr>
          </w:rPrChange>
        </w:rPr>
        <w:t>Enhanced Security Isolation</w:t>
      </w:r>
      <w:r w:rsidRPr="00DD3042">
        <w:rPr>
          <w:rFonts w:ascii="Times New Roman" w:hAnsi="Times New Roman" w:cs="Times New Roman"/>
          <w:sz w:val="20"/>
          <w:szCs w:val="20"/>
          <w:rPrChange w:id="1814" w:author="michaelaanas23@gmail.com" w:date="2026-09-25T21:38:00Z" w16du:dateUtc="2026-09-25T13:38:00Z">
            <w:rPr>
              <w:rFonts w:ascii="Times New Roman" w:hAnsi="Times New Roman" w:cs="Times New Roman"/>
              <w:sz w:val="22"/>
              <w:szCs w:val="22"/>
            </w:rPr>
          </w:rPrChange>
        </w:rPr>
        <w:t>: A significant security benefit of this design is that all sensitive database schemas and validation logic are housed on the secure server. Since verification happens server-side, malicious users cannot bypass security protocols or data validation by simply modifying local client scripts or browser code.</w:t>
      </w:r>
    </w:p>
    <w:p w14:paraId="6CC3C12C" w14:textId="77777777" w:rsidR="004A61B4" w:rsidRPr="00DD3042" w:rsidRDefault="004A61B4">
      <w:pPr>
        <w:spacing w:line="276" w:lineRule="auto"/>
        <w:jc w:val="both"/>
        <w:rPr>
          <w:rFonts w:ascii="Times New Roman" w:hAnsi="Times New Roman" w:cs="Times New Roman"/>
          <w:sz w:val="20"/>
          <w:szCs w:val="20"/>
          <w:rPrChange w:id="1815" w:author="michaelaanas23@gmail.com" w:date="2026-09-25T21:38:00Z" w16du:dateUtc="2026-09-25T13:38:00Z">
            <w:rPr>
              <w:rFonts w:ascii="Times New Roman" w:hAnsi="Times New Roman" w:cs="Times New Roman"/>
              <w:sz w:val="22"/>
              <w:szCs w:val="22"/>
            </w:rPr>
          </w:rPrChange>
        </w:rPr>
        <w:pPrChange w:id="1816" w:author="michaelaanas23@gmail.com" w:date="2026-09-25T21:55:00Z" w16du:dateUtc="2026-09-25T13:55:00Z">
          <w:pPr>
            <w:spacing w:line="360" w:lineRule="auto"/>
            <w:jc w:val="both"/>
          </w:pPr>
        </w:pPrChange>
      </w:pPr>
      <w:r w:rsidRPr="00DD3042">
        <w:rPr>
          <w:rFonts w:ascii="Times New Roman" w:hAnsi="Times New Roman" w:cs="Times New Roman"/>
          <w:sz w:val="20"/>
          <w:szCs w:val="20"/>
          <w:rPrChange w:id="1817" w:author="michaelaanas23@gmail.com" w:date="2026-09-25T21:38:00Z" w16du:dateUtc="2026-09-25T13:38:00Z">
            <w:rPr>
              <w:rFonts w:ascii="Times New Roman" w:hAnsi="Times New Roman" w:cs="Times New Roman"/>
              <w:sz w:val="22"/>
              <w:szCs w:val="22"/>
            </w:rPr>
          </w:rPrChange>
        </w:rPr>
        <w:t>The architecture also supports the implementation of authentication and Role-Based Access Control (RBAC), ensuring that users can only access functions appropriate to their assigned roles. This is important for H2Ops because the system handles sensitive operational information such as sales records, inventory data, user accounts, and business reports.</w:t>
      </w:r>
    </w:p>
    <w:p w14:paraId="2CD6B989" w14:textId="77777777" w:rsidR="004A61B4" w:rsidRPr="00DD3042" w:rsidRDefault="004A61B4">
      <w:pPr>
        <w:spacing w:line="276" w:lineRule="auto"/>
        <w:jc w:val="both"/>
        <w:rPr>
          <w:rFonts w:ascii="Times New Roman" w:hAnsi="Times New Roman" w:cs="Times New Roman"/>
          <w:sz w:val="20"/>
          <w:szCs w:val="20"/>
          <w:rPrChange w:id="1818" w:author="michaelaanas23@gmail.com" w:date="2026-09-25T21:38:00Z" w16du:dateUtc="2026-09-25T13:38:00Z">
            <w:rPr>
              <w:rFonts w:ascii="Times New Roman" w:hAnsi="Times New Roman" w:cs="Times New Roman"/>
              <w:sz w:val="22"/>
              <w:szCs w:val="22"/>
            </w:rPr>
          </w:rPrChange>
        </w:rPr>
        <w:pPrChange w:id="1819" w:author="michaelaanas23@gmail.com" w:date="2026-09-25T21:55:00Z" w16du:dateUtc="2026-09-25T13:55:00Z">
          <w:pPr>
            <w:spacing w:line="360" w:lineRule="auto"/>
            <w:jc w:val="both"/>
          </w:pPr>
        </w:pPrChange>
      </w:pPr>
      <w:r w:rsidRPr="00DD3042">
        <w:rPr>
          <w:rFonts w:ascii="Times New Roman" w:hAnsi="Times New Roman" w:cs="Times New Roman"/>
          <w:sz w:val="20"/>
          <w:szCs w:val="20"/>
          <w:rPrChange w:id="1820" w:author="michaelaanas23@gmail.com" w:date="2026-09-25T21:38:00Z" w16du:dateUtc="2026-09-25T13:38:00Z">
            <w:rPr>
              <w:rFonts w:ascii="Times New Roman" w:hAnsi="Times New Roman" w:cs="Times New Roman"/>
              <w:sz w:val="22"/>
              <w:szCs w:val="22"/>
            </w:rPr>
          </w:rPrChange>
        </w:rPr>
        <w:t>Streamlined Maintenance and Scalability:</w:t>
      </w:r>
    </w:p>
    <w:p w14:paraId="44987CAF" w14:textId="2FBDD3C5" w:rsidR="004A61B4" w:rsidRPr="00DD3042" w:rsidDel="00427840" w:rsidRDefault="004A61B4">
      <w:pPr>
        <w:spacing w:line="276" w:lineRule="auto"/>
        <w:ind w:firstLine="357"/>
        <w:jc w:val="both"/>
        <w:rPr>
          <w:del w:id="1821" w:author="michaelaanas23@gmail.com" w:date="2026-09-25T21:59:00Z" w16du:dateUtc="2026-09-25T13:59:00Z"/>
          <w:rFonts w:ascii="Times New Roman" w:hAnsi="Times New Roman" w:cs="Times New Roman"/>
          <w:sz w:val="20"/>
          <w:szCs w:val="20"/>
          <w:rPrChange w:id="1822" w:author="michaelaanas23@gmail.com" w:date="2026-09-25T21:38:00Z" w16du:dateUtc="2026-09-25T13:38:00Z">
            <w:rPr>
              <w:del w:id="1823" w:author="michaelaanas23@gmail.com" w:date="2026-09-25T21:59:00Z" w16du:dateUtc="2026-09-25T13:59:00Z"/>
              <w:rFonts w:ascii="Times New Roman" w:hAnsi="Times New Roman" w:cs="Times New Roman"/>
              <w:sz w:val="22"/>
              <w:szCs w:val="22"/>
            </w:rPr>
          </w:rPrChange>
        </w:rPr>
        <w:pPrChange w:id="1824" w:author="michaelaanas23@gmail.com" w:date="2026-09-25T21:55:00Z" w16du:dateUtc="2026-09-25T13:55:00Z">
          <w:pPr>
            <w:spacing w:line="360" w:lineRule="auto"/>
            <w:ind w:firstLine="357"/>
            <w:jc w:val="both"/>
          </w:pPr>
        </w:pPrChange>
      </w:pPr>
      <w:r w:rsidRPr="00DD3042">
        <w:rPr>
          <w:rFonts w:ascii="Times New Roman" w:hAnsi="Times New Roman" w:cs="Times New Roman"/>
          <w:sz w:val="20"/>
          <w:szCs w:val="20"/>
          <w:rPrChange w:id="1825" w:author="michaelaanas23@gmail.com" w:date="2026-09-25T21:38:00Z" w16du:dateUtc="2026-09-25T13:38:00Z">
            <w:rPr>
              <w:rFonts w:ascii="Times New Roman" w:hAnsi="Times New Roman" w:cs="Times New Roman"/>
              <w:sz w:val="22"/>
              <w:szCs w:val="22"/>
            </w:rPr>
          </w:rPrChange>
        </w:rPr>
        <w:t>The centralized nature of the architecture simplifies the deployment of software updates. When the researchers or administrators deploy a patch or a new feature to the cloud server, the update is instantly available across all branches. This ensures system-wide uniformity without requiring manual updates on individual cashier machines. The architecture also provides a foundation for future expansion of H2Ops. If High Island V adds additional branches or users, the centralized server can accommodate additional system activity without requiring a completely different architecture. Future improvements, such as additional reporting features, expanded analytics, or new operational modules, can also be integrated into the existing system while maintaining the separation between the client, application, and database components.</w:t>
      </w:r>
    </w:p>
    <w:p w14:paraId="067E3F35" w14:textId="77777777" w:rsidR="004A61B4" w:rsidRPr="001F6A2B" w:rsidRDefault="004A61B4">
      <w:pPr>
        <w:spacing w:line="276" w:lineRule="auto"/>
        <w:ind w:firstLine="357"/>
        <w:jc w:val="both"/>
        <w:pPrChange w:id="1826" w:author="michaelaanas23@gmail.com" w:date="2026-09-25T21:59:00Z" w16du:dateUtc="2026-09-25T13:59:00Z">
          <w:pPr>
            <w:jc w:val="both"/>
          </w:pPr>
        </w:pPrChange>
      </w:pPr>
    </w:p>
    <w:p w14:paraId="55780487" w14:textId="77777777" w:rsidR="008C7042" w:rsidRPr="00DD3042" w:rsidRDefault="008C7042">
      <w:pPr>
        <w:pStyle w:val="Heading2"/>
        <w:spacing w:line="360" w:lineRule="auto"/>
        <w:jc w:val="both"/>
        <w:rPr>
          <w:rFonts w:ascii="Times New Roman" w:hAnsi="Times New Roman" w:cs="Times New Roman"/>
          <w:b/>
          <w:bCs/>
          <w:color w:val="000000" w:themeColor="text1"/>
          <w:sz w:val="26"/>
          <w:szCs w:val="26"/>
          <w:rPrChange w:id="1827" w:author="michaelaanas23@gmail.com" w:date="2026-09-25T21:39:00Z" w16du:dateUtc="2026-09-25T13:39:00Z">
            <w:rPr>
              <w:rFonts w:ascii="Times New Roman" w:hAnsi="Times New Roman" w:cs="Times New Roman"/>
              <w:b/>
              <w:bCs/>
              <w:color w:val="000000" w:themeColor="text1"/>
            </w:rPr>
          </w:rPrChange>
        </w:rPr>
        <w:pPrChange w:id="1828" w:author="michaelaanas23@gmail.com" w:date="2026-09-25T21:59:00Z" w16du:dateUtc="2026-09-25T13:59:00Z">
          <w:pPr>
            <w:pStyle w:val="Heading2"/>
            <w:jc w:val="both"/>
          </w:pPr>
        </w:pPrChange>
      </w:pPr>
      <w:r w:rsidRPr="00DD3042">
        <w:rPr>
          <w:rFonts w:ascii="Times New Roman" w:hAnsi="Times New Roman" w:cs="Times New Roman"/>
          <w:b/>
          <w:bCs/>
          <w:color w:val="000000" w:themeColor="text1"/>
          <w:sz w:val="26"/>
          <w:szCs w:val="26"/>
          <w:rPrChange w:id="1829" w:author="michaelaanas23@gmail.com" w:date="2026-09-25T21:39:00Z" w16du:dateUtc="2026-09-25T13:39:00Z">
            <w:rPr>
              <w:rFonts w:ascii="Times New Roman" w:hAnsi="Times New Roman" w:cs="Times New Roman"/>
              <w:b/>
              <w:bCs/>
              <w:color w:val="000000" w:themeColor="text1"/>
            </w:rPr>
          </w:rPrChange>
        </w:rPr>
        <w:t>3.4 Tools and Technologies Used</w:t>
      </w:r>
    </w:p>
    <w:p w14:paraId="78528FFF" w14:textId="147343F7" w:rsidR="008C7042" w:rsidRPr="00DD3042" w:rsidRDefault="008C7042">
      <w:pPr>
        <w:spacing w:line="276" w:lineRule="auto"/>
        <w:ind w:firstLine="357"/>
        <w:jc w:val="both"/>
        <w:rPr>
          <w:rFonts w:ascii="Times New Roman" w:hAnsi="Times New Roman" w:cs="Times New Roman"/>
          <w:sz w:val="20"/>
          <w:szCs w:val="20"/>
          <w:rPrChange w:id="1830" w:author="michaelaanas23@gmail.com" w:date="2026-09-25T21:39:00Z" w16du:dateUtc="2026-09-25T13:39:00Z">
            <w:rPr>
              <w:rFonts w:ascii="Times New Roman" w:hAnsi="Times New Roman" w:cs="Times New Roman"/>
              <w:sz w:val="22"/>
              <w:szCs w:val="22"/>
            </w:rPr>
          </w:rPrChange>
        </w:rPr>
        <w:pPrChange w:id="1831" w:author="michaelaanas23@gmail.com" w:date="2026-09-25T21:55:00Z" w16du:dateUtc="2026-09-25T13:55:00Z">
          <w:pPr>
            <w:spacing w:line="360" w:lineRule="auto"/>
            <w:ind w:firstLine="357"/>
            <w:jc w:val="both"/>
          </w:pPr>
        </w:pPrChange>
      </w:pPr>
      <w:r w:rsidRPr="00DD3042">
        <w:rPr>
          <w:rFonts w:ascii="Times New Roman" w:hAnsi="Times New Roman" w:cs="Times New Roman"/>
          <w:sz w:val="20"/>
          <w:szCs w:val="20"/>
          <w:rPrChange w:id="1832" w:author="michaelaanas23@gmail.com" w:date="2026-09-25T21:39:00Z" w16du:dateUtc="2026-09-25T13:39:00Z">
            <w:rPr>
              <w:rFonts w:ascii="Times New Roman" w:hAnsi="Times New Roman" w:cs="Times New Roman"/>
              <w:sz w:val="22"/>
              <w:szCs w:val="22"/>
            </w:rPr>
          </w:rPrChange>
        </w:rPr>
        <w:t>The development of H2Ops utilizes a set of web-based tools and technologies selected for their reliability, compatibility, security, and suitability for building a multi-branch operations management and monitoring system. Each technology has been deliberately chosen not only for its individual capabilities but also for its ability to integrate seamlessly with other components of the system, forming a cohesive, secure, and stable development stack that supports the full range of functional requirements identified for H2Ops.</w:t>
      </w:r>
    </w:p>
    <w:p w14:paraId="126B2B7E" w14:textId="77777777" w:rsidR="008C7042" w:rsidRPr="00DD3042" w:rsidRDefault="008C7042">
      <w:pPr>
        <w:spacing w:line="276" w:lineRule="auto"/>
        <w:jc w:val="both"/>
        <w:rPr>
          <w:rFonts w:ascii="Times New Roman" w:hAnsi="Times New Roman" w:cs="Times New Roman"/>
          <w:sz w:val="20"/>
          <w:szCs w:val="20"/>
          <w:rPrChange w:id="1833" w:author="michaelaanas23@gmail.com" w:date="2026-09-25T21:39:00Z" w16du:dateUtc="2026-09-25T13:39:00Z">
            <w:rPr>
              <w:rFonts w:ascii="Times New Roman" w:hAnsi="Times New Roman" w:cs="Times New Roman"/>
              <w:sz w:val="22"/>
              <w:szCs w:val="22"/>
            </w:rPr>
          </w:rPrChange>
        </w:rPr>
        <w:pPrChange w:id="1834" w:author="michaelaanas23@gmail.com" w:date="2026-09-25T21:55:00Z" w16du:dateUtc="2026-09-25T13:55:00Z">
          <w:pPr>
            <w:spacing w:line="360" w:lineRule="auto"/>
            <w:jc w:val="both"/>
          </w:pPr>
        </w:pPrChange>
      </w:pPr>
      <w:r w:rsidRPr="00DD3042">
        <w:rPr>
          <w:rFonts w:ascii="Times New Roman" w:hAnsi="Times New Roman" w:cs="Times New Roman"/>
          <w:b/>
          <w:bCs/>
          <w:sz w:val="20"/>
          <w:szCs w:val="20"/>
          <w:rPrChange w:id="1835" w:author="michaelaanas23@gmail.com" w:date="2026-09-25T21:39:00Z" w16du:dateUtc="2026-09-25T13:39:00Z">
            <w:rPr>
              <w:rFonts w:ascii="Times New Roman" w:hAnsi="Times New Roman" w:cs="Times New Roman"/>
              <w:b/>
              <w:bCs/>
              <w:sz w:val="22"/>
              <w:szCs w:val="22"/>
            </w:rPr>
          </w:rPrChange>
        </w:rPr>
        <w:t>Backend Technology: Python and Flask</w:t>
      </w:r>
    </w:p>
    <w:p w14:paraId="34702C02" w14:textId="77777777" w:rsidR="008C7042" w:rsidRPr="00DD3042" w:rsidRDefault="008C7042">
      <w:pPr>
        <w:spacing w:line="276" w:lineRule="auto"/>
        <w:jc w:val="both"/>
        <w:rPr>
          <w:rFonts w:ascii="Times New Roman" w:hAnsi="Times New Roman" w:cs="Times New Roman"/>
          <w:sz w:val="20"/>
          <w:szCs w:val="20"/>
          <w:rPrChange w:id="1836" w:author="michaelaanas23@gmail.com" w:date="2026-09-25T21:39:00Z" w16du:dateUtc="2026-09-25T13:39:00Z">
            <w:rPr>
              <w:rFonts w:ascii="Times New Roman" w:hAnsi="Times New Roman" w:cs="Times New Roman"/>
              <w:sz w:val="22"/>
              <w:szCs w:val="22"/>
            </w:rPr>
          </w:rPrChange>
        </w:rPr>
        <w:pPrChange w:id="1837" w:author="michaelaanas23@gmail.com" w:date="2026-09-25T21:55:00Z" w16du:dateUtc="2026-09-25T13:55:00Z">
          <w:pPr>
            <w:spacing w:line="360" w:lineRule="auto"/>
            <w:jc w:val="both"/>
          </w:pPr>
        </w:pPrChange>
      </w:pPr>
      <w:r w:rsidRPr="00DD3042">
        <w:rPr>
          <w:rFonts w:ascii="Times New Roman" w:hAnsi="Times New Roman" w:cs="Times New Roman"/>
          <w:b/>
          <w:bCs/>
          <w:sz w:val="20"/>
          <w:szCs w:val="20"/>
          <w:rPrChange w:id="1838" w:author="michaelaanas23@gmail.com" w:date="2026-09-25T21:39:00Z" w16du:dateUtc="2026-09-25T13:39:00Z">
            <w:rPr>
              <w:rFonts w:ascii="Times New Roman" w:hAnsi="Times New Roman" w:cs="Times New Roman"/>
              <w:b/>
              <w:bCs/>
              <w:sz w:val="22"/>
              <w:szCs w:val="22"/>
            </w:rPr>
          </w:rPrChange>
        </w:rPr>
        <w:t> </w:t>
      </w:r>
      <w:r w:rsidRPr="00DD3042">
        <w:rPr>
          <w:rFonts w:ascii="Times New Roman" w:hAnsi="Times New Roman" w:cs="Times New Roman"/>
          <w:sz w:val="20"/>
          <w:szCs w:val="20"/>
          <w:rPrChange w:id="1839" w:author="michaelaanas23@gmail.com" w:date="2026-09-25T21:39:00Z" w16du:dateUtc="2026-09-25T13:39:00Z">
            <w:rPr>
              <w:rFonts w:ascii="Times New Roman" w:hAnsi="Times New Roman" w:cs="Times New Roman"/>
              <w:sz w:val="22"/>
              <w:szCs w:val="22"/>
            </w:rPr>
          </w:rPrChange>
        </w:rPr>
        <w:t xml:space="preserve">Python is used to handle all server-side operations of the system. In conjunction with Flask, a lightweight and modular web framework, it manages user requests, coordinates routing between various blueprints, facilitates communication between the user interface and the database, and processes all backend calculations. Python is widely recognized in backend engineering and is highly suited for building dynamic, data-driven applications like H2Ops. This makes it a practical and dependable choice for managing the server-side logic that powers the system's core features, including </w:t>
      </w:r>
      <w:r w:rsidRPr="00DD3042">
        <w:rPr>
          <w:rFonts w:ascii="Times New Roman" w:hAnsi="Times New Roman" w:cs="Times New Roman"/>
          <w:sz w:val="20"/>
          <w:szCs w:val="20"/>
          <w:rPrChange w:id="1840" w:author="michaelaanas23@gmail.com" w:date="2026-09-25T21:39:00Z" w16du:dateUtc="2026-09-25T13:39:00Z">
            <w:rPr>
              <w:rFonts w:ascii="Times New Roman" w:hAnsi="Times New Roman" w:cs="Times New Roman"/>
              <w:sz w:val="22"/>
              <w:szCs w:val="22"/>
            </w:rPr>
          </w:rPrChange>
        </w:rPr>
        <w:lastRenderedPageBreak/>
        <w:t>real-time sales transactions, inventory monitoring, multi-branch tenant isolation, SMTP-based email OTP dispatching, and automated forecasting projections.</w:t>
      </w:r>
    </w:p>
    <w:p w14:paraId="31FF5327" w14:textId="5D8DE0D9" w:rsidR="008C7042" w:rsidRPr="00DD3042" w:rsidRDefault="008C7042">
      <w:pPr>
        <w:spacing w:line="276" w:lineRule="auto"/>
        <w:jc w:val="both"/>
        <w:rPr>
          <w:rFonts w:ascii="Times New Roman" w:hAnsi="Times New Roman" w:cs="Times New Roman"/>
          <w:sz w:val="20"/>
          <w:szCs w:val="20"/>
          <w:rPrChange w:id="1841" w:author="michaelaanas23@gmail.com" w:date="2026-09-25T21:39:00Z" w16du:dateUtc="2026-09-25T13:39:00Z">
            <w:rPr>
              <w:rFonts w:ascii="Times New Roman" w:hAnsi="Times New Roman" w:cs="Times New Roman"/>
              <w:sz w:val="22"/>
              <w:szCs w:val="22"/>
            </w:rPr>
          </w:rPrChange>
        </w:rPr>
        <w:pPrChange w:id="1842" w:author="michaelaanas23@gmail.com" w:date="2026-09-25T21:55:00Z" w16du:dateUtc="2026-09-25T13:55:00Z">
          <w:pPr>
            <w:spacing w:line="360" w:lineRule="auto"/>
            <w:jc w:val="both"/>
          </w:pPr>
        </w:pPrChange>
      </w:pPr>
      <w:r w:rsidRPr="00DD3042">
        <w:rPr>
          <w:rFonts w:ascii="Times New Roman" w:hAnsi="Times New Roman" w:cs="Times New Roman"/>
          <w:sz w:val="20"/>
          <w:szCs w:val="20"/>
          <w:rPrChange w:id="1843" w:author="michaelaanas23@gmail.com" w:date="2026-09-25T21:39:00Z" w16du:dateUtc="2026-09-25T13:39:00Z">
            <w:rPr>
              <w:rFonts w:ascii="Times New Roman" w:hAnsi="Times New Roman" w:cs="Times New Roman"/>
              <w:sz w:val="22"/>
              <w:szCs w:val="22"/>
            </w:rPr>
          </w:rPrChange>
        </w:rPr>
        <w:t> Python's widespread adoption in web development ensures extensive documentation, mature libraries, and abundant learning resources that support ongoing development and maintenance. The integration of Flask-</w:t>
      </w:r>
      <w:proofErr w:type="spellStart"/>
      <w:r w:rsidRPr="00DD3042">
        <w:rPr>
          <w:rFonts w:ascii="Times New Roman" w:hAnsi="Times New Roman" w:cs="Times New Roman"/>
          <w:sz w:val="20"/>
          <w:szCs w:val="20"/>
          <w:rPrChange w:id="1844" w:author="michaelaanas23@gmail.com" w:date="2026-09-25T21:39:00Z" w16du:dateUtc="2026-09-25T13:39:00Z">
            <w:rPr>
              <w:rFonts w:ascii="Times New Roman" w:hAnsi="Times New Roman" w:cs="Times New Roman"/>
              <w:sz w:val="22"/>
              <w:szCs w:val="22"/>
            </w:rPr>
          </w:rPrChange>
        </w:rPr>
        <w:t>SQLAlchemy</w:t>
      </w:r>
      <w:proofErr w:type="spellEnd"/>
      <w:r w:rsidRPr="00DD3042">
        <w:rPr>
          <w:rFonts w:ascii="Times New Roman" w:hAnsi="Times New Roman" w:cs="Times New Roman"/>
          <w:sz w:val="20"/>
          <w:szCs w:val="20"/>
          <w:rPrChange w:id="1845" w:author="michaelaanas23@gmail.com" w:date="2026-09-25T21:39:00Z" w16du:dateUtc="2026-09-25T13:39:00Z">
            <w:rPr>
              <w:rFonts w:ascii="Times New Roman" w:hAnsi="Times New Roman" w:cs="Times New Roman"/>
              <w:sz w:val="22"/>
              <w:szCs w:val="22"/>
            </w:rPr>
          </w:rPrChange>
        </w:rPr>
        <w:t xml:space="preserve"> simplifies database access and schema management through an Object-Relational Mapping (ORM) layer, protecting the system from SQL injection vulnerabilities. Flask's execution model and blueprint structure align well with the stateless nature of HTTP and the modular design requirements of the POS, sales, inventory, and reporting modules. </w:t>
      </w:r>
    </w:p>
    <w:p w14:paraId="2B25CA8C" w14:textId="77777777" w:rsidR="008C7042" w:rsidRPr="00DD3042" w:rsidRDefault="008C7042">
      <w:pPr>
        <w:spacing w:line="276" w:lineRule="auto"/>
        <w:jc w:val="both"/>
        <w:rPr>
          <w:rFonts w:ascii="Times New Roman" w:hAnsi="Times New Roman" w:cs="Times New Roman"/>
          <w:sz w:val="20"/>
          <w:szCs w:val="20"/>
          <w:rPrChange w:id="1846" w:author="michaelaanas23@gmail.com" w:date="2026-09-25T21:39:00Z" w16du:dateUtc="2026-09-25T13:39:00Z">
            <w:rPr>
              <w:rFonts w:ascii="Times New Roman" w:hAnsi="Times New Roman" w:cs="Times New Roman"/>
              <w:sz w:val="22"/>
              <w:szCs w:val="22"/>
            </w:rPr>
          </w:rPrChange>
        </w:rPr>
        <w:pPrChange w:id="1847" w:author="michaelaanas23@gmail.com" w:date="2026-09-25T21:55:00Z" w16du:dateUtc="2026-09-25T13:55:00Z">
          <w:pPr>
            <w:spacing w:line="360" w:lineRule="auto"/>
            <w:jc w:val="both"/>
          </w:pPr>
        </w:pPrChange>
      </w:pPr>
      <w:r w:rsidRPr="00DD3042">
        <w:rPr>
          <w:rFonts w:ascii="Times New Roman" w:hAnsi="Times New Roman" w:cs="Times New Roman"/>
          <w:b/>
          <w:bCs/>
          <w:sz w:val="20"/>
          <w:szCs w:val="20"/>
          <w:rPrChange w:id="1848" w:author="michaelaanas23@gmail.com" w:date="2026-09-25T21:39:00Z" w16du:dateUtc="2026-09-25T13:39:00Z">
            <w:rPr>
              <w:rFonts w:ascii="Times New Roman" w:hAnsi="Times New Roman" w:cs="Times New Roman"/>
              <w:b/>
              <w:bCs/>
              <w:sz w:val="22"/>
              <w:szCs w:val="22"/>
            </w:rPr>
          </w:rPrChange>
        </w:rPr>
        <w:t>Frontend Technologies: HTML, CSS, JavaScript, and Jinja2</w:t>
      </w:r>
    </w:p>
    <w:p w14:paraId="63D82C5B" w14:textId="0E11F34F" w:rsidR="008C7042" w:rsidRPr="00DD3042" w:rsidRDefault="008C7042">
      <w:pPr>
        <w:spacing w:line="276" w:lineRule="auto"/>
        <w:jc w:val="both"/>
        <w:rPr>
          <w:rFonts w:ascii="Times New Roman" w:hAnsi="Times New Roman" w:cs="Times New Roman"/>
          <w:sz w:val="20"/>
          <w:szCs w:val="20"/>
          <w:rPrChange w:id="1849" w:author="michaelaanas23@gmail.com" w:date="2026-09-25T21:39:00Z" w16du:dateUtc="2026-09-25T13:39:00Z">
            <w:rPr>
              <w:rFonts w:ascii="Times New Roman" w:hAnsi="Times New Roman" w:cs="Times New Roman"/>
              <w:sz w:val="22"/>
              <w:szCs w:val="22"/>
            </w:rPr>
          </w:rPrChange>
        </w:rPr>
        <w:pPrChange w:id="1850" w:author="michaelaanas23@gmail.com" w:date="2026-09-25T21:55:00Z" w16du:dateUtc="2026-09-25T13:55:00Z">
          <w:pPr>
            <w:spacing w:line="360" w:lineRule="auto"/>
            <w:jc w:val="both"/>
          </w:pPr>
        </w:pPrChange>
      </w:pPr>
      <w:r w:rsidRPr="00DD3042">
        <w:rPr>
          <w:rFonts w:ascii="Times New Roman" w:hAnsi="Times New Roman" w:cs="Times New Roman"/>
          <w:sz w:val="20"/>
          <w:szCs w:val="20"/>
          <w:rPrChange w:id="1851" w:author="michaelaanas23@gmail.com" w:date="2026-09-25T21:39:00Z" w16du:dateUtc="2026-09-25T13:39:00Z">
            <w:rPr>
              <w:rFonts w:ascii="Times New Roman" w:hAnsi="Times New Roman" w:cs="Times New Roman"/>
              <w:sz w:val="22"/>
              <w:szCs w:val="22"/>
            </w:rPr>
          </w:rPrChange>
        </w:rPr>
        <w:t> HTML, CSS, and JavaScript are used to develop the user-facing interface of the system. These technologies work together to create a visually organized, responsive, and accessible interface that allows High Island V administrators, managers, and cashiers to navigate and interact with the system efficiently across desktops, tablets, and smartphones. HTML5 provides the structural foundation of each page, CSS3 governs the visual presentation and responsive layout grids to ensure a clean design, and JavaScript handles dynamic client-side interactions—such as real-time total calculations in the Point-of-Sale (POS) cashier interface—enhancing overall responsiveness. </w:t>
      </w:r>
    </w:p>
    <w:p w14:paraId="772A948B" w14:textId="77777777" w:rsidR="008C7042" w:rsidRPr="00DD3042" w:rsidRDefault="008C7042">
      <w:pPr>
        <w:spacing w:line="276" w:lineRule="auto"/>
        <w:jc w:val="both"/>
        <w:rPr>
          <w:rFonts w:ascii="Times New Roman" w:hAnsi="Times New Roman" w:cs="Times New Roman"/>
          <w:sz w:val="20"/>
          <w:szCs w:val="20"/>
          <w:rPrChange w:id="1852" w:author="michaelaanas23@gmail.com" w:date="2026-09-25T21:39:00Z" w16du:dateUtc="2026-09-25T13:39:00Z">
            <w:rPr>
              <w:rFonts w:ascii="Times New Roman" w:hAnsi="Times New Roman" w:cs="Times New Roman"/>
              <w:sz w:val="22"/>
              <w:szCs w:val="22"/>
            </w:rPr>
          </w:rPrChange>
        </w:rPr>
        <w:pPrChange w:id="1853" w:author="michaelaanas23@gmail.com" w:date="2026-09-25T21:55:00Z" w16du:dateUtc="2026-09-25T13:55:00Z">
          <w:pPr>
            <w:spacing w:line="360" w:lineRule="auto"/>
            <w:jc w:val="both"/>
          </w:pPr>
        </w:pPrChange>
      </w:pPr>
      <w:r w:rsidRPr="00DD3042">
        <w:rPr>
          <w:rFonts w:ascii="Times New Roman" w:hAnsi="Times New Roman" w:cs="Times New Roman"/>
          <w:sz w:val="20"/>
          <w:szCs w:val="20"/>
          <w:rPrChange w:id="1854" w:author="michaelaanas23@gmail.com" w:date="2026-09-25T21:39:00Z" w16du:dateUtc="2026-09-25T13:39:00Z">
            <w:rPr>
              <w:rFonts w:ascii="Times New Roman" w:hAnsi="Times New Roman" w:cs="Times New Roman"/>
              <w:sz w:val="22"/>
              <w:szCs w:val="22"/>
            </w:rPr>
          </w:rPrChange>
        </w:rPr>
        <w:t> The integration of Jinja2, Flask's native template engine, allows the backend to compile database variables, loops, and conditional statements into HTML templates dynamically before serving them to the client browser, mitigating Cross-Site Scripting (XSS) risks. Additionally, Chart.js is integrated to parse JSON analytics data retrieved from the server, rendering interactive line charts and bar graphs that display sales trends and forecasting projections directly on the administrator's dashboard.</w:t>
      </w:r>
    </w:p>
    <w:p w14:paraId="37919182" w14:textId="77777777" w:rsidR="008C7042" w:rsidRPr="00DD3042" w:rsidRDefault="008C7042">
      <w:pPr>
        <w:spacing w:line="276" w:lineRule="auto"/>
        <w:jc w:val="both"/>
        <w:rPr>
          <w:rFonts w:ascii="Times New Roman" w:hAnsi="Times New Roman" w:cs="Times New Roman"/>
          <w:sz w:val="20"/>
          <w:szCs w:val="20"/>
          <w:rPrChange w:id="1855" w:author="michaelaanas23@gmail.com" w:date="2026-09-25T21:39:00Z" w16du:dateUtc="2026-09-25T13:39:00Z">
            <w:rPr>
              <w:rFonts w:ascii="Times New Roman" w:hAnsi="Times New Roman" w:cs="Times New Roman"/>
              <w:sz w:val="22"/>
              <w:szCs w:val="22"/>
            </w:rPr>
          </w:rPrChange>
        </w:rPr>
        <w:pPrChange w:id="1856" w:author="michaelaanas23@gmail.com" w:date="2026-09-25T21:55:00Z" w16du:dateUtc="2026-09-25T13:55:00Z">
          <w:pPr>
            <w:spacing w:line="360" w:lineRule="auto"/>
            <w:jc w:val="both"/>
          </w:pPr>
        </w:pPrChange>
      </w:pPr>
      <w:r w:rsidRPr="00DD3042">
        <w:rPr>
          <w:rFonts w:ascii="Times New Roman" w:hAnsi="Times New Roman" w:cs="Times New Roman"/>
          <w:b/>
          <w:bCs/>
          <w:sz w:val="20"/>
          <w:szCs w:val="20"/>
          <w:rPrChange w:id="1857" w:author="michaelaanas23@gmail.com" w:date="2026-09-25T21:39:00Z" w16du:dateUtc="2026-09-25T13:39:00Z">
            <w:rPr>
              <w:rFonts w:ascii="Times New Roman" w:hAnsi="Times New Roman" w:cs="Times New Roman"/>
              <w:b/>
              <w:bCs/>
              <w:sz w:val="22"/>
              <w:szCs w:val="22"/>
            </w:rPr>
          </w:rPrChange>
        </w:rPr>
        <w:t> Database Technology: MySQL and PostgreSQL</w:t>
      </w:r>
    </w:p>
    <w:p w14:paraId="6687E930" w14:textId="77777777" w:rsidR="008C7042" w:rsidRPr="00DD3042" w:rsidRDefault="008C7042">
      <w:pPr>
        <w:spacing w:line="276" w:lineRule="auto"/>
        <w:jc w:val="both"/>
        <w:rPr>
          <w:rFonts w:ascii="Times New Roman" w:hAnsi="Times New Roman" w:cs="Times New Roman"/>
          <w:sz w:val="20"/>
          <w:szCs w:val="20"/>
          <w:rPrChange w:id="1858" w:author="michaelaanas23@gmail.com" w:date="2026-09-25T21:39:00Z" w16du:dateUtc="2026-09-25T13:39:00Z">
            <w:rPr>
              <w:rFonts w:ascii="Times New Roman" w:hAnsi="Times New Roman" w:cs="Times New Roman"/>
              <w:sz w:val="22"/>
              <w:szCs w:val="22"/>
            </w:rPr>
          </w:rPrChange>
        </w:rPr>
        <w:pPrChange w:id="1859" w:author="michaelaanas23@gmail.com" w:date="2026-09-25T21:55:00Z" w16du:dateUtc="2026-09-25T13:55:00Z">
          <w:pPr>
            <w:spacing w:line="360" w:lineRule="auto"/>
            <w:jc w:val="both"/>
          </w:pPr>
        </w:pPrChange>
      </w:pPr>
      <w:del w:id="1860" w:author="michaelaanas23@gmail.com" w:date="2026-09-25T21:39:00Z" w16du:dateUtc="2026-09-25T13:39:00Z">
        <w:r w:rsidRPr="00DD3042" w:rsidDel="00DD3042">
          <w:rPr>
            <w:rFonts w:ascii="Times New Roman" w:hAnsi="Times New Roman" w:cs="Times New Roman"/>
            <w:sz w:val="20"/>
            <w:szCs w:val="20"/>
            <w:rPrChange w:id="1861" w:author="michaelaanas23@gmail.com" w:date="2026-09-25T21:39:00Z" w16du:dateUtc="2026-09-25T13:39:00Z">
              <w:rPr>
                <w:rFonts w:ascii="Times New Roman" w:hAnsi="Times New Roman" w:cs="Times New Roman"/>
                <w:sz w:val="22"/>
                <w:szCs w:val="22"/>
              </w:rPr>
            </w:rPrChange>
          </w:rPr>
          <w:delText> </w:delText>
        </w:r>
      </w:del>
      <w:r w:rsidRPr="00DD3042">
        <w:rPr>
          <w:rFonts w:ascii="Times New Roman" w:hAnsi="Times New Roman" w:cs="Times New Roman"/>
          <w:sz w:val="20"/>
          <w:szCs w:val="20"/>
          <w:rPrChange w:id="1862" w:author="michaelaanas23@gmail.com" w:date="2026-09-25T21:39:00Z" w16du:dateUtc="2026-09-25T13:39:00Z">
            <w:rPr>
              <w:rFonts w:ascii="Times New Roman" w:hAnsi="Times New Roman" w:cs="Times New Roman"/>
              <w:sz w:val="22"/>
              <w:szCs w:val="22"/>
            </w:rPr>
          </w:rPrChange>
        </w:rPr>
        <w:t>H2Ops utilizes a relational database management system to store, organize, and manage all operational data. During local development and testing, MySQL is used via XAMPP to host the `h2ops_db` database, providing a fast and lightweight relational database environment. For cloud-based staging and production environments, PostgreSQL is utilized, offering enterprise-grade reliability, scalability, and robust concurrency control. The database schema stores critical tables including branch records, user profiles, customers, products, sales details, inventory logs, and security OTP codes, maintaining strict data integrity through foreign key constraints and transactional boundaries.</w:t>
      </w:r>
    </w:p>
    <w:p w14:paraId="517D8A9D" w14:textId="1775A49A" w:rsidR="008C7042" w:rsidRPr="00DD3042" w:rsidRDefault="008C7042">
      <w:pPr>
        <w:spacing w:line="276" w:lineRule="auto"/>
        <w:jc w:val="both"/>
        <w:rPr>
          <w:rFonts w:ascii="Times New Roman" w:hAnsi="Times New Roman" w:cs="Times New Roman"/>
          <w:sz w:val="20"/>
          <w:szCs w:val="20"/>
          <w:rPrChange w:id="1863" w:author="michaelaanas23@gmail.com" w:date="2026-09-25T21:39:00Z" w16du:dateUtc="2026-09-25T13:39:00Z">
            <w:rPr>
              <w:rFonts w:ascii="Times New Roman" w:hAnsi="Times New Roman" w:cs="Times New Roman"/>
              <w:sz w:val="22"/>
              <w:szCs w:val="22"/>
            </w:rPr>
          </w:rPrChange>
        </w:rPr>
        <w:pPrChange w:id="1864" w:author="michaelaanas23@gmail.com" w:date="2026-09-25T21:55:00Z" w16du:dateUtc="2026-09-25T13:55:00Z">
          <w:pPr>
            <w:spacing w:line="360" w:lineRule="auto"/>
            <w:jc w:val="both"/>
          </w:pPr>
        </w:pPrChange>
      </w:pPr>
      <w:r w:rsidRPr="00DD3042">
        <w:rPr>
          <w:rFonts w:ascii="Times New Roman" w:hAnsi="Times New Roman" w:cs="Times New Roman"/>
          <w:sz w:val="20"/>
          <w:szCs w:val="20"/>
          <w:rPrChange w:id="1865" w:author="michaelaanas23@gmail.com" w:date="2026-09-25T21:39:00Z" w16du:dateUtc="2026-09-25T13:39:00Z">
            <w:rPr>
              <w:rFonts w:ascii="Times New Roman" w:hAnsi="Times New Roman" w:cs="Times New Roman"/>
              <w:sz w:val="22"/>
              <w:szCs w:val="22"/>
            </w:rPr>
          </w:rPrChange>
        </w:rPr>
        <w:t xml:space="preserve"> The database's relational model is highly aligned with High Island V's multi-branch operational structure, where entities such as branches, products, sales, and inventory logs have well-defined relationships. Through </w:t>
      </w:r>
      <w:proofErr w:type="spellStart"/>
      <w:r w:rsidRPr="00DD3042">
        <w:rPr>
          <w:rFonts w:ascii="Times New Roman" w:hAnsi="Times New Roman" w:cs="Times New Roman"/>
          <w:sz w:val="20"/>
          <w:szCs w:val="20"/>
          <w:rPrChange w:id="1866" w:author="michaelaanas23@gmail.com" w:date="2026-09-25T21:39:00Z" w16du:dateUtc="2026-09-25T13:39:00Z">
            <w:rPr>
              <w:rFonts w:ascii="Times New Roman" w:hAnsi="Times New Roman" w:cs="Times New Roman"/>
              <w:sz w:val="22"/>
              <w:szCs w:val="22"/>
            </w:rPr>
          </w:rPrChange>
        </w:rPr>
        <w:t>SQLAlchemy's</w:t>
      </w:r>
      <w:proofErr w:type="spellEnd"/>
      <w:r w:rsidRPr="00DD3042">
        <w:rPr>
          <w:rFonts w:ascii="Times New Roman" w:hAnsi="Times New Roman" w:cs="Times New Roman"/>
          <w:sz w:val="20"/>
          <w:szCs w:val="20"/>
          <w:rPrChange w:id="1867" w:author="michaelaanas23@gmail.com" w:date="2026-09-25T21:39:00Z" w16du:dateUtc="2026-09-25T13:39:00Z">
            <w:rPr>
              <w:rFonts w:ascii="Times New Roman" w:hAnsi="Times New Roman" w:cs="Times New Roman"/>
              <w:sz w:val="22"/>
              <w:szCs w:val="22"/>
            </w:rPr>
          </w:rPrChange>
        </w:rPr>
        <w:t xml:space="preserve"> ORM abstraction, the system can communicate seamlessly with both MySQL and PostgreSQL without requiring modifications to the backend code. Database transactions ensure that operations—such as committing a sale and simultaneously deducting the corresponding stock of containers, seals, and caps—complete successfully or roll back entirely, preventing inconsistent inventory states.</w:t>
      </w:r>
    </w:p>
    <w:p w14:paraId="583B8712" w14:textId="77777777" w:rsidR="008C7042" w:rsidRPr="00DD3042" w:rsidRDefault="008C7042">
      <w:pPr>
        <w:spacing w:line="276" w:lineRule="auto"/>
        <w:jc w:val="both"/>
        <w:rPr>
          <w:rFonts w:ascii="Times New Roman" w:hAnsi="Times New Roman" w:cs="Times New Roman"/>
          <w:sz w:val="20"/>
          <w:szCs w:val="20"/>
          <w:rPrChange w:id="1868" w:author="michaelaanas23@gmail.com" w:date="2026-09-25T21:39:00Z" w16du:dateUtc="2026-09-25T13:39:00Z">
            <w:rPr>
              <w:rFonts w:ascii="Times New Roman" w:hAnsi="Times New Roman" w:cs="Times New Roman"/>
              <w:sz w:val="22"/>
              <w:szCs w:val="22"/>
            </w:rPr>
          </w:rPrChange>
        </w:rPr>
        <w:pPrChange w:id="1869" w:author="michaelaanas23@gmail.com" w:date="2026-09-25T21:55:00Z" w16du:dateUtc="2026-09-25T13:55:00Z">
          <w:pPr>
            <w:spacing w:line="360" w:lineRule="auto"/>
            <w:jc w:val="both"/>
          </w:pPr>
        </w:pPrChange>
      </w:pPr>
      <w:r w:rsidRPr="00DD3042">
        <w:rPr>
          <w:rFonts w:ascii="Times New Roman" w:hAnsi="Times New Roman" w:cs="Times New Roman"/>
          <w:b/>
          <w:bCs/>
          <w:sz w:val="20"/>
          <w:szCs w:val="20"/>
          <w:rPrChange w:id="1870" w:author="michaelaanas23@gmail.com" w:date="2026-09-25T21:39:00Z" w16du:dateUtc="2026-09-25T13:39:00Z">
            <w:rPr>
              <w:rFonts w:ascii="Times New Roman" w:hAnsi="Times New Roman" w:cs="Times New Roman"/>
              <w:b/>
              <w:bCs/>
              <w:sz w:val="22"/>
              <w:szCs w:val="22"/>
            </w:rPr>
          </w:rPrChange>
        </w:rPr>
        <w:t>Development Tools</w:t>
      </w:r>
    </w:p>
    <w:p w14:paraId="7EB995CD" w14:textId="77777777" w:rsidR="008C7042" w:rsidRPr="00DD3042" w:rsidRDefault="008C7042">
      <w:pPr>
        <w:spacing w:line="276" w:lineRule="auto"/>
        <w:jc w:val="both"/>
        <w:rPr>
          <w:rFonts w:ascii="Times New Roman" w:hAnsi="Times New Roman" w:cs="Times New Roman"/>
          <w:sz w:val="20"/>
          <w:szCs w:val="20"/>
          <w:rPrChange w:id="1871" w:author="michaelaanas23@gmail.com" w:date="2026-09-25T21:39:00Z" w16du:dateUtc="2026-09-25T13:39:00Z">
            <w:rPr>
              <w:rFonts w:ascii="Times New Roman" w:hAnsi="Times New Roman" w:cs="Times New Roman"/>
              <w:sz w:val="22"/>
              <w:szCs w:val="22"/>
            </w:rPr>
          </w:rPrChange>
        </w:rPr>
        <w:pPrChange w:id="1872" w:author="michaelaanas23@gmail.com" w:date="2026-09-25T21:55:00Z" w16du:dateUtc="2026-09-25T13:55:00Z">
          <w:pPr>
            <w:spacing w:line="360" w:lineRule="auto"/>
            <w:jc w:val="both"/>
          </w:pPr>
        </w:pPrChange>
      </w:pPr>
      <w:del w:id="1873" w:author="michaelaanas23@gmail.com" w:date="2026-09-25T21:39:00Z" w16du:dateUtc="2026-09-25T13:39:00Z">
        <w:r w:rsidRPr="00DD3042" w:rsidDel="00DD3042">
          <w:rPr>
            <w:rFonts w:ascii="Times New Roman" w:hAnsi="Times New Roman" w:cs="Times New Roman"/>
            <w:sz w:val="20"/>
            <w:szCs w:val="20"/>
            <w:rPrChange w:id="1874" w:author="michaelaanas23@gmail.com" w:date="2026-09-25T21:39:00Z" w16du:dateUtc="2026-09-25T13:39:00Z">
              <w:rPr>
                <w:rFonts w:ascii="Times New Roman" w:hAnsi="Times New Roman" w:cs="Times New Roman"/>
                <w:sz w:val="22"/>
                <w:szCs w:val="22"/>
              </w:rPr>
            </w:rPrChange>
          </w:rPr>
          <w:delText> </w:delText>
        </w:r>
      </w:del>
      <w:r w:rsidRPr="00DD3042">
        <w:rPr>
          <w:rFonts w:ascii="Times New Roman" w:hAnsi="Times New Roman" w:cs="Times New Roman"/>
          <w:sz w:val="20"/>
          <w:szCs w:val="20"/>
          <w:rPrChange w:id="1875" w:author="michaelaanas23@gmail.com" w:date="2026-09-25T21:39:00Z" w16du:dateUtc="2026-09-25T13:39:00Z">
            <w:rPr>
              <w:rFonts w:ascii="Times New Roman" w:hAnsi="Times New Roman" w:cs="Times New Roman"/>
              <w:sz w:val="22"/>
              <w:szCs w:val="22"/>
            </w:rPr>
          </w:rPrChange>
        </w:rPr>
        <w:t>Visual Studio Code (VS Code) is used as the primary code editor for writing and managing the source code of H2Ops. It offers a lightweight yet feature-rich environment, supporting syntax highlighting, extension-based debugging, and git integration to streamline the development workflow. XAMPP is used as the local server environment, enabling developers to run and test the local MySQL database and Apache administrative interfaces. Additionally, Python's native Virtual Environments (`</w:t>
      </w:r>
      <w:proofErr w:type="spellStart"/>
      <w:r w:rsidRPr="00DD3042">
        <w:rPr>
          <w:rFonts w:ascii="Times New Roman" w:hAnsi="Times New Roman" w:cs="Times New Roman"/>
          <w:sz w:val="20"/>
          <w:szCs w:val="20"/>
          <w:rPrChange w:id="1876" w:author="michaelaanas23@gmail.com" w:date="2026-09-25T21:39:00Z" w16du:dateUtc="2026-09-25T13:39:00Z">
            <w:rPr>
              <w:rFonts w:ascii="Times New Roman" w:hAnsi="Times New Roman" w:cs="Times New Roman"/>
              <w:sz w:val="22"/>
              <w:szCs w:val="22"/>
            </w:rPr>
          </w:rPrChange>
        </w:rPr>
        <w:t>venv</w:t>
      </w:r>
      <w:proofErr w:type="spellEnd"/>
      <w:r w:rsidRPr="00DD3042">
        <w:rPr>
          <w:rFonts w:ascii="Times New Roman" w:hAnsi="Times New Roman" w:cs="Times New Roman"/>
          <w:sz w:val="20"/>
          <w:szCs w:val="20"/>
          <w:rPrChange w:id="1877" w:author="michaelaanas23@gmail.com" w:date="2026-09-25T21:39:00Z" w16du:dateUtc="2026-09-25T13:39:00Z">
            <w:rPr>
              <w:rFonts w:ascii="Times New Roman" w:hAnsi="Times New Roman" w:cs="Times New Roman"/>
              <w:sz w:val="22"/>
              <w:szCs w:val="22"/>
            </w:rPr>
          </w:rPrChange>
        </w:rPr>
        <w:t>`) are utilized to isolate project-specific dependencies, ensuring a clean and reproducible runtime environment that prevents package version conflicts.</w:t>
      </w:r>
    </w:p>
    <w:p w14:paraId="30B4D8A1" w14:textId="77777777" w:rsidR="008C7042" w:rsidRPr="00DD3042" w:rsidRDefault="008C7042">
      <w:pPr>
        <w:spacing w:line="276" w:lineRule="auto"/>
        <w:jc w:val="both"/>
        <w:rPr>
          <w:rFonts w:ascii="Times New Roman" w:hAnsi="Times New Roman" w:cs="Times New Roman"/>
          <w:sz w:val="20"/>
          <w:szCs w:val="20"/>
          <w:rPrChange w:id="1878" w:author="michaelaanas23@gmail.com" w:date="2026-09-25T21:39:00Z" w16du:dateUtc="2026-09-25T13:39:00Z">
            <w:rPr>
              <w:rFonts w:ascii="Times New Roman" w:hAnsi="Times New Roman" w:cs="Times New Roman"/>
              <w:sz w:val="22"/>
              <w:szCs w:val="22"/>
            </w:rPr>
          </w:rPrChange>
        </w:rPr>
        <w:pPrChange w:id="1879" w:author="michaelaanas23@gmail.com" w:date="2026-09-25T21:55:00Z" w16du:dateUtc="2026-09-25T13:55:00Z">
          <w:pPr>
            <w:spacing w:line="360" w:lineRule="auto"/>
            <w:jc w:val="both"/>
          </w:pPr>
        </w:pPrChange>
      </w:pPr>
      <w:r w:rsidRPr="00DD3042">
        <w:rPr>
          <w:rFonts w:ascii="Times New Roman" w:hAnsi="Times New Roman" w:cs="Times New Roman"/>
          <w:b/>
          <w:bCs/>
          <w:sz w:val="20"/>
          <w:szCs w:val="20"/>
          <w:rPrChange w:id="1880" w:author="michaelaanas23@gmail.com" w:date="2026-09-25T21:39:00Z" w16du:dateUtc="2026-09-25T13:39:00Z">
            <w:rPr>
              <w:rFonts w:ascii="Times New Roman" w:hAnsi="Times New Roman" w:cs="Times New Roman"/>
              <w:b/>
              <w:bCs/>
              <w:sz w:val="22"/>
              <w:szCs w:val="22"/>
            </w:rPr>
          </w:rPrChange>
        </w:rPr>
        <w:t>Browser: Google Chrome</w:t>
      </w:r>
    </w:p>
    <w:p w14:paraId="24E75568" w14:textId="77777777" w:rsidR="008C7042" w:rsidRPr="00DD3042" w:rsidRDefault="008C7042">
      <w:pPr>
        <w:spacing w:line="276" w:lineRule="auto"/>
        <w:jc w:val="both"/>
        <w:rPr>
          <w:rFonts w:ascii="Times New Roman" w:hAnsi="Times New Roman" w:cs="Times New Roman"/>
          <w:sz w:val="20"/>
          <w:szCs w:val="20"/>
          <w:rPrChange w:id="1881" w:author="michaelaanas23@gmail.com" w:date="2026-09-25T21:39:00Z" w16du:dateUtc="2026-09-25T13:39:00Z">
            <w:rPr>
              <w:rFonts w:ascii="Times New Roman" w:hAnsi="Times New Roman" w:cs="Times New Roman"/>
              <w:sz w:val="22"/>
              <w:szCs w:val="22"/>
            </w:rPr>
          </w:rPrChange>
        </w:rPr>
        <w:pPrChange w:id="1882" w:author="michaelaanas23@gmail.com" w:date="2026-09-25T21:55:00Z" w16du:dateUtc="2026-09-25T13:55:00Z">
          <w:pPr>
            <w:spacing w:line="360" w:lineRule="auto"/>
            <w:jc w:val="both"/>
          </w:pPr>
        </w:pPrChange>
      </w:pPr>
      <w:del w:id="1883" w:author="michaelaanas23@gmail.com" w:date="2026-09-25T21:39:00Z" w16du:dateUtc="2026-09-25T13:39:00Z">
        <w:r w:rsidRPr="00DD3042" w:rsidDel="00DD3042">
          <w:rPr>
            <w:rFonts w:ascii="Times New Roman" w:hAnsi="Times New Roman" w:cs="Times New Roman"/>
            <w:b/>
            <w:bCs/>
            <w:sz w:val="20"/>
            <w:szCs w:val="20"/>
            <w:rPrChange w:id="1884" w:author="michaelaanas23@gmail.com" w:date="2026-09-25T21:39:00Z" w16du:dateUtc="2026-09-25T13:39:00Z">
              <w:rPr>
                <w:rFonts w:ascii="Times New Roman" w:hAnsi="Times New Roman" w:cs="Times New Roman"/>
                <w:b/>
                <w:bCs/>
                <w:sz w:val="22"/>
                <w:szCs w:val="22"/>
              </w:rPr>
            </w:rPrChange>
          </w:rPr>
          <w:delText> </w:delText>
        </w:r>
      </w:del>
      <w:r w:rsidRPr="00DD3042">
        <w:rPr>
          <w:rFonts w:ascii="Times New Roman" w:hAnsi="Times New Roman" w:cs="Times New Roman"/>
          <w:sz w:val="20"/>
          <w:szCs w:val="20"/>
          <w:rPrChange w:id="1885" w:author="michaelaanas23@gmail.com" w:date="2026-09-25T21:39:00Z" w16du:dateUtc="2026-09-25T13:39:00Z">
            <w:rPr>
              <w:rFonts w:ascii="Times New Roman" w:hAnsi="Times New Roman" w:cs="Times New Roman"/>
              <w:sz w:val="22"/>
              <w:szCs w:val="22"/>
            </w:rPr>
          </w:rPrChange>
        </w:rPr>
        <w:t xml:space="preserve">Google Chrome is used as the primary web browser for testing, debugging, and validating the system's responsive user interface and client-side scripts. As a widely adopted web browser, Chrome provides a standardized testing </w:t>
      </w:r>
      <w:r w:rsidRPr="00DD3042">
        <w:rPr>
          <w:rFonts w:ascii="Times New Roman" w:hAnsi="Times New Roman" w:cs="Times New Roman"/>
          <w:sz w:val="20"/>
          <w:szCs w:val="20"/>
          <w:rPrChange w:id="1886" w:author="michaelaanas23@gmail.com" w:date="2026-09-25T21:39:00Z" w16du:dateUtc="2026-09-25T13:39:00Z">
            <w:rPr>
              <w:rFonts w:ascii="Times New Roman" w:hAnsi="Times New Roman" w:cs="Times New Roman"/>
              <w:sz w:val="22"/>
              <w:szCs w:val="22"/>
            </w:rPr>
          </w:rPrChange>
        </w:rPr>
        <w:lastRenderedPageBreak/>
        <w:t>environment equipped with powerful developer tools, which allows the development team to inspect layouts, profile performance, verify JavaScript behavior, and ensure that the H2Ops dashboard performs consistently across cashiers' and administrators' devices.</w:t>
      </w:r>
    </w:p>
    <w:p w14:paraId="59C4441B" w14:textId="77777777" w:rsidR="008C7042" w:rsidRPr="00DD3042" w:rsidRDefault="008C7042">
      <w:pPr>
        <w:spacing w:line="276" w:lineRule="auto"/>
        <w:jc w:val="both"/>
        <w:rPr>
          <w:rFonts w:ascii="Times New Roman" w:hAnsi="Times New Roman" w:cs="Times New Roman"/>
          <w:sz w:val="20"/>
          <w:szCs w:val="20"/>
          <w:rPrChange w:id="1887" w:author="michaelaanas23@gmail.com" w:date="2026-09-25T21:39:00Z" w16du:dateUtc="2026-09-25T13:39:00Z">
            <w:rPr>
              <w:rFonts w:ascii="Times New Roman" w:hAnsi="Times New Roman" w:cs="Times New Roman"/>
              <w:sz w:val="22"/>
              <w:szCs w:val="22"/>
            </w:rPr>
          </w:rPrChange>
        </w:rPr>
        <w:pPrChange w:id="1888" w:author="michaelaanas23@gmail.com" w:date="2026-09-25T21:55:00Z" w16du:dateUtc="2026-09-25T13:55:00Z">
          <w:pPr>
            <w:spacing w:line="360" w:lineRule="auto"/>
            <w:jc w:val="both"/>
          </w:pPr>
        </w:pPrChange>
      </w:pPr>
      <w:r w:rsidRPr="00DD3042">
        <w:rPr>
          <w:rFonts w:ascii="Times New Roman" w:hAnsi="Times New Roman" w:cs="Times New Roman"/>
          <w:b/>
          <w:bCs/>
          <w:sz w:val="20"/>
          <w:szCs w:val="20"/>
          <w:rPrChange w:id="1889" w:author="michaelaanas23@gmail.com" w:date="2026-09-25T21:39:00Z" w16du:dateUtc="2026-09-25T13:39:00Z">
            <w:rPr>
              <w:rFonts w:ascii="Times New Roman" w:hAnsi="Times New Roman" w:cs="Times New Roman"/>
              <w:b/>
              <w:bCs/>
              <w:sz w:val="22"/>
              <w:szCs w:val="22"/>
            </w:rPr>
          </w:rPrChange>
        </w:rPr>
        <w:t> Technology Selection Rationale</w:t>
      </w:r>
    </w:p>
    <w:p w14:paraId="122F28FA" w14:textId="6AF8FEC6" w:rsidR="008C7042" w:rsidRPr="00DD3042" w:rsidRDefault="008C7042">
      <w:pPr>
        <w:spacing w:line="276" w:lineRule="auto"/>
        <w:jc w:val="both"/>
        <w:rPr>
          <w:rFonts w:ascii="Times New Roman" w:hAnsi="Times New Roman" w:cs="Times New Roman"/>
          <w:sz w:val="20"/>
          <w:szCs w:val="20"/>
          <w:rPrChange w:id="1890" w:author="michaelaanas23@gmail.com" w:date="2026-09-25T21:39:00Z" w16du:dateUtc="2026-09-25T13:39:00Z">
            <w:rPr>
              <w:rFonts w:ascii="Times New Roman" w:hAnsi="Times New Roman" w:cs="Times New Roman"/>
              <w:sz w:val="22"/>
              <w:szCs w:val="22"/>
            </w:rPr>
          </w:rPrChange>
        </w:rPr>
        <w:pPrChange w:id="1891" w:author="michaelaanas23@gmail.com" w:date="2026-09-25T21:55:00Z" w16du:dateUtc="2026-09-25T13:55:00Z">
          <w:pPr>
            <w:spacing w:line="360" w:lineRule="auto"/>
            <w:jc w:val="both"/>
          </w:pPr>
        </w:pPrChange>
      </w:pPr>
      <w:del w:id="1892" w:author="michaelaanas23@gmail.com" w:date="2026-09-25T21:39:00Z" w16du:dateUtc="2026-09-25T13:39:00Z">
        <w:r w:rsidRPr="00DD3042" w:rsidDel="00DD3042">
          <w:rPr>
            <w:rFonts w:ascii="Times New Roman" w:hAnsi="Times New Roman" w:cs="Times New Roman"/>
            <w:sz w:val="20"/>
            <w:szCs w:val="20"/>
            <w:rPrChange w:id="1893" w:author="michaelaanas23@gmail.com" w:date="2026-09-25T21:39:00Z" w16du:dateUtc="2026-09-25T13:39:00Z">
              <w:rPr>
                <w:rFonts w:ascii="Times New Roman" w:hAnsi="Times New Roman" w:cs="Times New Roman"/>
                <w:sz w:val="22"/>
                <w:szCs w:val="22"/>
              </w:rPr>
            </w:rPrChange>
          </w:rPr>
          <w:delText> </w:delText>
        </w:r>
      </w:del>
      <w:r w:rsidRPr="00DD3042">
        <w:rPr>
          <w:rFonts w:ascii="Times New Roman" w:hAnsi="Times New Roman" w:cs="Times New Roman"/>
          <w:sz w:val="20"/>
          <w:szCs w:val="20"/>
          <w:rPrChange w:id="1894" w:author="michaelaanas23@gmail.com" w:date="2026-09-25T21:39:00Z" w16du:dateUtc="2026-09-25T13:39:00Z">
            <w:rPr>
              <w:rFonts w:ascii="Times New Roman" w:hAnsi="Times New Roman" w:cs="Times New Roman"/>
              <w:sz w:val="22"/>
              <w:szCs w:val="22"/>
            </w:rPr>
          </w:rPrChange>
        </w:rPr>
        <w:t>These tools were selected because they are open-source, widely documented, and highly compatible with one another, providing a secure, stable, and cost-effective foundation for developing a responsive operations management system. Collectively, they represent an accessible stack that does not require expensive licensing, making it appropriate for the resource constraints of a multi-branch business like High Island V.</w:t>
      </w:r>
    </w:p>
    <w:p w14:paraId="3643B4D8" w14:textId="77777777" w:rsidR="008C7042" w:rsidRPr="00DD3042" w:rsidDel="00427840" w:rsidRDefault="008C7042">
      <w:pPr>
        <w:spacing w:line="276" w:lineRule="auto"/>
        <w:jc w:val="both"/>
        <w:rPr>
          <w:del w:id="1895" w:author="michaelaanas23@gmail.com" w:date="2026-09-25T21:59:00Z" w16du:dateUtc="2026-09-25T13:59:00Z"/>
          <w:rFonts w:ascii="Times New Roman" w:hAnsi="Times New Roman" w:cs="Times New Roman"/>
          <w:sz w:val="20"/>
          <w:szCs w:val="20"/>
          <w:rPrChange w:id="1896" w:author="michaelaanas23@gmail.com" w:date="2026-09-25T21:39:00Z" w16du:dateUtc="2026-09-25T13:39:00Z">
            <w:rPr>
              <w:del w:id="1897" w:author="michaelaanas23@gmail.com" w:date="2026-09-25T21:59:00Z" w16du:dateUtc="2026-09-25T13:59:00Z"/>
              <w:rFonts w:ascii="Times New Roman" w:hAnsi="Times New Roman" w:cs="Times New Roman"/>
              <w:sz w:val="22"/>
              <w:szCs w:val="22"/>
            </w:rPr>
          </w:rPrChange>
        </w:rPr>
        <w:pPrChange w:id="1898" w:author="michaelaanas23@gmail.com" w:date="2026-09-25T21:55:00Z" w16du:dateUtc="2026-09-25T13:55:00Z">
          <w:pPr>
            <w:spacing w:line="360" w:lineRule="auto"/>
            <w:jc w:val="both"/>
          </w:pPr>
        </w:pPrChange>
      </w:pPr>
      <w:r w:rsidRPr="00DD3042">
        <w:rPr>
          <w:rFonts w:ascii="Times New Roman" w:hAnsi="Times New Roman" w:cs="Times New Roman"/>
          <w:sz w:val="20"/>
          <w:szCs w:val="20"/>
          <w:rPrChange w:id="1899" w:author="michaelaanas23@gmail.com" w:date="2026-09-25T21:39:00Z" w16du:dateUtc="2026-09-25T13:39:00Z">
            <w:rPr>
              <w:rFonts w:ascii="Times New Roman" w:hAnsi="Times New Roman" w:cs="Times New Roman"/>
              <w:sz w:val="22"/>
              <w:szCs w:val="22"/>
            </w:rPr>
          </w:rPrChange>
        </w:rPr>
        <w:t>The use of widely adopted tools ensures that future developers or technical personnel will be able to maintain, update, or expand H2Ops with ease as the business requirements of High Island V evolve. The minimal licensing and maintenance overhead associated with Python, Flask, MySQL, and PostgreSQL ensures that the system provides a low total cost of ownership compared to proprietary enterprise resource planning (ERP) platforms.</w:t>
      </w:r>
    </w:p>
    <w:p w14:paraId="1F991146" w14:textId="77777777" w:rsidR="008C7042" w:rsidRPr="00DD3042" w:rsidRDefault="008C7042">
      <w:pPr>
        <w:spacing w:line="276" w:lineRule="auto"/>
        <w:jc w:val="both"/>
        <w:rPr>
          <w:rFonts w:ascii="Times New Roman" w:hAnsi="Times New Roman" w:cs="Times New Roman"/>
          <w:sz w:val="20"/>
          <w:szCs w:val="20"/>
          <w:rPrChange w:id="1900" w:author="michaelaanas23@gmail.com" w:date="2026-09-25T21:39:00Z" w16du:dateUtc="2026-09-25T13:39:00Z">
            <w:rPr>
              <w:rFonts w:ascii="Times New Roman" w:hAnsi="Times New Roman" w:cs="Times New Roman"/>
              <w:sz w:val="22"/>
              <w:szCs w:val="22"/>
            </w:rPr>
          </w:rPrChange>
        </w:rPr>
        <w:pPrChange w:id="1901" w:author="michaelaanas23@gmail.com" w:date="2026-09-25T21:55:00Z" w16du:dateUtc="2026-09-25T13:55:00Z">
          <w:pPr>
            <w:spacing w:line="360" w:lineRule="auto"/>
            <w:jc w:val="both"/>
          </w:pPr>
        </w:pPrChange>
      </w:pPr>
    </w:p>
    <w:p w14:paraId="1F8CD805" w14:textId="77777777" w:rsidR="008C7042" w:rsidRPr="007134A7" w:rsidRDefault="008C7042">
      <w:pPr>
        <w:pStyle w:val="Heading2"/>
        <w:spacing w:line="360" w:lineRule="auto"/>
        <w:jc w:val="both"/>
        <w:rPr>
          <w:rFonts w:ascii="Times New Roman" w:hAnsi="Times New Roman" w:cs="Times New Roman"/>
          <w:b/>
          <w:bCs/>
          <w:color w:val="000000" w:themeColor="text1"/>
          <w:sz w:val="26"/>
          <w:szCs w:val="26"/>
          <w:rPrChange w:id="1902" w:author="michaelaanas23@gmail.com" w:date="2026-09-25T21:40:00Z" w16du:dateUtc="2026-09-25T13:40:00Z">
            <w:rPr>
              <w:rFonts w:ascii="Times New Roman" w:hAnsi="Times New Roman" w:cs="Times New Roman"/>
              <w:b/>
              <w:bCs/>
              <w:color w:val="000000" w:themeColor="text1"/>
            </w:rPr>
          </w:rPrChange>
        </w:rPr>
        <w:pPrChange w:id="1903" w:author="michaelaanas23@gmail.com" w:date="2026-09-25T21:59:00Z" w16du:dateUtc="2026-09-25T13:59:00Z">
          <w:pPr>
            <w:pStyle w:val="Heading2"/>
            <w:jc w:val="both"/>
          </w:pPr>
        </w:pPrChange>
      </w:pPr>
      <w:r w:rsidRPr="007134A7">
        <w:rPr>
          <w:rFonts w:ascii="Times New Roman" w:hAnsi="Times New Roman" w:cs="Times New Roman"/>
          <w:b/>
          <w:bCs/>
          <w:color w:val="000000" w:themeColor="text1"/>
          <w:sz w:val="26"/>
          <w:szCs w:val="26"/>
          <w:rPrChange w:id="1904" w:author="michaelaanas23@gmail.com" w:date="2026-09-25T21:40:00Z" w16du:dateUtc="2026-09-25T13:40:00Z">
            <w:rPr>
              <w:rFonts w:ascii="Times New Roman" w:hAnsi="Times New Roman" w:cs="Times New Roman"/>
              <w:b/>
              <w:bCs/>
              <w:color w:val="000000" w:themeColor="text1"/>
            </w:rPr>
          </w:rPrChange>
        </w:rPr>
        <w:t>3.5 Data Gathering Techniques</w:t>
      </w:r>
    </w:p>
    <w:p w14:paraId="5B7B7B7B" w14:textId="36169AEF" w:rsidR="008C7042" w:rsidRPr="007134A7" w:rsidRDefault="008C7042">
      <w:pPr>
        <w:spacing w:line="276" w:lineRule="auto"/>
        <w:ind w:firstLine="357"/>
        <w:jc w:val="both"/>
        <w:rPr>
          <w:rFonts w:ascii="Times New Roman" w:hAnsi="Times New Roman" w:cs="Times New Roman"/>
          <w:sz w:val="20"/>
          <w:szCs w:val="20"/>
          <w:rPrChange w:id="1905" w:author="michaelaanas23@gmail.com" w:date="2026-09-25T21:40:00Z" w16du:dateUtc="2026-09-25T13:40:00Z">
            <w:rPr>
              <w:rFonts w:ascii="Times New Roman" w:hAnsi="Times New Roman" w:cs="Times New Roman"/>
              <w:sz w:val="22"/>
              <w:szCs w:val="22"/>
            </w:rPr>
          </w:rPrChange>
        </w:rPr>
        <w:pPrChange w:id="1906" w:author="michaelaanas23@gmail.com" w:date="2026-09-25T21:55:00Z" w16du:dateUtc="2026-09-25T13:55:00Z">
          <w:pPr>
            <w:spacing w:line="360" w:lineRule="auto"/>
            <w:ind w:firstLine="357"/>
            <w:jc w:val="both"/>
          </w:pPr>
        </w:pPrChange>
      </w:pPr>
      <w:r w:rsidRPr="007134A7">
        <w:rPr>
          <w:rFonts w:ascii="Times New Roman" w:hAnsi="Times New Roman" w:cs="Times New Roman"/>
          <w:sz w:val="20"/>
          <w:szCs w:val="20"/>
          <w:rPrChange w:id="1907" w:author="michaelaanas23@gmail.com" w:date="2026-09-25T21:40:00Z" w16du:dateUtc="2026-09-25T13:40:00Z">
            <w:rPr>
              <w:rFonts w:ascii="Times New Roman" w:hAnsi="Times New Roman" w:cs="Times New Roman"/>
              <w:sz w:val="22"/>
              <w:szCs w:val="22"/>
            </w:rPr>
          </w:rPrChange>
        </w:rPr>
        <w:t>The researchers utilized a combination of qualitative and quantitative data gathering techniques to establish a comprehensive understanding of the operational workflows, administrative pain points, and technical requirements of High Island V. To ensure the reliability and validity of the gathered requirements, three distinct data gathering techniques were implemented: interviews, direct observations, and document analysis. This multi-method approach enabled the triangulation of operational facts and minimized subjective bias in the system design. The information collected through these techniques served as the foundation for identifying the system requirements of H2Ops. The gathered data were analyzed to determine which business processes could be automated and which information should be included in the system's database, dashboards, reports, and sales analytics. The results also helped the researchers determine the appropriate user roles, system permissions, and features needed by the business.</w:t>
      </w:r>
    </w:p>
    <w:p w14:paraId="2B3CFB1F" w14:textId="77777777" w:rsidR="008C7042" w:rsidRPr="007134A7" w:rsidRDefault="008C7042">
      <w:pPr>
        <w:spacing w:line="276" w:lineRule="auto"/>
        <w:jc w:val="both"/>
        <w:rPr>
          <w:rFonts w:ascii="Times New Roman" w:hAnsi="Times New Roman" w:cs="Times New Roman"/>
          <w:sz w:val="20"/>
          <w:szCs w:val="20"/>
          <w:rPrChange w:id="1908" w:author="michaelaanas23@gmail.com" w:date="2026-09-25T21:40:00Z" w16du:dateUtc="2026-09-25T13:40:00Z">
            <w:rPr>
              <w:rFonts w:ascii="Times New Roman" w:hAnsi="Times New Roman" w:cs="Times New Roman"/>
              <w:sz w:val="22"/>
              <w:szCs w:val="22"/>
            </w:rPr>
          </w:rPrChange>
        </w:rPr>
        <w:pPrChange w:id="1909"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1910" w:author="michaelaanas23@gmail.com" w:date="2026-09-25T21:40:00Z" w16du:dateUtc="2026-09-25T13:40:00Z">
            <w:rPr>
              <w:rFonts w:ascii="Times New Roman" w:hAnsi="Times New Roman" w:cs="Times New Roman"/>
              <w:b/>
              <w:bCs/>
              <w:sz w:val="22"/>
              <w:szCs w:val="22"/>
            </w:rPr>
          </w:rPrChange>
        </w:rPr>
        <w:t>3.5.1 Technique 1: Interview</w:t>
      </w:r>
    </w:p>
    <w:p w14:paraId="439EADD6" w14:textId="5E6E69C4" w:rsidR="008C7042" w:rsidRPr="007134A7" w:rsidRDefault="008C7042">
      <w:pPr>
        <w:spacing w:line="276" w:lineRule="auto"/>
        <w:jc w:val="both"/>
        <w:rPr>
          <w:rFonts w:ascii="Times New Roman" w:hAnsi="Times New Roman" w:cs="Times New Roman"/>
          <w:sz w:val="20"/>
          <w:szCs w:val="20"/>
          <w:rPrChange w:id="1911" w:author="michaelaanas23@gmail.com" w:date="2026-09-25T21:40:00Z" w16du:dateUtc="2026-09-25T13:40:00Z">
            <w:rPr>
              <w:rFonts w:ascii="Times New Roman" w:hAnsi="Times New Roman" w:cs="Times New Roman"/>
              <w:sz w:val="22"/>
              <w:szCs w:val="22"/>
            </w:rPr>
          </w:rPrChange>
        </w:rPr>
        <w:pPrChange w:id="1912"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1913" w:author="michaelaanas23@gmail.com" w:date="2026-09-25T21:40:00Z" w16du:dateUtc="2026-09-25T13:40:00Z">
            <w:rPr>
              <w:rFonts w:ascii="Times New Roman" w:hAnsi="Times New Roman" w:cs="Times New Roman"/>
              <w:sz w:val="22"/>
              <w:szCs w:val="22"/>
            </w:rPr>
          </w:rPrChange>
        </w:rPr>
        <w:t>Semi-structured interviews were conducted with key stakeholders of High Island V, including the business owners or administrators, branch managers, and cashiers. This allowed the researchers to gather qualitative insights regarding daily routines, administrative challenges, security concerns, and expectations for the proposed H2Ops system. The interviews provided the researchers with direct information from individuals who are involved in the actual operation of the water refilling stations. Their responses helped identify difficulties that may not be immediately visible through system observation alone. The information gathered was also used to determine the features that would provide the greatest operational benefit, particularly in sales recording, inventory monitoring, reporting, and branch management.</w:t>
      </w:r>
    </w:p>
    <w:p w14:paraId="397FCAF3" w14:textId="77777777" w:rsidR="008C7042" w:rsidRPr="007134A7" w:rsidRDefault="008C7042">
      <w:pPr>
        <w:spacing w:line="276" w:lineRule="auto"/>
        <w:jc w:val="both"/>
        <w:rPr>
          <w:rFonts w:ascii="Times New Roman" w:hAnsi="Times New Roman" w:cs="Times New Roman"/>
          <w:sz w:val="20"/>
          <w:szCs w:val="20"/>
          <w:rPrChange w:id="1914" w:author="michaelaanas23@gmail.com" w:date="2026-09-25T21:40:00Z" w16du:dateUtc="2026-09-25T13:40:00Z">
            <w:rPr>
              <w:rFonts w:ascii="Times New Roman" w:hAnsi="Times New Roman" w:cs="Times New Roman"/>
              <w:sz w:val="22"/>
              <w:szCs w:val="22"/>
            </w:rPr>
          </w:rPrChange>
        </w:rPr>
        <w:pPrChange w:id="1915"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1916" w:author="michaelaanas23@gmail.com" w:date="2026-09-25T21:40:00Z" w16du:dateUtc="2026-09-25T13:40:00Z">
            <w:rPr>
              <w:rFonts w:ascii="Times New Roman" w:hAnsi="Times New Roman" w:cs="Times New Roman"/>
              <w:b/>
              <w:bCs/>
              <w:sz w:val="22"/>
              <w:szCs w:val="22"/>
            </w:rPr>
          </w:rPrChange>
        </w:rPr>
        <w:t>Interview Protocol Design</w:t>
      </w:r>
    </w:p>
    <w:p w14:paraId="7699AECE" w14:textId="77777777" w:rsidR="008C7042" w:rsidRPr="007134A7" w:rsidRDefault="008C7042">
      <w:pPr>
        <w:spacing w:line="276" w:lineRule="auto"/>
        <w:jc w:val="both"/>
        <w:rPr>
          <w:rFonts w:ascii="Times New Roman" w:hAnsi="Times New Roman" w:cs="Times New Roman"/>
          <w:sz w:val="20"/>
          <w:szCs w:val="20"/>
          <w:rPrChange w:id="1917" w:author="michaelaanas23@gmail.com" w:date="2026-09-25T21:40:00Z" w16du:dateUtc="2026-09-25T13:40:00Z">
            <w:rPr>
              <w:rFonts w:ascii="Times New Roman" w:hAnsi="Times New Roman" w:cs="Times New Roman"/>
              <w:sz w:val="22"/>
              <w:szCs w:val="22"/>
            </w:rPr>
          </w:rPrChange>
        </w:rPr>
        <w:pPrChange w:id="1918"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1919" w:author="michaelaanas23@gmail.com" w:date="2026-09-25T21:40:00Z" w16du:dateUtc="2026-09-25T13:40:00Z">
            <w:rPr>
              <w:rFonts w:ascii="Times New Roman" w:hAnsi="Times New Roman" w:cs="Times New Roman"/>
              <w:sz w:val="22"/>
              <w:szCs w:val="22"/>
            </w:rPr>
          </w:rPrChange>
        </w:rPr>
        <w:t>The interview protocol was structured into six distinct sections to systematically capture the operational realities at each level of the organization.</w:t>
      </w:r>
    </w:p>
    <w:p w14:paraId="00D40F93" w14:textId="77777777" w:rsidR="008C7042" w:rsidRPr="007134A7" w:rsidRDefault="008C7042">
      <w:pPr>
        <w:spacing w:line="276" w:lineRule="auto"/>
        <w:jc w:val="both"/>
        <w:rPr>
          <w:rFonts w:ascii="Times New Roman" w:hAnsi="Times New Roman" w:cs="Times New Roman"/>
          <w:sz w:val="20"/>
          <w:szCs w:val="20"/>
          <w:rPrChange w:id="1920" w:author="michaelaanas23@gmail.com" w:date="2026-09-25T21:40:00Z" w16du:dateUtc="2026-09-25T13:40:00Z">
            <w:rPr>
              <w:rFonts w:ascii="Times New Roman" w:hAnsi="Times New Roman" w:cs="Times New Roman"/>
              <w:sz w:val="22"/>
              <w:szCs w:val="22"/>
            </w:rPr>
          </w:rPrChange>
        </w:rPr>
        <w:pPrChange w:id="1921"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1922" w:author="michaelaanas23@gmail.com" w:date="2026-09-25T21:40:00Z" w16du:dateUtc="2026-09-25T13:40:00Z">
            <w:rPr>
              <w:rFonts w:ascii="Times New Roman" w:hAnsi="Times New Roman" w:cs="Times New Roman"/>
              <w:b/>
              <w:bCs/>
              <w:sz w:val="22"/>
              <w:szCs w:val="22"/>
            </w:rPr>
          </w:rPrChange>
        </w:rPr>
        <w:t>Section 1:</w:t>
      </w:r>
      <w:r w:rsidRPr="007134A7">
        <w:rPr>
          <w:rFonts w:ascii="Times New Roman" w:hAnsi="Times New Roman" w:cs="Times New Roman"/>
          <w:sz w:val="20"/>
          <w:szCs w:val="20"/>
          <w:rPrChange w:id="1923" w:author="michaelaanas23@gmail.com" w:date="2026-09-25T21:40:00Z" w16du:dateUtc="2026-09-25T13:40:00Z">
            <w:rPr>
              <w:rFonts w:ascii="Times New Roman" w:hAnsi="Times New Roman" w:cs="Times New Roman"/>
              <w:sz w:val="22"/>
              <w:szCs w:val="22"/>
            </w:rPr>
          </w:rPrChange>
        </w:rPr>
        <w:t xml:space="preserve"> Operational Overview focused on understanding the organizational hierarchy, roles of cashiers and managers, communication channels between provincial and urban branches, and the general business flow of the water refilling stations.</w:t>
      </w:r>
    </w:p>
    <w:p w14:paraId="62661BE5" w14:textId="77777777" w:rsidR="008C7042" w:rsidRPr="007134A7" w:rsidRDefault="008C7042">
      <w:pPr>
        <w:spacing w:line="276" w:lineRule="auto"/>
        <w:jc w:val="both"/>
        <w:rPr>
          <w:rFonts w:ascii="Times New Roman" w:hAnsi="Times New Roman" w:cs="Times New Roman"/>
          <w:sz w:val="20"/>
          <w:szCs w:val="20"/>
          <w:rPrChange w:id="1924" w:author="michaelaanas23@gmail.com" w:date="2026-09-25T21:40:00Z" w16du:dateUtc="2026-09-25T13:40:00Z">
            <w:rPr>
              <w:rFonts w:ascii="Times New Roman" w:hAnsi="Times New Roman" w:cs="Times New Roman"/>
              <w:sz w:val="22"/>
              <w:szCs w:val="22"/>
            </w:rPr>
          </w:rPrChange>
        </w:rPr>
        <w:pPrChange w:id="1925"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1926" w:author="michaelaanas23@gmail.com" w:date="2026-09-25T21:40:00Z" w16du:dateUtc="2026-09-25T13:40:00Z">
            <w:rPr>
              <w:rFonts w:ascii="Times New Roman" w:hAnsi="Times New Roman" w:cs="Times New Roman"/>
              <w:b/>
              <w:bCs/>
              <w:sz w:val="22"/>
              <w:szCs w:val="22"/>
            </w:rPr>
          </w:rPrChange>
        </w:rPr>
        <w:t xml:space="preserve">Section 2: </w:t>
      </w:r>
      <w:r w:rsidRPr="007134A7">
        <w:rPr>
          <w:rFonts w:ascii="Times New Roman" w:hAnsi="Times New Roman" w:cs="Times New Roman"/>
          <w:sz w:val="20"/>
          <w:szCs w:val="20"/>
          <w:rPrChange w:id="1927" w:author="michaelaanas23@gmail.com" w:date="2026-09-25T21:40:00Z" w16du:dateUtc="2026-09-25T13:40:00Z">
            <w:rPr>
              <w:rFonts w:ascii="Times New Roman" w:hAnsi="Times New Roman" w:cs="Times New Roman"/>
              <w:sz w:val="22"/>
              <w:szCs w:val="22"/>
            </w:rPr>
          </w:rPrChange>
        </w:rPr>
        <w:t>Sales Recording Practices investigated how daily transactions such as walk-ins, refills, container purchases, and deliveries are processed, how subtotals and changes are computed, how receipts are issued through manual carbon-copy or pre-printed logs, and how cash register balances are reconciled at the end of each shift.</w:t>
      </w:r>
    </w:p>
    <w:p w14:paraId="02490174" w14:textId="77777777" w:rsidR="008C7042" w:rsidRPr="007134A7" w:rsidRDefault="008C7042">
      <w:pPr>
        <w:spacing w:line="276" w:lineRule="auto"/>
        <w:jc w:val="both"/>
        <w:rPr>
          <w:rFonts w:ascii="Times New Roman" w:hAnsi="Times New Roman" w:cs="Times New Roman"/>
          <w:sz w:val="20"/>
          <w:szCs w:val="20"/>
          <w:rPrChange w:id="1928" w:author="michaelaanas23@gmail.com" w:date="2026-09-25T21:40:00Z" w16du:dateUtc="2026-09-25T13:40:00Z">
            <w:rPr>
              <w:rFonts w:ascii="Times New Roman" w:hAnsi="Times New Roman" w:cs="Times New Roman"/>
              <w:sz w:val="22"/>
              <w:szCs w:val="22"/>
            </w:rPr>
          </w:rPrChange>
        </w:rPr>
        <w:pPrChange w:id="1929"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1930" w:author="michaelaanas23@gmail.com" w:date="2026-09-25T21:40:00Z" w16du:dateUtc="2026-09-25T13:40:00Z">
            <w:rPr>
              <w:rFonts w:ascii="Times New Roman" w:hAnsi="Times New Roman" w:cs="Times New Roman"/>
              <w:b/>
              <w:bCs/>
              <w:sz w:val="22"/>
              <w:szCs w:val="22"/>
            </w:rPr>
          </w:rPrChange>
        </w:rPr>
        <w:lastRenderedPageBreak/>
        <w:t>Section 3</w:t>
      </w:r>
      <w:r w:rsidRPr="007134A7">
        <w:rPr>
          <w:rFonts w:ascii="Times New Roman" w:hAnsi="Times New Roman" w:cs="Times New Roman"/>
          <w:sz w:val="20"/>
          <w:szCs w:val="20"/>
          <w:rPrChange w:id="1931" w:author="michaelaanas23@gmail.com" w:date="2026-09-25T21:40:00Z" w16du:dateUtc="2026-09-25T13:40:00Z">
            <w:rPr>
              <w:rFonts w:ascii="Times New Roman" w:hAnsi="Times New Roman" w:cs="Times New Roman"/>
              <w:sz w:val="22"/>
              <w:szCs w:val="22"/>
            </w:rPr>
          </w:rPrChange>
        </w:rPr>
        <w:t>: Inventory Management Practices explored how the stock of purified water, empty containers such as 5-gallon round or slim bottles, caps, and plastic seals is tracked; how damages, losses, or container returns are recorded; and how restocking thresholds are determined.</w:t>
      </w:r>
    </w:p>
    <w:p w14:paraId="45C9753D" w14:textId="77777777" w:rsidR="008C7042" w:rsidRPr="007134A7" w:rsidRDefault="008C7042">
      <w:pPr>
        <w:spacing w:line="276" w:lineRule="auto"/>
        <w:jc w:val="both"/>
        <w:rPr>
          <w:rFonts w:ascii="Times New Roman" w:hAnsi="Times New Roman" w:cs="Times New Roman"/>
          <w:sz w:val="20"/>
          <w:szCs w:val="20"/>
          <w:rPrChange w:id="1932" w:author="michaelaanas23@gmail.com" w:date="2026-09-25T21:40:00Z" w16du:dateUtc="2026-09-25T13:40:00Z">
            <w:rPr>
              <w:rFonts w:ascii="Times New Roman" w:hAnsi="Times New Roman" w:cs="Times New Roman"/>
              <w:sz w:val="22"/>
              <w:szCs w:val="22"/>
            </w:rPr>
          </w:rPrChange>
        </w:rPr>
        <w:pPrChange w:id="1933"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1934" w:author="michaelaanas23@gmail.com" w:date="2026-09-25T21:40:00Z" w16du:dateUtc="2026-09-25T13:40:00Z">
            <w:rPr>
              <w:rFonts w:ascii="Times New Roman" w:hAnsi="Times New Roman" w:cs="Times New Roman"/>
              <w:b/>
              <w:bCs/>
              <w:sz w:val="22"/>
              <w:szCs w:val="22"/>
            </w:rPr>
          </w:rPrChange>
        </w:rPr>
        <w:t>Section 4</w:t>
      </w:r>
      <w:r w:rsidRPr="007134A7">
        <w:rPr>
          <w:rFonts w:ascii="Times New Roman" w:hAnsi="Times New Roman" w:cs="Times New Roman"/>
          <w:sz w:val="20"/>
          <w:szCs w:val="20"/>
          <w:rPrChange w:id="1935" w:author="michaelaanas23@gmail.com" w:date="2026-09-25T21:40:00Z" w16du:dateUtc="2026-09-25T13:40:00Z">
            <w:rPr>
              <w:rFonts w:ascii="Times New Roman" w:hAnsi="Times New Roman" w:cs="Times New Roman"/>
              <w:sz w:val="22"/>
              <w:szCs w:val="22"/>
            </w:rPr>
          </w:rPrChange>
        </w:rPr>
        <w:t>: Reporting and Analysis examined how branch managers compile daily and weekly sales summaries, how reports are transmitted to the central administrators, how long this transmission takes, and how administrators analyze performance trends or make sales forecasts.</w:t>
      </w:r>
    </w:p>
    <w:p w14:paraId="5CA3848B" w14:textId="77777777" w:rsidR="008C7042" w:rsidRPr="007134A7" w:rsidRDefault="008C7042">
      <w:pPr>
        <w:spacing w:line="276" w:lineRule="auto"/>
        <w:jc w:val="both"/>
        <w:rPr>
          <w:rFonts w:ascii="Times New Roman" w:hAnsi="Times New Roman" w:cs="Times New Roman"/>
          <w:sz w:val="20"/>
          <w:szCs w:val="20"/>
          <w:rPrChange w:id="1936" w:author="michaelaanas23@gmail.com" w:date="2026-09-25T21:40:00Z" w16du:dateUtc="2026-09-25T13:40:00Z">
            <w:rPr>
              <w:rFonts w:ascii="Times New Roman" w:hAnsi="Times New Roman" w:cs="Times New Roman"/>
              <w:sz w:val="22"/>
              <w:szCs w:val="22"/>
            </w:rPr>
          </w:rPrChange>
        </w:rPr>
        <w:pPrChange w:id="1937"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1938" w:author="michaelaanas23@gmail.com" w:date="2026-09-25T21:40:00Z" w16du:dateUtc="2026-09-25T13:40:00Z">
            <w:rPr>
              <w:rFonts w:ascii="Times New Roman" w:hAnsi="Times New Roman" w:cs="Times New Roman"/>
              <w:b/>
              <w:bCs/>
              <w:sz w:val="22"/>
              <w:szCs w:val="22"/>
            </w:rPr>
          </w:rPrChange>
        </w:rPr>
        <w:t>Section 5:</w:t>
      </w:r>
      <w:r w:rsidRPr="007134A7">
        <w:rPr>
          <w:rFonts w:ascii="Times New Roman" w:hAnsi="Times New Roman" w:cs="Times New Roman"/>
          <w:sz w:val="20"/>
          <w:szCs w:val="20"/>
          <w:rPrChange w:id="1939" w:author="michaelaanas23@gmail.com" w:date="2026-09-25T21:40:00Z" w16du:dateUtc="2026-09-25T13:40:00Z">
            <w:rPr>
              <w:rFonts w:ascii="Times New Roman" w:hAnsi="Times New Roman" w:cs="Times New Roman"/>
              <w:sz w:val="22"/>
              <w:szCs w:val="22"/>
            </w:rPr>
          </w:rPrChange>
        </w:rPr>
        <w:t xml:space="preserve"> Operational Challenges gathered data on specific friction points, such as mathematical discrepancies in cash reconciliation, undocumented inventory loss or shrinkage, long delays in provincial branch report delivery, and security concerns regarding remote access.</w:t>
      </w:r>
    </w:p>
    <w:p w14:paraId="6BC35814" w14:textId="1477CC53" w:rsidR="008C7042" w:rsidRPr="007134A7" w:rsidRDefault="008C7042">
      <w:pPr>
        <w:spacing w:line="276" w:lineRule="auto"/>
        <w:jc w:val="both"/>
        <w:rPr>
          <w:rFonts w:ascii="Times New Roman" w:hAnsi="Times New Roman" w:cs="Times New Roman"/>
          <w:sz w:val="20"/>
          <w:szCs w:val="20"/>
          <w:rPrChange w:id="1940" w:author="michaelaanas23@gmail.com" w:date="2026-09-25T21:40:00Z" w16du:dateUtc="2026-09-25T13:40:00Z">
            <w:rPr>
              <w:rFonts w:ascii="Times New Roman" w:hAnsi="Times New Roman" w:cs="Times New Roman"/>
              <w:sz w:val="22"/>
              <w:szCs w:val="22"/>
            </w:rPr>
          </w:rPrChange>
        </w:rPr>
        <w:pPrChange w:id="1941"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1942" w:author="michaelaanas23@gmail.com" w:date="2026-09-25T21:40:00Z" w16du:dateUtc="2026-09-25T13:40:00Z">
            <w:rPr>
              <w:rFonts w:ascii="Times New Roman" w:hAnsi="Times New Roman" w:cs="Times New Roman"/>
              <w:b/>
              <w:bCs/>
              <w:sz w:val="22"/>
              <w:szCs w:val="22"/>
            </w:rPr>
          </w:rPrChange>
        </w:rPr>
        <w:t xml:space="preserve">Section 6: </w:t>
      </w:r>
      <w:r w:rsidRPr="007134A7">
        <w:rPr>
          <w:rFonts w:ascii="Times New Roman" w:hAnsi="Times New Roman" w:cs="Times New Roman"/>
          <w:sz w:val="20"/>
          <w:szCs w:val="20"/>
          <w:rPrChange w:id="1943" w:author="michaelaanas23@gmail.com" w:date="2026-09-25T21:40:00Z" w16du:dateUtc="2026-09-25T13:40:00Z">
            <w:rPr>
              <w:rFonts w:ascii="Times New Roman" w:hAnsi="Times New Roman" w:cs="Times New Roman"/>
              <w:sz w:val="22"/>
              <w:szCs w:val="22"/>
            </w:rPr>
          </w:rPrChange>
        </w:rPr>
        <w:t>System Expectations solicited feedback on user interface preferences, willingness to adopt a digital platform, concerns about internet connectivity issues, and requirements for administrative controls.</w:t>
      </w:r>
    </w:p>
    <w:p w14:paraId="4016E20A" w14:textId="77777777" w:rsidR="008C7042" w:rsidRPr="007134A7" w:rsidRDefault="008C7042">
      <w:pPr>
        <w:spacing w:line="276" w:lineRule="auto"/>
        <w:jc w:val="both"/>
        <w:rPr>
          <w:rFonts w:ascii="Times New Roman" w:hAnsi="Times New Roman" w:cs="Times New Roman"/>
          <w:sz w:val="20"/>
          <w:szCs w:val="20"/>
          <w:rPrChange w:id="1944" w:author="michaelaanas23@gmail.com" w:date="2026-09-25T21:40:00Z" w16du:dateUtc="2026-09-25T13:40:00Z">
            <w:rPr>
              <w:rFonts w:ascii="Times New Roman" w:hAnsi="Times New Roman" w:cs="Times New Roman"/>
              <w:sz w:val="22"/>
              <w:szCs w:val="22"/>
            </w:rPr>
          </w:rPrChange>
        </w:rPr>
        <w:pPrChange w:id="1945"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1946" w:author="michaelaanas23@gmail.com" w:date="2026-09-25T21:40:00Z" w16du:dateUtc="2026-09-25T13:40:00Z">
            <w:rPr>
              <w:rFonts w:ascii="Times New Roman" w:hAnsi="Times New Roman" w:cs="Times New Roman"/>
              <w:b/>
              <w:bCs/>
              <w:sz w:val="22"/>
              <w:szCs w:val="22"/>
            </w:rPr>
          </w:rPrChange>
        </w:rPr>
        <w:t>Interview Implementation</w:t>
      </w:r>
    </w:p>
    <w:p w14:paraId="48EA6D54" w14:textId="77777777" w:rsidR="008C7042" w:rsidRPr="007134A7" w:rsidRDefault="008C7042">
      <w:pPr>
        <w:spacing w:line="276" w:lineRule="auto"/>
        <w:jc w:val="both"/>
        <w:rPr>
          <w:rFonts w:ascii="Times New Roman" w:hAnsi="Times New Roman" w:cs="Times New Roman"/>
          <w:sz w:val="20"/>
          <w:szCs w:val="20"/>
          <w:rPrChange w:id="1947" w:author="michaelaanas23@gmail.com" w:date="2026-09-25T21:40:00Z" w16du:dateUtc="2026-09-25T13:40:00Z">
            <w:rPr>
              <w:rFonts w:ascii="Times New Roman" w:hAnsi="Times New Roman" w:cs="Times New Roman"/>
              <w:sz w:val="22"/>
              <w:szCs w:val="22"/>
            </w:rPr>
          </w:rPrChange>
        </w:rPr>
        <w:pPrChange w:id="1948"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1949" w:author="michaelaanas23@gmail.com" w:date="2026-09-25T21:40:00Z" w16du:dateUtc="2026-09-25T13:40:00Z">
            <w:rPr>
              <w:rFonts w:ascii="Times New Roman" w:hAnsi="Times New Roman" w:cs="Times New Roman"/>
              <w:sz w:val="22"/>
              <w:szCs w:val="22"/>
            </w:rPr>
          </w:rPrChange>
        </w:rPr>
        <w:t> The interviews were conducted face-to-face and through video conferencing to accommodate stakeholders in remote provincial locations. A total of eight participants, including one owner or administrator, two branch managers, and five branch cashiers, were interviewed. Each session was recorded with the participants’ consent, and key responses were transcribed and coded to extract recurring themes. These coded themes directly informed the system’s user stories and access control requirements.</w:t>
      </w:r>
    </w:p>
    <w:p w14:paraId="6471053B" w14:textId="77777777" w:rsidR="008C7042" w:rsidRPr="007134A7" w:rsidRDefault="008C7042">
      <w:pPr>
        <w:spacing w:line="276" w:lineRule="auto"/>
        <w:jc w:val="both"/>
        <w:rPr>
          <w:rFonts w:ascii="Times New Roman" w:hAnsi="Times New Roman" w:cs="Times New Roman"/>
          <w:sz w:val="20"/>
          <w:szCs w:val="20"/>
          <w:rPrChange w:id="1950" w:author="michaelaanas23@gmail.com" w:date="2026-09-25T21:40:00Z" w16du:dateUtc="2026-09-25T13:40:00Z">
            <w:rPr>
              <w:rFonts w:ascii="Times New Roman" w:hAnsi="Times New Roman" w:cs="Times New Roman"/>
              <w:sz w:val="22"/>
              <w:szCs w:val="22"/>
            </w:rPr>
          </w:rPrChange>
        </w:rPr>
        <w:pPrChange w:id="1951"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1952" w:author="michaelaanas23@gmail.com" w:date="2026-09-25T21:40:00Z" w16du:dateUtc="2026-09-25T13:40:00Z">
            <w:rPr>
              <w:rFonts w:ascii="Times New Roman" w:hAnsi="Times New Roman" w:cs="Times New Roman"/>
              <w:b/>
              <w:bCs/>
              <w:sz w:val="22"/>
              <w:szCs w:val="22"/>
            </w:rPr>
          </w:rPrChange>
        </w:rPr>
        <w:t>3.5.2 Technique 2: Observation</w:t>
      </w:r>
    </w:p>
    <w:p w14:paraId="5EE2A0D7" w14:textId="77777777" w:rsidR="008C7042" w:rsidRPr="007134A7" w:rsidRDefault="008C7042">
      <w:pPr>
        <w:spacing w:line="276" w:lineRule="auto"/>
        <w:jc w:val="both"/>
        <w:rPr>
          <w:rFonts w:ascii="Times New Roman" w:hAnsi="Times New Roman" w:cs="Times New Roman"/>
          <w:sz w:val="20"/>
          <w:szCs w:val="20"/>
          <w:rPrChange w:id="1953" w:author="michaelaanas23@gmail.com" w:date="2026-09-25T21:40:00Z" w16du:dateUtc="2026-09-25T13:40:00Z">
            <w:rPr>
              <w:rFonts w:ascii="Times New Roman" w:hAnsi="Times New Roman" w:cs="Times New Roman"/>
              <w:sz w:val="22"/>
              <w:szCs w:val="22"/>
            </w:rPr>
          </w:rPrChange>
        </w:rPr>
        <w:pPrChange w:id="1954"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1955" w:author="michaelaanas23@gmail.com" w:date="2026-09-25T21:40:00Z" w16du:dateUtc="2026-09-25T13:40:00Z">
            <w:rPr>
              <w:rFonts w:ascii="Times New Roman" w:hAnsi="Times New Roman" w:cs="Times New Roman"/>
              <w:sz w:val="22"/>
              <w:szCs w:val="22"/>
            </w:rPr>
          </w:rPrChange>
        </w:rPr>
        <w:t>To validate the findings from the interviews and identify unarticulated operational habits, the researchers conducted direct, non-participatory observations of the daily workflows at selected High Island V branches.</w:t>
      </w:r>
    </w:p>
    <w:p w14:paraId="37415456" w14:textId="77777777" w:rsidR="008C7042" w:rsidRPr="007134A7" w:rsidRDefault="008C7042">
      <w:pPr>
        <w:spacing w:line="276" w:lineRule="auto"/>
        <w:jc w:val="both"/>
        <w:rPr>
          <w:rFonts w:ascii="Times New Roman" w:hAnsi="Times New Roman" w:cs="Times New Roman"/>
          <w:sz w:val="20"/>
          <w:szCs w:val="20"/>
          <w:rPrChange w:id="1956" w:author="michaelaanas23@gmail.com" w:date="2026-09-25T21:40:00Z" w16du:dateUtc="2026-09-25T13:40:00Z">
            <w:rPr>
              <w:rFonts w:ascii="Times New Roman" w:hAnsi="Times New Roman" w:cs="Times New Roman"/>
              <w:sz w:val="22"/>
              <w:szCs w:val="22"/>
            </w:rPr>
          </w:rPrChange>
        </w:rPr>
        <w:pPrChange w:id="1957"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1958" w:author="michaelaanas23@gmail.com" w:date="2026-09-25T21:40:00Z" w16du:dateUtc="2026-09-25T13:40:00Z">
            <w:rPr>
              <w:rFonts w:ascii="Times New Roman" w:hAnsi="Times New Roman" w:cs="Times New Roman"/>
              <w:b/>
              <w:bCs/>
              <w:sz w:val="22"/>
              <w:szCs w:val="22"/>
            </w:rPr>
          </w:rPrChange>
        </w:rPr>
        <w:t xml:space="preserve">Observation Protocol Design - </w:t>
      </w:r>
      <w:r w:rsidRPr="007134A7">
        <w:rPr>
          <w:rFonts w:ascii="Times New Roman" w:hAnsi="Times New Roman" w:cs="Times New Roman"/>
          <w:sz w:val="20"/>
          <w:szCs w:val="20"/>
          <w:rPrChange w:id="1959" w:author="michaelaanas23@gmail.com" w:date="2026-09-25T21:40:00Z" w16du:dateUtc="2026-09-25T13:40:00Z">
            <w:rPr>
              <w:rFonts w:ascii="Times New Roman" w:hAnsi="Times New Roman" w:cs="Times New Roman"/>
              <w:sz w:val="22"/>
              <w:szCs w:val="22"/>
            </w:rPr>
          </w:rPrChange>
        </w:rPr>
        <w:t>The observation was guided by a structured protocol to ensure consistency across different operational environments.</w:t>
      </w:r>
    </w:p>
    <w:p w14:paraId="604D4739" w14:textId="77777777" w:rsidR="008C7042" w:rsidRPr="007134A7" w:rsidRDefault="008C7042">
      <w:pPr>
        <w:spacing w:line="276" w:lineRule="auto"/>
        <w:jc w:val="both"/>
        <w:rPr>
          <w:rFonts w:ascii="Times New Roman" w:hAnsi="Times New Roman" w:cs="Times New Roman"/>
          <w:sz w:val="20"/>
          <w:szCs w:val="20"/>
          <w:rPrChange w:id="1960" w:author="michaelaanas23@gmail.com" w:date="2026-09-25T21:40:00Z" w16du:dateUtc="2026-09-25T13:40:00Z">
            <w:rPr>
              <w:rFonts w:ascii="Times New Roman" w:hAnsi="Times New Roman" w:cs="Times New Roman"/>
              <w:sz w:val="22"/>
              <w:szCs w:val="22"/>
            </w:rPr>
          </w:rPrChange>
        </w:rPr>
        <w:pPrChange w:id="1961"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1962" w:author="michaelaanas23@gmail.com" w:date="2026-09-25T21:40:00Z" w16du:dateUtc="2026-09-25T13:40:00Z">
            <w:rPr>
              <w:rFonts w:ascii="Times New Roman" w:hAnsi="Times New Roman" w:cs="Times New Roman"/>
              <w:b/>
              <w:bCs/>
              <w:sz w:val="22"/>
              <w:szCs w:val="22"/>
            </w:rPr>
          </w:rPrChange>
        </w:rPr>
        <w:t>Temporal Coverage -</w:t>
      </w:r>
      <w:r w:rsidRPr="007134A7">
        <w:rPr>
          <w:rFonts w:ascii="Times New Roman" w:hAnsi="Times New Roman" w:cs="Times New Roman"/>
          <w:sz w:val="20"/>
          <w:szCs w:val="20"/>
          <w:rPrChange w:id="1963" w:author="michaelaanas23@gmail.com" w:date="2026-09-25T21:40:00Z" w16du:dateUtc="2026-09-25T13:40:00Z">
            <w:rPr>
              <w:rFonts w:ascii="Times New Roman" w:hAnsi="Times New Roman" w:cs="Times New Roman"/>
              <w:sz w:val="22"/>
              <w:szCs w:val="22"/>
            </w:rPr>
          </w:rPrChange>
        </w:rPr>
        <w:t xml:space="preserve"> Observations were scheduled during peak hours, from 10:00 AM to 2:00 PM, when customer traffic is highest, as well as during shift handovers and end-of-day cash reconciliation. This coverage spanned a total of three business days per branch.</w:t>
      </w:r>
    </w:p>
    <w:p w14:paraId="0FB249B3" w14:textId="77777777" w:rsidR="008C7042" w:rsidRPr="007134A7" w:rsidRDefault="008C7042">
      <w:pPr>
        <w:spacing w:line="276" w:lineRule="auto"/>
        <w:jc w:val="both"/>
        <w:rPr>
          <w:rFonts w:ascii="Times New Roman" w:hAnsi="Times New Roman" w:cs="Times New Roman"/>
          <w:sz w:val="20"/>
          <w:szCs w:val="20"/>
          <w:rPrChange w:id="1964" w:author="michaelaanas23@gmail.com" w:date="2026-09-25T21:40:00Z" w16du:dateUtc="2026-09-25T13:40:00Z">
            <w:rPr>
              <w:rFonts w:ascii="Times New Roman" w:hAnsi="Times New Roman" w:cs="Times New Roman"/>
              <w:sz w:val="22"/>
              <w:szCs w:val="22"/>
            </w:rPr>
          </w:rPrChange>
        </w:rPr>
        <w:pPrChange w:id="1965"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1966" w:author="michaelaanas23@gmail.com" w:date="2026-09-25T21:40:00Z" w16du:dateUtc="2026-09-25T13:40:00Z">
            <w:rPr>
              <w:rFonts w:ascii="Times New Roman" w:hAnsi="Times New Roman" w:cs="Times New Roman"/>
              <w:b/>
              <w:bCs/>
              <w:sz w:val="22"/>
              <w:szCs w:val="22"/>
            </w:rPr>
          </w:rPrChange>
        </w:rPr>
        <w:t xml:space="preserve">Spatial Coverage - </w:t>
      </w:r>
      <w:r w:rsidRPr="007134A7">
        <w:rPr>
          <w:rFonts w:ascii="Times New Roman" w:hAnsi="Times New Roman" w:cs="Times New Roman"/>
          <w:sz w:val="20"/>
          <w:szCs w:val="20"/>
          <w:rPrChange w:id="1967" w:author="michaelaanas23@gmail.com" w:date="2026-09-25T21:40:00Z" w16du:dateUtc="2026-09-25T13:40:00Z">
            <w:rPr>
              <w:rFonts w:ascii="Times New Roman" w:hAnsi="Times New Roman" w:cs="Times New Roman"/>
              <w:sz w:val="22"/>
              <w:szCs w:val="22"/>
            </w:rPr>
          </w:rPrChange>
        </w:rPr>
        <w:t>The researchers observed activities at both urban or flagship and provincial or remote branches, focusing on the layout of the checkout counter, the proximity of inventory storage, and the communication between cashiers and delivery personnel.</w:t>
      </w:r>
    </w:p>
    <w:p w14:paraId="45C21265" w14:textId="77777777" w:rsidR="008C7042" w:rsidRPr="007134A7" w:rsidRDefault="008C7042">
      <w:pPr>
        <w:spacing w:line="276" w:lineRule="auto"/>
        <w:jc w:val="both"/>
        <w:rPr>
          <w:rFonts w:ascii="Times New Roman" w:hAnsi="Times New Roman" w:cs="Times New Roman"/>
          <w:sz w:val="20"/>
          <w:szCs w:val="20"/>
          <w:rPrChange w:id="1968" w:author="michaelaanas23@gmail.com" w:date="2026-09-25T21:40:00Z" w16du:dateUtc="2026-09-25T13:40:00Z">
            <w:rPr>
              <w:rFonts w:ascii="Times New Roman" w:hAnsi="Times New Roman" w:cs="Times New Roman"/>
              <w:sz w:val="22"/>
              <w:szCs w:val="22"/>
            </w:rPr>
          </w:rPrChange>
        </w:rPr>
        <w:pPrChange w:id="1969"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1970" w:author="michaelaanas23@gmail.com" w:date="2026-09-25T21:40:00Z" w16du:dateUtc="2026-09-25T13:40:00Z">
            <w:rPr>
              <w:rFonts w:ascii="Times New Roman" w:hAnsi="Times New Roman" w:cs="Times New Roman"/>
              <w:b/>
              <w:bCs/>
              <w:sz w:val="22"/>
              <w:szCs w:val="22"/>
            </w:rPr>
          </w:rPrChange>
        </w:rPr>
        <w:t xml:space="preserve">Observation Dimensions - </w:t>
      </w:r>
      <w:r w:rsidRPr="007134A7">
        <w:rPr>
          <w:rFonts w:ascii="Times New Roman" w:hAnsi="Times New Roman" w:cs="Times New Roman"/>
          <w:sz w:val="20"/>
          <w:szCs w:val="20"/>
          <w:rPrChange w:id="1971" w:author="michaelaanas23@gmail.com" w:date="2026-09-25T21:40:00Z" w16du:dateUtc="2026-09-25T13:40:00Z">
            <w:rPr>
              <w:rFonts w:ascii="Times New Roman" w:hAnsi="Times New Roman" w:cs="Times New Roman"/>
              <w:sz w:val="22"/>
              <w:szCs w:val="22"/>
            </w:rPr>
          </w:rPrChange>
        </w:rPr>
        <w:t>The observation focused on three main dimensions: the duration of tasks, such as the time taken to process a refill and record it; the physical movement of inventory; and the tools used to execute processes.</w:t>
      </w:r>
    </w:p>
    <w:p w14:paraId="02B40FC7" w14:textId="48F6BE22" w:rsidR="008C7042" w:rsidRPr="007134A7" w:rsidRDefault="008C7042">
      <w:pPr>
        <w:spacing w:line="276" w:lineRule="auto"/>
        <w:jc w:val="both"/>
        <w:rPr>
          <w:rFonts w:ascii="Times New Roman" w:hAnsi="Times New Roman" w:cs="Times New Roman"/>
          <w:sz w:val="20"/>
          <w:szCs w:val="20"/>
          <w:rPrChange w:id="1972" w:author="michaelaanas23@gmail.com" w:date="2026-09-25T21:40:00Z" w16du:dateUtc="2026-09-25T13:40:00Z">
            <w:rPr>
              <w:rFonts w:ascii="Times New Roman" w:hAnsi="Times New Roman" w:cs="Times New Roman"/>
              <w:sz w:val="22"/>
              <w:szCs w:val="22"/>
            </w:rPr>
          </w:rPrChange>
        </w:rPr>
        <w:pPrChange w:id="1973"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1974" w:author="michaelaanas23@gmail.com" w:date="2026-09-25T21:40:00Z" w16du:dateUtc="2026-09-25T13:40:00Z">
            <w:rPr>
              <w:rFonts w:ascii="Times New Roman" w:hAnsi="Times New Roman" w:cs="Times New Roman"/>
              <w:b/>
              <w:bCs/>
              <w:sz w:val="22"/>
              <w:szCs w:val="22"/>
            </w:rPr>
          </w:rPrChange>
        </w:rPr>
        <w:t xml:space="preserve">Specific Observation Targets - </w:t>
      </w:r>
      <w:r w:rsidRPr="007134A7">
        <w:rPr>
          <w:rFonts w:ascii="Times New Roman" w:hAnsi="Times New Roman" w:cs="Times New Roman"/>
          <w:sz w:val="20"/>
          <w:szCs w:val="20"/>
          <w:rPrChange w:id="1975" w:author="michaelaanas23@gmail.com" w:date="2026-09-25T21:40:00Z" w16du:dateUtc="2026-09-25T13:40:00Z">
            <w:rPr>
              <w:rFonts w:ascii="Times New Roman" w:hAnsi="Times New Roman" w:cs="Times New Roman"/>
              <w:sz w:val="22"/>
              <w:szCs w:val="22"/>
            </w:rPr>
          </w:rPrChange>
        </w:rPr>
        <w:t>Inventory Management Activities involved observing how empty gallons returned by customers are inspected, counted, and stored, and when and how caps and seals are applied to filled containers. Report Preparation involved observing the cashier writing manual receipts, totaling sales on a physical calculator, and filling out the daily logbook, as well as the manager’s process of compiling these logs into weekly summaries. Workaround Identification involved noting informal practices used by cashiers to speed up service during peak hours, such as writing sales on scrap paper before transferring them to logbooks, or verbal agreements on container deposits without formal records.</w:t>
      </w:r>
    </w:p>
    <w:p w14:paraId="50CDFFF6" w14:textId="77777777" w:rsidR="008C7042" w:rsidRPr="007134A7" w:rsidRDefault="008C7042">
      <w:pPr>
        <w:spacing w:line="276" w:lineRule="auto"/>
        <w:jc w:val="both"/>
        <w:rPr>
          <w:rFonts w:ascii="Times New Roman" w:hAnsi="Times New Roman" w:cs="Times New Roman"/>
          <w:sz w:val="20"/>
          <w:szCs w:val="20"/>
          <w:rPrChange w:id="1976" w:author="michaelaanas23@gmail.com" w:date="2026-09-25T21:40:00Z" w16du:dateUtc="2026-09-25T13:40:00Z">
            <w:rPr>
              <w:rFonts w:ascii="Times New Roman" w:hAnsi="Times New Roman" w:cs="Times New Roman"/>
              <w:sz w:val="22"/>
              <w:szCs w:val="22"/>
            </w:rPr>
          </w:rPrChange>
        </w:rPr>
        <w:pPrChange w:id="1977"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1978" w:author="michaelaanas23@gmail.com" w:date="2026-09-25T21:40:00Z" w16du:dateUtc="2026-09-25T13:40:00Z">
            <w:rPr>
              <w:rFonts w:ascii="Times New Roman" w:hAnsi="Times New Roman" w:cs="Times New Roman"/>
              <w:b/>
              <w:bCs/>
              <w:sz w:val="22"/>
              <w:szCs w:val="22"/>
            </w:rPr>
          </w:rPrChange>
        </w:rPr>
        <w:t xml:space="preserve">Observation Documentation - </w:t>
      </w:r>
      <w:r w:rsidRPr="007134A7">
        <w:rPr>
          <w:rFonts w:ascii="Times New Roman" w:hAnsi="Times New Roman" w:cs="Times New Roman"/>
          <w:sz w:val="20"/>
          <w:szCs w:val="20"/>
          <w:rPrChange w:id="1979" w:author="michaelaanas23@gmail.com" w:date="2026-09-25T21:40:00Z" w16du:dateUtc="2026-09-25T13:40:00Z">
            <w:rPr>
              <w:rFonts w:ascii="Times New Roman" w:hAnsi="Times New Roman" w:cs="Times New Roman"/>
              <w:sz w:val="22"/>
              <w:szCs w:val="22"/>
            </w:rPr>
          </w:rPrChange>
        </w:rPr>
        <w:t>The researchers compiled detailed field notes, process flow diagrams, and temporal logs. These notes highlighted the high cognitive load placed on cashiers during peak hours and the physical bottlenecks in tracking inventory items like caps and seals, confirming the necessity of automated calculations and inventory deductions in H2Ops.</w:t>
      </w:r>
    </w:p>
    <w:p w14:paraId="09E162D4" w14:textId="77777777" w:rsidR="008C7042" w:rsidRPr="007134A7" w:rsidRDefault="008C7042">
      <w:pPr>
        <w:spacing w:line="276" w:lineRule="auto"/>
        <w:jc w:val="both"/>
        <w:rPr>
          <w:rFonts w:ascii="Times New Roman" w:hAnsi="Times New Roman" w:cs="Times New Roman"/>
          <w:sz w:val="20"/>
          <w:szCs w:val="20"/>
          <w:rPrChange w:id="1980" w:author="michaelaanas23@gmail.com" w:date="2026-09-25T21:40:00Z" w16du:dateUtc="2026-09-25T13:40:00Z">
            <w:rPr>
              <w:rFonts w:ascii="Times New Roman" w:hAnsi="Times New Roman" w:cs="Times New Roman"/>
              <w:sz w:val="22"/>
              <w:szCs w:val="22"/>
            </w:rPr>
          </w:rPrChange>
        </w:rPr>
        <w:pPrChange w:id="1981"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1982" w:author="michaelaanas23@gmail.com" w:date="2026-09-25T21:40:00Z" w16du:dateUtc="2026-09-25T13:40:00Z">
            <w:rPr>
              <w:rFonts w:ascii="Times New Roman" w:hAnsi="Times New Roman" w:cs="Times New Roman"/>
              <w:b/>
              <w:bCs/>
              <w:sz w:val="22"/>
              <w:szCs w:val="22"/>
            </w:rPr>
          </w:rPrChange>
        </w:rPr>
        <w:lastRenderedPageBreak/>
        <w:t>3.5.3 Technique 3: Document Analysis</w:t>
      </w:r>
    </w:p>
    <w:p w14:paraId="26991D0F" w14:textId="43BADDB4" w:rsidR="008C7042" w:rsidRPr="007134A7" w:rsidRDefault="008C7042">
      <w:pPr>
        <w:spacing w:line="276" w:lineRule="auto"/>
        <w:jc w:val="both"/>
        <w:rPr>
          <w:rFonts w:ascii="Times New Roman" w:hAnsi="Times New Roman" w:cs="Times New Roman"/>
          <w:sz w:val="20"/>
          <w:szCs w:val="20"/>
          <w:rPrChange w:id="1983" w:author="michaelaanas23@gmail.com" w:date="2026-09-25T21:40:00Z" w16du:dateUtc="2026-09-25T13:40:00Z">
            <w:rPr>
              <w:rFonts w:ascii="Times New Roman" w:hAnsi="Times New Roman" w:cs="Times New Roman"/>
              <w:sz w:val="22"/>
              <w:szCs w:val="22"/>
            </w:rPr>
          </w:rPrChange>
        </w:rPr>
        <w:pPrChange w:id="1984"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1985" w:author="michaelaanas23@gmail.com" w:date="2026-09-25T21:40:00Z" w16du:dateUtc="2026-09-25T13:40:00Z">
            <w:rPr>
              <w:rFonts w:ascii="Times New Roman" w:hAnsi="Times New Roman" w:cs="Times New Roman"/>
              <w:sz w:val="22"/>
              <w:szCs w:val="22"/>
            </w:rPr>
          </w:rPrChange>
        </w:rPr>
        <w:t>To supplement qualitative data with objective business history, the researchers analyzed the physical and digital documents currently used by High Island V to manage operations. Document Categories Analyzed Sales Records included manual carbon-copy receipt books, delivery logbooks, and cashier log sheets tracking walk-in refilling transactions. Inventory Records included physical stock cards for caps, seals, and containers, and delivery transit receipts for inventory transferred from the central warehouse to provincial branches. Financial Records included monthly expense summaries, cash reconciliation reports, and records of delivery driver collections and outstanding customer balances. Administrative Documents included employee attendance logs, shifting schedules, and existing operational guidelines or instructions for cashiers.</w:t>
      </w:r>
    </w:p>
    <w:p w14:paraId="5AFC8B36" w14:textId="77777777" w:rsidR="008C7042" w:rsidRPr="007134A7" w:rsidRDefault="008C7042">
      <w:pPr>
        <w:spacing w:line="276" w:lineRule="auto"/>
        <w:jc w:val="both"/>
        <w:rPr>
          <w:rFonts w:ascii="Times New Roman" w:hAnsi="Times New Roman" w:cs="Times New Roman"/>
          <w:sz w:val="20"/>
          <w:szCs w:val="20"/>
          <w:rPrChange w:id="1986" w:author="michaelaanas23@gmail.com" w:date="2026-09-25T21:40:00Z" w16du:dateUtc="2026-09-25T13:40:00Z">
            <w:rPr>
              <w:rFonts w:ascii="Times New Roman" w:hAnsi="Times New Roman" w:cs="Times New Roman"/>
              <w:sz w:val="22"/>
              <w:szCs w:val="22"/>
            </w:rPr>
          </w:rPrChange>
        </w:rPr>
        <w:pPrChange w:id="1987"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1988" w:author="michaelaanas23@gmail.com" w:date="2026-09-25T21:40:00Z" w16du:dateUtc="2026-09-25T13:40:00Z">
            <w:rPr>
              <w:rFonts w:ascii="Times New Roman" w:hAnsi="Times New Roman" w:cs="Times New Roman"/>
              <w:b/>
              <w:bCs/>
              <w:sz w:val="22"/>
              <w:szCs w:val="22"/>
            </w:rPr>
          </w:rPrChange>
        </w:rPr>
        <w:t>Document Analysis Procedures</w:t>
      </w:r>
    </w:p>
    <w:p w14:paraId="247F34A7" w14:textId="5CE120F9" w:rsidR="008C7042" w:rsidRPr="007134A7" w:rsidRDefault="008C7042">
      <w:pPr>
        <w:spacing w:line="276" w:lineRule="auto"/>
        <w:jc w:val="both"/>
        <w:rPr>
          <w:rFonts w:ascii="Times New Roman" w:hAnsi="Times New Roman" w:cs="Times New Roman"/>
          <w:sz w:val="20"/>
          <w:szCs w:val="20"/>
          <w:rPrChange w:id="1989" w:author="michaelaanas23@gmail.com" w:date="2026-09-25T21:40:00Z" w16du:dateUtc="2026-09-25T13:40:00Z">
            <w:rPr>
              <w:rFonts w:ascii="Times New Roman" w:hAnsi="Times New Roman" w:cs="Times New Roman"/>
              <w:sz w:val="22"/>
              <w:szCs w:val="22"/>
            </w:rPr>
          </w:rPrChange>
        </w:rPr>
        <w:pPrChange w:id="1990"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1991" w:author="michaelaanas23@gmail.com" w:date="2026-09-25T21:40:00Z" w16du:dateUtc="2026-09-25T13:40:00Z">
            <w:rPr>
              <w:rFonts w:ascii="Times New Roman" w:hAnsi="Times New Roman" w:cs="Times New Roman"/>
              <w:sz w:val="22"/>
              <w:szCs w:val="22"/>
            </w:rPr>
          </w:rPrChange>
        </w:rPr>
        <w:t>The researchers reviewed historical records spanning a three-month period to analyze data structures and mathematical integrity. They traced data entries from the cashier’s receipt to the branch logbook, and finally to the administrative summaries. This analysis revealed a high frequency of transposition errors in manual calculations and highlighted the lack of standardized structures for tracking container deposits.</w:t>
      </w:r>
    </w:p>
    <w:p w14:paraId="3F13B898" w14:textId="77777777" w:rsidR="008C7042" w:rsidRPr="007134A7" w:rsidRDefault="008C7042">
      <w:pPr>
        <w:spacing w:line="276" w:lineRule="auto"/>
        <w:jc w:val="both"/>
        <w:rPr>
          <w:rFonts w:ascii="Times New Roman" w:hAnsi="Times New Roman" w:cs="Times New Roman"/>
          <w:sz w:val="20"/>
          <w:szCs w:val="20"/>
          <w:rPrChange w:id="1992" w:author="michaelaanas23@gmail.com" w:date="2026-09-25T21:40:00Z" w16du:dateUtc="2026-09-25T13:40:00Z">
            <w:rPr>
              <w:rFonts w:ascii="Times New Roman" w:hAnsi="Times New Roman" w:cs="Times New Roman"/>
              <w:sz w:val="22"/>
              <w:szCs w:val="22"/>
            </w:rPr>
          </w:rPrChange>
        </w:rPr>
        <w:pPrChange w:id="1993"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1994" w:author="michaelaanas23@gmail.com" w:date="2026-09-25T21:40:00Z" w16du:dateUtc="2026-09-25T13:40:00Z">
            <w:rPr>
              <w:rFonts w:ascii="Times New Roman" w:hAnsi="Times New Roman" w:cs="Times New Roman"/>
              <w:b/>
              <w:bCs/>
              <w:sz w:val="22"/>
              <w:szCs w:val="22"/>
            </w:rPr>
          </w:rPrChange>
        </w:rPr>
        <w:t>Baseline Data Establishment</w:t>
      </w:r>
    </w:p>
    <w:p w14:paraId="729D7575" w14:textId="77777777" w:rsidR="008C7042" w:rsidRPr="007134A7" w:rsidRDefault="008C7042">
      <w:pPr>
        <w:spacing w:line="276" w:lineRule="auto"/>
        <w:jc w:val="both"/>
        <w:rPr>
          <w:rFonts w:ascii="Times New Roman" w:hAnsi="Times New Roman" w:cs="Times New Roman"/>
          <w:sz w:val="20"/>
          <w:szCs w:val="20"/>
          <w:rPrChange w:id="1995" w:author="michaelaanas23@gmail.com" w:date="2026-09-25T21:40:00Z" w16du:dateUtc="2026-09-25T13:40:00Z">
            <w:rPr>
              <w:rFonts w:ascii="Times New Roman" w:hAnsi="Times New Roman" w:cs="Times New Roman"/>
              <w:sz w:val="22"/>
              <w:szCs w:val="22"/>
            </w:rPr>
          </w:rPrChange>
        </w:rPr>
        <w:pPrChange w:id="1996"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1997" w:author="michaelaanas23@gmail.com" w:date="2026-09-25T21:40:00Z" w16du:dateUtc="2026-09-25T13:40:00Z">
            <w:rPr>
              <w:rFonts w:ascii="Times New Roman" w:hAnsi="Times New Roman" w:cs="Times New Roman"/>
              <w:b/>
              <w:bCs/>
              <w:sz w:val="22"/>
              <w:szCs w:val="22"/>
            </w:rPr>
          </w:rPrChange>
        </w:rPr>
        <w:t> </w:t>
      </w:r>
      <w:r w:rsidRPr="007134A7">
        <w:rPr>
          <w:rFonts w:ascii="Times New Roman" w:hAnsi="Times New Roman" w:cs="Times New Roman"/>
          <w:sz w:val="20"/>
          <w:szCs w:val="20"/>
          <w:rPrChange w:id="1998" w:author="michaelaanas23@gmail.com" w:date="2026-09-25T21:40:00Z" w16du:dateUtc="2026-09-25T13:40:00Z">
            <w:rPr>
              <w:rFonts w:ascii="Times New Roman" w:hAnsi="Times New Roman" w:cs="Times New Roman"/>
              <w:sz w:val="22"/>
              <w:szCs w:val="22"/>
            </w:rPr>
          </w:rPrChange>
        </w:rPr>
        <w:t>The quantitative data extracted from these documents served as the baseline for H2Ops data schemas and validation test cases. For instance, the historical sales data was used to test the      mathematical accuracy of the simple linear regression forecasting model during the system testing phase.</w:t>
      </w:r>
    </w:p>
    <w:p w14:paraId="1DB00C55" w14:textId="77777777" w:rsidR="008C7042" w:rsidRPr="007134A7" w:rsidRDefault="008C7042">
      <w:pPr>
        <w:spacing w:line="276" w:lineRule="auto"/>
        <w:jc w:val="both"/>
        <w:rPr>
          <w:rFonts w:ascii="Times New Roman" w:hAnsi="Times New Roman" w:cs="Times New Roman"/>
          <w:sz w:val="20"/>
          <w:szCs w:val="20"/>
          <w:rPrChange w:id="1999" w:author="michaelaanas23@gmail.com" w:date="2026-09-25T21:40:00Z" w16du:dateUtc="2026-09-25T13:40:00Z">
            <w:rPr>
              <w:rFonts w:ascii="Times New Roman" w:hAnsi="Times New Roman" w:cs="Times New Roman"/>
              <w:sz w:val="22"/>
              <w:szCs w:val="22"/>
            </w:rPr>
          </w:rPrChange>
        </w:rPr>
        <w:pPrChange w:id="2000"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001" w:author="michaelaanas23@gmail.com" w:date="2026-09-25T21:40:00Z" w16du:dateUtc="2026-09-25T13:40:00Z">
            <w:rPr>
              <w:rFonts w:ascii="Times New Roman" w:hAnsi="Times New Roman" w:cs="Times New Roman"/>
              <w:b/>
              <w:bCs/>
              <w:sz w:val="22"/>
              <w:szCs w:val="22"/>
            </w:rPr>
          </w:rPrChange>
        </w:rPr>
        <w:t>3.5.4 Triangulation and Validation </w:t>
      </w:r>
    </w:p>
    <w:p w14:paraId="05D5D20E" w14:textId="77777777" w:rsidR="008C7042" w:rsidRPr="007134A7" w:rsidRDefault="008C7042">
      <w:pPr>
        <w:spacing w:line="276" w:lineRule="auto"/>
        <w:jc w:val="both"/>
        <w:rPr>
          <w:rFonts w:ascii="Times New Roman" w:hAnsi="Times New Roman" w:cs="Times New Roman"/>
          <w:sz w:val="20"/>
          <w:szCs w:val="20"/>
          <w:rPrChange w:id="2002" w:author="michaelaanas23@gmail.com" w:date="2026-09-25T21:40:00Z" w16du:dateUtc="2026-09-25T13:40:00Z">
            <w:rPr>
              <w:rFonts w:ascii="Times New Roman" w:hAnsi="Times New Roman" w:cs="Times New Roman"/>
              <w:sz w:val="22"/>
              <w:szCs w:val="22"/>
            </w:rPr>
          </w:rPrChange>
        </w:rPr>
        <w:pPrChange w:id="2003"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004" w:author="michaelaanas23@gmail.com" w:date="2026-09-25T21:40:00Z" w16du:dateUtc="2026-09-25T13:40:00Z">
            <w:rPr>
              <w:rFonts w:ascii="Times New Roman" w:hAnsi="Times New Roman" w:cs="Times New Roman"/>
              <w:sz w:val="22"/>
              <w:szCs w:val="22"/>
            </w:rPr>
          </w:rPrChange>
        </w:rPr>
        <w:t>To ensure that the software requirements derived from the data gathering process were highly accurate, credible, and free from individual investigator bias, the researchers implemented a rigorous triangulation and validation framework.</w:t>
      </w:r>
    </w:p>
    <w:p w14:paraId="76E806E6" w14:textId="77777777" w:rsidR="008C7042" w:rsidRPr="007134A7" w:rsidRDefault="008C7042">
      <w:pPr>
        <w:spacing w:line="276" w:lineRule="auto"/>
        <w:jc w:val="both"/>
        <w:rPr>
          <w:rFonts w:ascii="Times New Roman" w:hAnsi="Times New Roman" w:cs="Times New Roman"/>
          <w:sz w:val="20"/>
          <w:szCs w:val="20"/>
          <w:rPrChange w:id="2005" w:author="michaelaanas23@gmail.com" w:date="2026-09-25T21:40:00Z" w16du:dateUtc="2026-09-25T13:40:00Z">
            <w:rPr>
              <w:rFonts w:ascii="Times New Roman" w:hAnsi="Times New Roman" w:cs="Times New Roman"/>
              <w:sz w:val="22"/>
              <w:szCs w:val="22"/>
            </w:rPr>
          </w:rPrChange>
        </w:rPr>
        <w:pPrChange w:id="2006"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007" w:author="michaelaanas23@gmail.com" w:date="2026-09-25T21:40:00Z" w16du:dateUtc="2026-09-25T13:40:00Z">
            <w:rPr>
              <w:rFonts w:ascii="Times New Roman" w:hAnsi="Times New Roman" w:cs="Times New Roman"/>
              <w:b/>
              <w:bCs/>
              <w:sz w:val="22"/>
              <w:szCs w:val="22"/>
            </w:rPr>
          </w:rPrChange>
        </w:rPr>
        <w:t xml:space="preserve">Triangulation Procedures - </w:t>
      </w:r>
      <w:r w:rsidRPr="007134A7">
        <w:rPr>
          <w:rFonts w:ascii="Times New Roman" w:hAnsi="Times New Roman" w:cs="Times New Roman"/>
          <w:sz w:val="20"/>
          <w:szCs w:val="20"/>
          <w:rPrChange w:id="2008" w:author="michaelaanas23@gmail.com" w:date="2026-09-25T21:40:00Z" w16du:dateUtc="2026-09-25T13:40:00Z">
            <w:rPr>
              <w:rFonts w:ascii="Times New Roman" w:hAnsi="Times New Roman" w:cs="Times New Roman"/>
              <w:sz w:val="22"/>
              <w:szCs w:val="22"/>
            </w:rPr>
          </w:rPrChange>
        </w:rPr>
        <w:t>The data gathered from interviews, observations, and document analysis were cross-analyzed through three triangulation methods. Convergence Analysis identified points of agreement across all three sources. For example, if cashiers reported reporting delays during the interview, were observed struggling to compile daily sheets during observation, and document analysis revealed missing logs from provincial branches, then the need for a real-time cloud dashboard was confirmed. </w:t>
      </w:r>
    </w:p>
    <w:p w14:paraId="28AA20DD" w14:textId="5AE0E70F" w:rsidR="008C7042" w:rsidRPr="007134A7" w:rsidRDefault="008C7042">
      <w:pPr>
        <w:spacing w:line="276" w:lineRule="auto"/>
        <w:jc w:val="both"/>
        <w:rPr>
          <w:rFonts w:ascii="Times New Roman" w:hAnsi="Times New Roman" w:cs="Times New Roman"/>
          <w:sz w:val="20"/>
          <w:szCs w:val="20"/>
          <w:rPrChange w:id="2009" w:author="michaelaanas23@gmail.com" w:date="2026-09-25T21:40:00Z" w16du:dateUtc="2026-09-25T13:40:00Z">
            <w:rPr>
              <w:rFonts w:ascii="Times New Roman" w:hAnsi="Times New Roman" w:cs="Times New Roman"/>
              <w:sz w:val="22"/>
              <w:szCs w:val="22"/>
            </w:rPr>
          </w:rPrChange>
        </w:rPr>
        <w:pPrChange w:id="2010"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011" w:author="michaelaanas23@gmail.com" w:date="2026-09-25T21:40:00Z" w16du:dateUtc="2026-09-25T13:40:00Z">
            <w:rPr>
              <w:rFonts w:ascii="Times New Roman" w:hAnsi="Times New Roman" w:cs="Times New Roman"/>
              <w:sz w:val="22"/>
              <w:szCs w:val="22"/>
            </w:rPr>
          </w:rPrChange>
        </w:rPr>
        <w:t> Divergence Analysis investigated discrepancies between data sources. For instance, when interviews indicated that inventory audits occurred weekly, but document analysis showed missing weeks and observation revealed that cashiers relied on physical estimations rather than exact counts, the researchers recognized a critical gap in automated inventory deduction controls. Complementarity Analysis used one technique to explain findings from another. The qualitative explanations from cashiers regarding why they bypassed certain guidelines during interviews were mapped directly to the physical counter bottlenecks observed by the researchers.</w:t>
      </w:r>
    </w:p>
    <w:p w14:paraId="21BB91E8" w14:textId="77777777" w:rsidR="008C7042" w:rsidRPr="007134A7" w:rsidRDefault="008C7042">
      <w:pPr>
        <w:spacing w:line="276" w:lineRule="auto"/>
        <w:jc w:val="both"/>
        <w:rPr>
          <w:rFonts w:ascii="Times New Roman" w:hAnsi="Times New Roman" w:cs="Times New Roman"/>
          <w:sz w:val="20"/>
          <w:szCs w:val="20"/>
          <w:rPrChange w:id="2012" w:author="michaelaanas23@gmail.com" w:date="2026-09-25T21:40:00Z" w16du:dateUtc="2026-09-25T13:40:00Z">
            <w:rPr>
              <w:rFonts w:ascii="Times New Roman" w:hAnsi="Times New Roman" w:cs="Times New Roman"/>
              <w:sz w:val="22"/>
              <w:szCs w:val="22"/>
            </w:rPr>
          </w:rPrChange>
        </w:rPr>
        <w:pPrChange w:id="2013"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014" w:author="michaelaanas23@gmail.com" w:date="2026-09-25T21:40:00Z" w16du:dateUtc="2026-09-25T13:40:00Z">
            <w:rPr>
              <w:rFonts w:ascii="Times New Roman" w:hAnsi="Times New Roman" w:cs="Times New Roman"/>
              <w:b/>
              <w:bCs/>
              <w:sz w:val="22"/>
              <w:szCs w:val="22"/>
            </w:rPr>
          </w:rPrChange>
        </w:rPr>
        <w:t>Validation Criteria</w:t>
      </w:r>
    </w:p>
    <w:p w14:paraId="307A4913" w14:textId="52667FA2" w:rsidR="008C7042" w:rsidRPr="007134A7" w:rsidRDefault="008C7042">
      <w:pPr>
        <w:spacing w:line="276" w:lineRule="auto"/>
        <w:ind w:firstLine="357"/>
        <w:jc w:val="both"/>
        <w:rPr>
          <w:rFonts w:ascii="Times New Roman" w:hAnsi="Times New Roman" w:cs="Times New Roman"/>
          <w:sz w:val="20"/>
          <w:szCs w:val="20"/>
          <w:rPrChange w:id="2015" w:author="michaelaanas23@gmail.com" w:date="2026-09-25T21:40:00Z" w16du:dateUtc="2026-09-25T13:40:00Z">
            <w:rPr>
              <w:rFonts w:ascii="Times New Roman" w:hAnsi="Times New Roman" w:cs="Times New Roman"/>
              <w:sz w:val="22"/>
              <w:szCs w:val="22"/>
            </w:rPr>
          </w:rPrChange>
        </w:rPr>
        <w:pPrChange w:id="2016" w:author="michaelaanas23@gmail.com" w:date="2026-09-25T21:55:00Z" w16du:dateUtc="2026-09-25T13:55:00Z">
          <w:pPr>
            <w:spacing w:line="360" w:lineRule="auto"/>
            <w:ind w:firstLine="357"/>
            <w:jc w:val="both"/>
          </w:pPr>
        </w:pPrChange>
      </w:pPr>
      <w:r w:rsidRPr="007134A7">
        <w:rPr>
          <w:rFonts w:ascii="Times New Roman" w:hAnsi="Times New Roman" w:cs="Times New Roman"/>
          <w:sz w:val="20"/>
          <w:szCs w:val="20"/>
          <w:rPrChange w:id="2017" w:author="michaelaanas23@gmail.com" w:date="2026-09-25T21:40:00Z" w16du:dateUtc="2026-09-25T13:40:00Z">
            <w:rPr>
              <w:rFonts w:ascii="Times New Roman" w:hAnsi="Times New Roman" w:cs="Times New Roman"/>
              <w:sz w:val="22"/>
              <w:szCs w:val="22"/>
            </w:rPr>
          </w:rPrChange>
        </w:rPr>
        <w:t>The validity of the developmental research findings was evaluated using the Guba and Lincoln framework for qualitative and system development credibility. Credibility was established through prolonged engagement, spending several weeks analyzing the business workflow; member checking, presenting system wireframes and process models back to the owners and cashiers to verify accuracy; and peer debriefing. Transferability was ensured by providing a thick description of the multi-branch water refilling business context. While H2Ops is designed specifically for High Island V, the detailed operational parameters allow the methodology and architecture to be transferred to other small-to-medium multi-branch retail enterprises.</w:t>
      </w:r>
    </w:p>
    <w:p w14:paraId="5E523365" w14:textId="77777777" w:rsidR="008C7042" w:rsidRPr="008C7042" w:rsidDel="00427840" w:rsidRDefault="008C7042">
      <w:pPr>
        <w:spacing w:line="276" w:lineRule="auto"/>
        <w:jc w:val="both"/>
        <w:rPr>
          <w:del w:id="2018" w:author="michaelaanas23@gmail.com" w:date="2026-09-25T21:59:00Z" w16du:dateUtc="2026-09-25T13:59:00Z"/>
          <w:rFonts w:ascii="Times New Roman" w:hAnsi="Times New Roman" w:cs="Times New Roman"/>
          <w:sz w:val="22"/>
          <w:szCs w:val="22"/>
        </w:rPr>
        <w:pPrChange w:id="2019"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020" w:author="michaelaanas23@gmail.com" w:date="2026-09-25T21:40:00Z" w16du:dateUtc="2026-09-25T13:40:00Z">
            <w:rPr>
              <w:rFonts w:ascii="Times New Roman" w:hAnsi="Times New Roman" w:cs="Times New Roman"/>
              <w:sz w:val="22"/>
              <w:szCs w:val="22"/>
            </w:rPr>
          </w:rPrChange>
        </w:rPr>
        <w:lastRenderedPageBreak/>
        <w:t xml:space="preserve"> Dependability was achieved through a detailed audit trail of all design decisions, requirement adjustments, and sprint logs in the Agile development process. This allows future researchers to audit the development lifecycle step by step. Confirmability was maintained by ensuring that system designs, database schemas, and regression algorithms are strictly derived from raw empirical data, including the baseline documents and observed workflows, rather than the subjective preferences of the development team. </w:t>
      </w:r>
    </w:p>
    <w:p w14:paraId="6679BC4B" w14:textId="77777777" w:rsidR="008C7042" w:rsidRDefault="008C7042">
      <w:pPr>
        <w:spacing w:line="276" w:lineRule="auto"/>
        <w:jc w:val="both"/>
        <w:rPr>
          <w:rFonts w:ascii="Times New Roman" w:hAnsi="Times New Roman" w:cs="Times New Roman"/>
          <w:sz w:val="22"/>
          <w:szCs w:val="22"/>
        </w:rPr>
        <w:pPrChange w:id="2021" w:author="michaelaanas23@gmail.com" w:date="2026-09-25T21:55:00Z" w16du:dateUtc="2026-09-25T13:55:00Z">
          <w:pPr>
            <w:spacing w:line="360" w:lineRule="auto"/>
            <w:jc w:val="both"/>
          </w:pPr>
        </w:pPrChange>
      </w:pPr>
    </w:p>
    <w:p w14:paraId="0021AC39" w14:textId="77777777" w:rsidR="00470AB8" w:rsidRPr="007134A7" w:rsidRDefault="00470AB8">
      <w:pPr>
        <w:pStyle w:val="Heading2"/>
        <w:spacing w:line="360" w:lineRule="auto"/>
        <w:jc w:val="both"/>
        <w:rPr>
          <w:rFonts w:ascii="Times New Roman" w:hAnsi="Times New Roman" w:cs="Times New Roman"/>
          <w:b/>
          <w:bCs/>
          <w:color w:val="000000" w:themeColor="text1"/>
          <w:sz w:val="26"/>
          <w:szCs w:val="26"/>
          <w:rPrChange w:id="2022" w:author="michaelaanas23@gmail.com" w:date="2026-09-25T21:41:00Z" w16du:dateUtc="2026-09-25T13:41:00Z">
            <w:rPr>
              <w:rFonts w:ascii="Times New Roman" w:hAnsi="Times New Roman" w:cs="Times New Roman"/>
              <w:b/>
              <w:bCs/>
              <w:color w:val="000000" w:themeColor="text1"/>
            </w:rPr>
          </w:rPrChange>
        </w:rPr>
        <w:pPrChange w:id="2023" w:author="michaelaanas23@gmail.com" w:date="2026-09-25T21:59:00Z" w16du:dateUtc="2026-09-25T13:59:00Z">
          <w:pPr>
            <w:pStyle w:val="Heading2"/>
            <w:jc w:val="both"/>
          </w:pPr>
        </w:pPrChange>
      </w:pPr>
      <w:r w:rsidRPr="007134A7">
        <w:rPr>
          <w:rFonts w:ascii="Times New Roman" w:hAnsi="Times New Roman" w:cs="Times New Roman"/>
          <w:b/>
          <w:bCs/>
          <w:color w:val="000000" w:themeColor="text1"/>
          <w:sz w:val="26"/>
          <w:szCs w:val="26"/>
          <w:rPrChange w:id="2024" w:author="michaelaanas23@gmail.com" w:date="2026-09-25T21:41:00Z" w16du:dateUtc="2026-09-25T13:41:00Z">
            <w:rPr>
              <w:rFonts w:ascii="Times New Roman" w:hAnsi="Times New Roman" w:cs="Times New Roman"/>
              <w:b/>
              <w:bCs/>
              <w:color w:val="000000" w:themeColor="text1"/>
            </w:rPr>
          </w:rPrChange>
        </w:rPr>
        <w:t>3.6 Testing Procedures</w:t>
      </w:r>
    </w:p>
    <w:p w14:paraId="614F070F" w14:textId="7821F100" w:rsidR="00470AB8" w:rsidRPr="007134A7" w:rsidRDefault="00470AB8">
      <w:pPr>
        <w:spacing w:line="276" w:lineRule="auto"/>
        <w:ind w:firstLine="357"/>
        <w:jc w:val="both"/>
        <w:rPr>
          <w:rFonts w:ascii="Times New Roman" w:hAnsi="Times New Roman" w:cs="Times New Roman"/>
          <w:sz w:val="20"/>
          <w:szCs w:val="20"/>
          <w:rPrChange w:id="2025" w:author="michaelaanas23@gmail.com" w:date="2026-09-25T21:41:00Z" w16du:dateUtc="2026-09-25T13:41:00Z">
            <w:rPr>
              <w:rFonts w:ascii="Times New Roman" w:hAnsi="Times New Roman" w:cs="Times New Roman"/>
              <w:sz w:val="22"/>
              <w:szCs w:val="22"/>
            </w:rPr>
          </w:rPrChange>
        </w:rPr>
        <w:pPrChange w:id="2026" w:author="michaelaanas23@gmail.com" w:date="2026-09-25T21:55:00Z" w16du:dateUtc="2026-09-25T13:55:00Z">
          <w:pPr>
            <w:spacing w:line="360" w:lineRule="auto"/>
            <w:ind w:firstLine="357"/>
            <w:jc w:val="both"/>
          </w:pPr>
        </w:pPrChange>
      </w:pPr>
      <w:r w:rsidRPr="007134A7">
        <w:rPr>
          <w:rFonts w:ascii="Times New Roman" w:hAnsi="Times New Roman" w:cs="Times New Roman"/>
          <w:sz w:val="20"/>
          <w:szCs w:val="20"/>
          <w:rPrChange w:id="2027" w:author="michaelaanas23@gmail.com" w:date="2026-09-25T21:41:00Z" w16du:dateUtc="2026-09-25T13:41:00Z">
            <w:rPr>
              <w:rFonts w:ascii="Times New Roman" w:hAnsi="Times New Roman" w:cs="Times New Roman"/>
              <w:sz w:val="22"/>
              <w:szCs w:val="22"/>
            </w:rPr>
          </w:rPrChange>
        </w:rPr>
        <w:t>The validation of H2Ops follows a structured three phase testing process to make sure the system is stable and useful before it is fully used. This process starts from testing small parts of the system and continues until the whole system is tested in a real working setup similar to the actual operations of High Island V. Each phase has its own purpose to confirm that the system works properly and meets the needs of its users. This kind of step by step testing is a common practice in software development. Starting from small tests and moving to full system testing helps find errors early and prevents bigger problems later. Careful testing is important so the system works correctly and safely before it is used in real business operations.</w:t>
      </w:r>
    </w:p>
    <w:p w14:paraId="2FCEB9B8" w14:textId="77777777" w:rsidR="00470AB8" w:rsidRPr="007134A7" w:rsidRDefault="00470AB8">
      <w:pPr>
        <w:spacing w:line="276" w:lineRule="auto"/>
        <w:jc w:val="both"/>
        <w:rPr>
          <w:rFonts w:ascii="Times New Roman" w:hAnsi="Times New Roman" w:cs="Times New Roman"/>
          <w:sz w:val="20"/>
          <w:szCs w:val="20"/>
          <w:rPrChange w:id="2028" w:author="michaelaanas23@gmail.com" w:date="2026-09-25T21:41:00Z" w16du:dateUtc="2026-09-25T13:41:00Z">
            <w:rPr>
              <w:rFonts w:ascii="Times New Roman" w:hAnsi="Times New Roman" w:cs="Times New Roman"/>
              <w:sz w:val="22"/>
              <w:szCs w:val="22"/>
            </w:rPr>
          </w:rPrChange>
        </w:rPr>
        <w:pPrChange w:id="2029"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030" w:author="michaelaanas23@gmail.com" w:date="2026-09-25T21:41:00Z" w16du:dateUtc="2026-09-25T13:41:00Z">
            <w:rPr>
              <w:rFonts w:ascii="Times New Roman" w:hAnsi="Times New Roman" w:cs="Times New Roman"/>
              <w:b/>
              <w:bCs/>
              <w:sz w:val="22"/>
              <w:szCs w:val="22"/>
            </w:rPr>
          </w:rPrChange>
        </w:rPr>
        <w:t>3.6.1 Phase 1 Unit Testing</w:t>
      </w:r>
    </w:p>
    <w:p w14:paraId="263E79B5" w14:textId="19B18915" w:rsidR="00470AB8" w:rsidRPr="007134A7" w:rsidRDefault="00470AB8">
      <w:pPr>
        <w:spacing w:line="276" w:lineRule="auto"/>
        <w:ind w:firstLine="357"/>
        <w:jc w:val="both"/>
        <w:rPr>
          <w:rFonts w:ascii="Times New Roman" w:hAnsi="Times New Roman" w:cs="Times New Roman"/>
          <w:sz w:val="20"/>
          <w:szCs w:val="20"/>
          <w:rPrChange w:id="2031" w:author="michaelaanas23@gmail.com" w:date="2026-09-25T21:41:00Z" w16du:dateUtc="2026-09-25T13:41:00Z">
            <w:rPr>
              <w:rFonts w:ascii="Times New Roman" w:hAnsi="Times New Roman" w:cs="Times New Roman"/>
              <w:sz w:val="22"/>
              <w:szCs w:val="22"/>
            </w:rPr>
          </w:rPrChange>
        </w:rPr>
        <w:pPrChange w:id="2032" w:author="michaelaanas23@gmail.com" w:date="2026-09-25T21:55:00Z" w16du:dateUtc="2026-09-25T13:55:00Z">
          <w:pPr>
            <w:spacing w:line="360" w:lineRule="auto"/>
            <w:ind w:firstLine="357"/>
            <w:jc w:val="both"/>
          </w:pPr>
        </w:pPrChange>
      </w:pPr>
      <w:r w:rsidRPr="007134A7">
        <w:rPr>
          <w:rFonts w:ascii="Times New Roman" w:hAnsi="Times New Roman" w:cs="Times New Roman"/>
          <w:sz w:val="20"/>
          <w:szCs w:val="20"/>
          <w:rPrChange w:id="2033" w:author="michaelaanas23@gmail.com" w:date="2026-09-25T21:41:00Z" w16du:dateUtc="2026-09-25T13:41:00Z">
            <w:rPr>
              <w:rFonts w:ascii="Times New Roman" w:hAnsi="Times New Roman" w:cs="Times New Roman"/>
              <w:sz w:val="22"/>
              <w:szCs w:val="22"/>
            </w:rPr>
          </w:rPrChange>
        </w:rPr>
        <w:t>This phase focuses on testing each part of the system one by one. Examples include backend functions and user interface features. Each part is tested alone to make sure it works correctly before combining it with other parts of the system. For systems that use databases, it is important to test database functions, login processes, and calculation functions to make sure data is correct and secure. Testing tools can also be used to repeat tests when the system is updated. Unit testing for H2Ops includes several areas. Database Testing checks if data is saved, updated, deleted, and retrieved correctly. It also checks if related data stays consistent across tables like users, customers, products, sales, and inventory. It ensures that changes either complete fully or do not happen at all to avoid errors. Calculation Testing checks if the system correctly computes values such as total sales, discounts, delivery fees, profit, and inventory updates when items are sold. Authentication Testing checks if the login system works properly. It ensures correct users can log in, wrong passwords are rejected, and user roles like staff and admin have proper access limits. It also checks session handling to keep accounts secure. Input Validation Testing checks if the system rejects wrong or invalid data. It ensures numbers are used where needed, dates are correct, and inputs like product codes and emails follow the correct format.</w:t>
      </w:r>
    </w:p>
    <w:p w14:paraId="45CFDB09" w14:textId="77777777" w:rsidR="00470AB8" w:rsidRPr="007134A7" w:rsidRDefault="00470AB8">
      <w:pPr>
        <w:spacing w:line="276" w:lineRule="auto"/>
        <w:jc w:val="both"/>
        <w:rPr>
          <w:rFonts w:ascii="Times New Roman" w:hAnsi="Times New Roman" w:cs="Times New Roman"/>
          <w:sz w:val="20"/>
          <w:szCs w:val="20"/>
          <w:rPrChange w:id="2034" w:author="michaelaanas23@gmail.com" w:date="2026-09-25T21:41:00Z" w16du:dateUtc="2026-09-25T13:41:00Z">
            <w:rPr>
              <w:rFonts w:ascii="Times New Roman" w:hAnsi="Times New Roman" w:cs="Times New Roman"/>
              <w:sz w:val="22"/>
              <w:szCs w:val="22"/>
            </w:rPr>
          </w:rPrChange>
        </w:rPr>
        <w:pPrChange w:id="2035"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036" w:author="michaelaanas23@gmail.com" w:date="2026-09-25T21:41:00Z" w16du:dateUtc="2026-09-25T13:41:00Z">
            <w:rPr>
              <w:rFonts w:ascii="Times New Roman" w:hAnsi="Times New Roman" w:cs="Times New Roman"/>
              <w:b/>
              <w:bCs/>
              <w:sz w:val="22"/>
              <w:szCs w:val="22"/>
            </w:rPr>
          </w:rPrChange>
        </w:rPr>
        <w:t>3.6.2 Phase 2 System Testing</w:t>
      </w:r>
    </w:p>
    <w:p w14:paraId="36DB24C1" w14:textId="12AAD615" w:rsidR="00470AB8" w:rsidRPr="007134A7" w:rsidRDefault="00470AB8">
      <w:pPr>
        <w:spacing w:line="276" w:lineRule="auto"/>
        <w:ind w:firstLine="357"/>
        <w:jc w:val="both"/>
        <w:rPr>
          <w:rFonts w:ascii="Times New Roman" w:hAnsi="Times New Roman" w:cs="Times New Roman"/>
          <w:sz w:val="20"/>
          <w:szCs w:val="20"/>
          <w:rPrChange w:id="2037" w:author="michaelaanas23@gmail.com" w:date="2026-09-25T21:41:00Z" w16du:dateUtc="2026-09-25T13:41:00Z">
            <w:rPr>
              <w:rFonts w:ascii="Times New Roman" w:hAnsi="Times New Roman" w:cs="Times New Roman"/>
              <w:sz w:val="22"/>
              <w:szCs w:val="22"/>
            </w:rPr>
          </w:rPrChange>
        </w:rPr>
        <w:pPrChange w:id="2038" w:author="michaelaanas23@gmail.com" w:date="2026-09-25T21:55:00Z" w16du:dateUtc="2026-09-25T13:55:00Z">
          <w:pPr>
            <w:spacing w:line="360" w:lineRule="auto"/>
            <w:ind w:firstLine="357"/>
            <w:jc w:val="both"/>
          </w:pPr>
        </w:pPrChange>
      </w:pPr>
      <w:r w:rsidRPr="007134A7">
        <w:rPr>
          <w:rFonts w:ascii="Times New Roman" w:hAnsi="Times New Roman" w:cs="Times New Roman"/>
          <w:sz w:val="20"/>
          <w:szCs w:val="20"/>
          <w:rPrChange w:id="2039" w:author="michaelaanas23@gmail.com" w:date="2026-09-25T21:41:00Z" w16du:dateUtc="2026-09-25T13:41:00Z">
            <w:rPr>
              <w:rFonts w:ascii="Times New Roman" w:hAnsi="Times New Roman" w:cs="Times New Roman"/>
              <w:sz w:val="22"/>
              <w:szCs w:val="22"/>
            </w:rPr>
          </w:rPrChange>
        </w:rPr>
        <w:t>This phase tests the whole system working together. It checks if all parts function properly as one system under normal and heavy use. It also checks if the system stays stable when many users are using it at the same time. System testing for H2Ops includes several types. Workflow Testing checks if full processes work correctly from login to completing a transaction and generating reports. It makes sure data flows correctly from one step to another. Load Testing checks how the system performs when many users are using it at the same time, such as multiple cashiers processing sales in different branches. It measures speed and checks if the system slows down under pressure. Data Accuracy Testing checks if updates in one part of the system correctly reflect in other parts. For example, when a sale is made, inventory should automatically update. Security Testing checks if unauthorized users are blocked and if user roles are followed correctly. It also checks if data is protected during use. Stress Testing checks how the system behaves under extreme conditions, such as very high transaction volume or large amounts of data. This helps identify system limits.</w:t>
      </w:r>
    </w:p>
    <w:p w14:paraId="101DDFA6" w14:textId="77777777" w:rsidR="00470AB8" w:rsidRPr="007134A7" w:rsidRDefault="00470AB8">
      <w:pPr>
        <w:spacing w:line="276" w:lineRule="auto"/>
        <w:jc w:val="both"/>
        <w:rPr>
          <w:rFonts w:ascii="Times New Roman" w:hAnsi="Times New Roman" w:cs="Times New Roman"/>
          <w:sz w:val="20"/>
          <w:szCs w:val="20"/>
          <w:rPrChange w:id="2040" w:author="michaelaanas23@gmail.com" w:date="2026-09-25T21:41:00Z" w16du:dateUtc="2026-09-25T13:41:00Z">
            <w:rPr>
              <w:rFonts w:ascii="Times New Roman" w:hAnsi="Times New Roman" w:cs="Times New Roman"/>
              <w:sz w:val="22"/>
              <w:szCs w:val="22"/>
            </w:rPr>
          </w:rPrChange>
        </w:rPr>
        <w:pPrChange w:id="2041"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042" w:author="michaelaanas23@gmail.com" w:date="2026-09-25T21:41:00Z" w16du:dateUtc="2026-09-25T13:41:00Z">
            <w:rPr>
              <w:rFonts w:ascii="Times New Roman" w:hAnsi="Times New Roman" w:cs="Times New Roman"/>
              <w:b/>
              <w:bCs/>
              <w:sz w:val="22"/>
              <w:szCs w:val="22"/>
            </w:rPr>
          </w:rPrChange>
        </w:rPr>
        <w:t>3.6.3 Phase 3 User Acceptance Testing</w:t>
      </w:r>
    </w:p>
    <w:p w14:paraId="25214125" w14:textId="2370643B" w:rsidR="00470AB8" w:rsidRPr="007134A7" w:rsidRDefault="00470AB8">
      <w:pPr>
        <w:spacing w:line="276" w:lineRule="auto"/>
        <w:jc w:val="both"/>
        <w:rPr>
          <w:rFonts w:ascii="Times New Roman" w:hAnsi="Times New Roman" w:cs="Times New Roman"/>
          <w:sz w:val="20"/>
          <w:szCs w:val="20"/>
          <w:rPrChange w:id="2043" w:author="michaelaanas23@gmail.com" w:date="2026-09-25T21:41:00Z" w16du:dateUtc="2026-09-25T13:41:00Z">
            <w:rPr>
              <w:rFonts w:ascii="Times New Roman" w:hAnsi="Times New Roman" w:cs="Times New Roman"/>
              <w:sz w:val="22"/>
              <w:szCs w:val="22"/>
            </w:rPr>
          </w:rPrChange>
        </w:rPr>
        <w:pPrChange w:id="2044"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045" w:author="michaelaanas23@gmail.com" w:date="2026-09-25T21:41:00Z" w16du:dateUtc="2026-09-25T13:41:00Z">
            <w:rPr>
              <w:rFonts w:ascii="Times New Roman" w:hAnsi="Times New Roman" w:cs="Times New Roman"/>
              <w:sz w:val="22"/>
              <w:szCs w:val="22"/>
            </w:rPr>
          </w:rPrChange>
        </w:rPr>
        <w:t xml:space="preserve"> This phase involves real users such as managers and staff testing the system in a controlled environment. The goal is to check if the system is easy to use and fits actual work needs. User Acceptance Testing is focused more on real use rather than technical performance. It checks if users can complete tasks easily and understand the system. This phase </w:t>
      </w:r>
      <w:r w:rsidRPr="007134A7">
        <w:rPr>
          <w:rFonts w:ascii="Times New Roman" w:hAnsi="Times New Roman" w:cs="Times New Roman"/>
          <w:sz w:val="20"/>
          <w:szCs w:val="20"/>
          <w:rPrChange w:id="2046" w:author="michaelaanas23@gmail.com" w:date="2026-09-25T21:41:00Z" w16du:dateUtc="2026-09-25T13:41:00Z">
            <w:rPr>
              <w:rFonts w:ascii="Times New Roman" w:hAnsi="Times New Roman" w:cs="Times New Roman"/>
              <w:sz w:val="22"/>
              <w:szCs w:val="22"/>
            </w:rPr>
          </w:rPrChange>
        </w:rPr>
        <w:lastRenderedPageBreak/>
        <w:t>includes several activities. Test Scenarios require users to perform normal tasks such as processing orders, updating inventory, and generating reports. Each task has a target result to check if it is done correctly. Observation involves watching users while they use the system. It helps identify confusion, mistakes, or difficulties when navigating the system. Feedback Collection gathers user opinions through surveys or interviews. It checks how users feel about the system, how easy it is to use, and what improvements they suggest.</w:t>
      </w:r>
    </w:p>
    <w:p w14:paraId="07CCECC8" w14:textId="77777777" w:rsidR="00470AB8" w:rsidRPr="007134A7" w:rsidRDefault="00470AB8">
      <w:pPr>
        <w:spacing w:line="276" w:lineRule="auto"/>
        <w:jc w:val="both"/>
        <w:rPr>
          <w:rFonts w:ascii="Times New Roman" w:hAnsi="Times New Roman" w:cs="Times New Roman"/>
          <w:sz w:val="20"/>
          <w:szCs w:val="20"/>
          <w:rPrChange w:id="2047" w:author="michaelaanas23@gmail.com" w:date="2026-09-25T21:41:00Z" w16du:dateUtc="2026-09-25T13:41:00Z">
            <w:rPr>
              <w:rFonts w:ascii="Times New Roman" w:hAnsi="Times New Roman" w:cs="Times New Roman"/>
              <w:sz w:val="22"/>
              <w:szCs w:val="22"/>
            </w:rPr>
          </w:rPrChange>
        </w:rPr>
        <w:pPrChange w:id="2048"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049" w:author="michaelaanas23@gmail.com" w:date="2026-09-25T21:41:00Z" w16du:dateUtc="2026-09-25T13:41:00Z">
            <w:rPr>
              <w:rFonts w:ascii="Times New Roman" w:hAnsi="Times New Roman" w:cs="Times New Roman"/>
              <w:b/>
              <w:bCs/>
              <w:sz w:val="22"/>
              <w:szCs w:val="22"/>
            </w:rPr>
          </w:rPrChange>
        </w:rPr>
        <w:t>3.6.4 Overall Quality Assurance</w:t>
      </w:r>
    </w:p>
    <w:p w14:paraId="4B41C8C9" w14:textId="6878FF1C" w:rsidR="00470AB8" w:rsidRPr="007134A7" w:rsidRDefault="00470AB8">
      <w:pPr>
        <w:spacing w:line="276" w:lineRule="auto"/>
        <w:ind w:firstLine="357"/>
        <w:jc w:val="both"/>
        <w:rPr>
          <w:rFonts w:ascii="Times New Roman" w:hAnsi="Times New Roman" w:cs="Times New Roman"/>
          <w:sz w:val="20"/>
          <w:szCs w:val="20"/>
          <w:rPrChange w:id="2050" w:author="michaelaanas23@gmail.com" w:date="2026-09-25T21:41:00Z" w16du:dateUtc="2026-09-25T13:41:00Z">
            <w:rPr>
              <w:rFonts w:ascii="Times New Roman" w:hAnsi="Times New Roman" w:cs="Times New Roman"/>
              <w:sz w:val="22"/>
              <w:szCs w:val="22"/>
            </w:rPr>
          </w:rPrChange>
        </w:rPr>
        <w:pPrChange w:id="2051" w:author="michaelaanas23@gmail.com" w:date="2026-09-25T21:55:00Z" w16du:dateUtc="2026-09-25T13:55:00Z">
          <w:pPr>
            <w:spacing w:line="360" w:lineRule="auto"/>
            <w:ind w:firstLine="357"/>
            <w:jc w:val="both"/>
          </w:pPr>
        </w:pPrChange>
      </w:pPr>
      <w:r w:rsidRPr="007134A7">
        <w:rPr>
          <w:rFonts w:ascii="Times New Roman" w:hAnsi="Times New Roman" w:cs="Times New Roman"/>
          <w:sz w:val="20"/>
          <w:szCs w:val="20"/>
          <w:rPrChange w:id="2052" w:author="michaelaanas23@gmail.com" w:date="2026-09-25T21:41:00Z" w16du:dateUtc="2026-09-25T13:41:00Z">
            <w:rPr>
              <w:rFonts w:ascii="Times New Roman" w:hAnsi="Times New Roman" w:cs="Times New Roman"/>
              <w:sz w:val="22"/>
              <w:szCs w:val="22"/>
            </w:rPr>
          </w:rPrChange>
        </w:rPr>
        <w:t>The three testing phases work together to ensure the system is reliable and ready for use. Early testing finds small problems before they become bigger issues. Final testing ensures the system works well in real conditions and meets user needs. Good quality assurance checks three main things. First is correctness of the system. Second is performance under real use. Third is user satisfaction. For systems like H2Ops, testing also ensures that data is accurate, the system is fast enough, and users trust the results. This helps make sure the system is useful in real business operations. Overall, this testing process ensures that H2Ops is ready, stable, and helpful for daily operations of High Island V.</w:t>
      </w:r>
    </w:p>
    <w:p w14:paraId="35C09CD0" w14:textId="77777777" w:rsidR="00470AB8" w:rsidRPr="007134A7" w:rsidRDefault="00470AB8">
      <w:pPr>
        <w:spacing w:line="276" w:lineRule="auto"/>
        <w:jc w:val="both"/>
        <w:rPr>
          <w:rFonts w:ascii="Times New Roman" w:hAnsi="Times New Roman" w:cs="Times New Roman"/>
          <w:sz w:val="20"/>
          <w:szCs w:val="20"/>
          <w:rPrChange w:id="2053" w:author="michaelaanas23@gmail.com" w:date="2026-09-25T21:41:00Z" w16du:dateUtc="2026-09-25T13:41:00Z">
            <w:rPr>
              <w:rFonts w:ascii="Times New Roman" w:hAnsi="Times New Roman" w:cs="Times New Roman"/>
              <w:sz w:val="22"/>
              <w:szCs w:val="22"/>
            </w:rPr>
          </w:rPrChange>
        </w:rPr>
        <w:pPrChange w:id="2054"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055" w:author="michaelaanas23@gmail.com" w:date="2026-09-25T21:41:00Z" w16du:dateUtc="2026-09-25T13:41:00Z">
            <w:rPr>
              <w:rFonts w:ascii="Times New Roman" w:hAnsi="Times New Roman" w:cs="Times New Roman"/>
              <w:sz w:val="22"/>
              <w:szCs w:val="22"/>
            </w:rPr>
          </w:rPrChange>
        </w:rPr>
        <w:t>To make the study clear, the following terms are defined in simple meaning.</w:t>
      </w:r>
    </w:p>
    <w:p w14:paraId="394CB094" w14:textId="77777777" w:rsidR="00470AB8" w:rsidRPr="007134A7" w:rsidRDefault="00470AB8">
      <w:pPr>
        <w:spacing w:line="276" w:lineRule="auto"/>
        <w:jc w:val="both"/>
        <w:rPr>
          <w:rFonts w:ascii="Times New Roman" w:hAnsi="Times New Roman" w:cs="Times New Roman"/>
          <w:sz w:val="20"/>
          <w:szCs w:val="20"/>
          <w:rPrChange w:id="2056" w:author="michaelaanas23@gmail.com" w:date="2026-09-25T21:41:00Z" w16du:dateUtc="2026-09-25T13:41:00Z">
            <w:rPr>
              <w:rFonts w:ascii="Times New Roman" w:hAnsi="Times New Roman" w:cs="Times New Roman"/>
              <w:sz w:val="22"/>
              <w:szCs w:val="22"/>
            </w:rPr>
          </w:rPrChange>
        </w:rPr>
        <w:pPrChange w:id="2057"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058" w:author="michaelaanas23@gmail.com" w:date="2026-09-25T21:41:00Z" w16du:dateUtc="2026-09-25T13:41:00Z">
            <w:rPr>
              <w:rFonts w:ascii="Times New Roman" w:hAnsi="Times New Roman" w:cs="Times New Roman"/>
              <w:b/>
              <w:bCs/>
              <w:sz w:val="22"/>
              <w:szCs w:val="22"/>
            </w:rPr>
          </w:rPrChange>
        </w:rPr>
        <w:t>Business Analytics</w:t>
      </w:r>
      <w:r w:rsidRPr="007134A7">
        <w:rPr>
          <w:rFonts w:ascii="Times New Roman" w:hAnsi="Times New Roman" w:cs="Times New Roman"/>
          <w:sz w:val="20"/>
          <w:szCs w:val="20"/>
          <w:rPrChange w:id="2059" w:author="michaelaanas23@gmail.com" w:date="2026-09-25T21:41:00Z" w16du:dateUtc="2026-09-25T13:41:00Z">
            <w:rPr>
              <w:rFonts w:ascii="Times New Roman" w:hAnsi="Times New Roman" w:cs="Times New Roman"/>
              <w:sz w:val="22"/>
              <w:szCs w:val="22"/>
            </w:rPr>
          </w:rPrChange>
        </w:rPr>
        <w:t xml:space="preserve"> refers to tools and methods used to collect and study business data to help managers make decisions. In this study, it focuses on sales, inventory, and operations data.</w:t>
      </w:r>
    </w:p>
    <w:p w14:paraId="4E1EEF83" w14:textId="77777777" w:rsidR="00470AB8" w:rsidRPr="007134A7" w:rsidRDefault="00470AB8">
      <w:pPr>
        <w:spacing w:line="276" w:lineRule="auto"/>
        <w:jc w:val="both"/>
        <w:rPr>
          <w:rFonts w:ascii="Times New Roman" w:hAnsi="Times New Roman" w:cs="Times New Roman"/>
          <w:sz w:val="20"/>
          <w:szCs w:val="20"/>
          <w:rPrChange w:id="2060" w:author="michaelaanas23@gmail.com" w:date="2026-09-25T21:41:00Z" w16du:dateUtc="2026-09-25T13:41:00Z">
            <w:rPr>
              <w:rFonts w:ascii="Times New Roman" w:hAnsi="Times New Roman" w:cs="Times New Roman"/>
              <w:sz w:val="22"/>
              <w:szCs w:val="22"/>
            </w:rPr>
          </w:rPrChange>
        </w:rPr>
        <w:pPrChange w:id="2061"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062" w:author="michaelaanas23@gmail.com" w:date="2026-09-25T21:41:00Z" w16du:dateUtc="2026-09-25T13:41:00Z">
            <w:rPr>
              <w:rFonts w:ascii="Times New Roman" w:hAnsi="Times New Roman" w:cs="Times New Roman"/>
              <w:b/>
              <w:bCs/>
              <w:sz w:val="22"/>
              <w:szCs w:val="22"/>
            </w:rPr>
          </w:rPrChange>
        </w:rPr>
        <w:t>Business Intelligence</w:t>
      </w:r>
      <w:r w:rsidRPr="007134A7">
        <w:rPr>
          <w:rFonts w:ascii="Times New Roman" w:hAnsi="Times New Roman" w:cs="Times New Roman"/>
          <w:sz w:val="20"/>
          <w:szCs w:val="20"/>
          <w:rPrChange w:id="2063" w:author="michaelaanas23@gmail.com" w:date="2026-09-25T21:41:00Z" w16du:dateUtc="2026-09-25T13:41:00Z">
            <w:rPr>
              <w:rFonts w:ascii="Times New Roman" w:hAnsi="Times New Roman" w:cs="Times New Roman"/>
              <w:sz w:val="22"/>
              <w:szCs w:val="22"/>
            </w:rPr>
          </w:rPrChange>
        </w:rPr>
        <w:t xml:space="preserve"> refers to the overall process of turning data into useful information for decision making in an organization.</w:t>
      </w:r>
    </w:p>
    <w:p w14:paraId="13D754F3" w14:textId="77777777" w:rsidR="00470AB8" w:rsidRPr="007134A7" w:rsidRDefault="00470AB8">
      <w:pPr>
        <w:spacing w:line="276" w:lineRule="auto"/>
        <w:jc w:val="both"/>
        <w:rPr>
          <w:rFonts w:ascii="Times New Roman" w:hAnsi="Times New Roman" w:cs="Times New Roman"/>
          <w:sz w:val="20"/>
          <w:szCs w:val="20"/>
          <w:rPrChange w:id="2064" w:author="michaelaanas23@gmail.com" w:date="2026-09-25T21:41:00Z" w16du:dateUtc="2026-09-25T13:41:00Z">
            <w:rPr>
              <w:rFonts w:ascii="Times New Roman" w:hAnsi="Times New Roman" w:cs="Times New Roman"/>
              <w:sz w:val="22"/>
              <w:szCs w:val="22"/>
            </w:rPr>
          </w:rPrChange>
        </w:rPr>
        <w:pPrChange w:id="2065"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066" w:author="michaelaanas23@gmail.com" w:date="2026-09-25T21:41:00Z" w16du:dateUtc="2026-09-25T13:41:00Z">
            <w:rPr>
              <w:rFonts w:ascii="Times New Roman" w:hAnsi="Times New Roman" w:cs="Times New Roman"/>
              <w:b/>
              <w:bCs/>
              <w:sz w:val="22"/>
              <w:szCs w:val="22"/>
            </w:rPr>
          </w:rPrChange>
        </w:rPr>
        <w:t xml:space="preserve">Dashboard </w:t>
      </w:r>
      <w:r w:rsidRPr="007134A7">
        <w:rPr>
          <w:rFonts w:ascii="Times New Roman" w:hAnsi="Times New Roman" w:cs="Times New Roman"/>
          <w:sz w:val="20"/>
          <w:szCs w:val="20"/>
          <w:rPrChange w:id="2067" w:author="michaelaanas23@gmail.com" w:date="2026-09-25T21:41:00Z" w16du:dateUtc="2026-09-25T13:41:00Z">
            <w:rPr>
              <w:rFonts w:ascii="Times New Roman" w:hAnsi="Times New Roman" w:cs="Times New Roman"/>
              <w:sz w:val="22"/>
              <w:szCs w:val="22"/>
            </w:rPr>
          </w:rPrChange>
        </w:rPr>
        <w:t>refers to a screen in the system that shows important information like sales and inventory in a simple visual form such as charts and tables. H2Ops refers to the system developed in this study that helps manage operations of High Island V water stations across multiple branches.</w:t>
      </w:r>
    </w:p>
    <w:p w14:paraId="46E2B862" w14:textId="77777777" w:rsidR="00470AB8" w:rsidRPr="007134A7" w:rsidRDefault="00470AB8">
      <w:pPr>
        <w:spacing w:line="276" w:lineRule="auto"/>
        <w:jc w:val="both"/>
        <w:rPr>
          <w:rFonts w:ascii="Times New Roman" w:hAnsi="Times New Roman" w:cs="Times New Roman"/>
          <w:sz w:val="20"/>
          <w:szCs w:val="20"/>
          <w:rPrChange w:id="2068" w:author="michaelaanas23@gmail.com" w:date="2026-09-25T21:41:00Z" w16du:dateUtc="2026-09-25T13:41:00Z">
            <w:rPr>
              <w:rFonts w:ascii="Times New Roman" w:hAnsi="Times New Roman" w:cs="Times New Roman"/>
              <w:sz w:val="22"/>
              <w:szCs w:val="22"/>
            </w:rPr>
          </w:rPrChange>
        </w:rPr>
        <w:pPrChange w:id="2069"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070" w:author="michaelaanas23@gmail.com" w:date="2026-09-25T21:41:00Z" w16du:dateUtc="2026-09-25T13:41:00Z">
            <w:rPr>
              <w:rFonts w:ascii="Times New Roman" w:hAnsi="Times New Roman" w:cs="Times New Roman"/>
              <w:b/>
              <w:bCs/>
              <w:sz w:val="22"/>
              <w:szCs w:val="22"/>
            </w:rPr>
          </w:rPrChange>
        </w:rPr>
        <w:t xml:space="preserve">Inventory </w:t>
      </w:r>
      <w:r w:rsidRPr="007134A7">
        <w:rPr>
          <w:rFonts w:ascii="Times New Roman" w:hAnsi="Times New Roman" w:cs="Times New Roman"/>
          <w:sz w:val="20"/>
          <w:szCs w:val="20"/>
          <w:rPrChange w:id="2071" w:author="michaelaanas23@gmail.com" w:date="2026-09-25T21:41:00Z" w16du:dateUtc="2026-09-25T13:41:00Z">
            <w:rPr>
              <w:rFonts w:ascii="Times New Roman" w:hAnsi="Times New Roman" w:cs="Times New Roman"/>
              <w:sz w:val="22"/>
              <w:szCs w:val="22"/>
            </w:rPr>
          </w:rPrChange>
        </w:rPr>
        <w:t>refers to the materials used in the water station such as bottles, caps, and seals.</w:t>
      </w:r>
    </w:p>
    <w:p w14:paraId="02C853BC" w14:textId="77777777" w:rsidR="00470AB8" w:rsidRPr="007134A7" w:rsidRDefault="00470AB8">
      <w:pPr>
        <w:spacing w:line="276" w:lineRule="auto"/>
        <w:jc w:val="both"/>
        <w:rPr>
          <w:rFonts w:ascii="Times New Roman" w:hAnsi="Times New Roman" w:cs="Times New Roman"/>
          <w:sz w:val="20"/>
          <w:szCs w:val="20"/>
          <w:rPrChange w:id="2072" w:author="michaelaanas23@gmail.com" w:date="2026-09-25T21:41:00Z" w16du:dateUtc="2026-09-25T13:41:00Z">
            <w:rPr>
              <w:rFonts w:ascii="Times New Roman" w:hAnsi="Times New Roman" w:cs="Times New Roman"/>
              <w:sz w:val="22"/>
              <w:szCs w:val="22"/>
            </w:rPr>
          </w:rPrChange>
        </w:rPr>
        <w:pPrChange w:id="2073"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074" w:author="michaelaanas23@gmail.com" w:date="2026-09-25T21:41:00Z" w16du:dateUtc="2026-09-25T13:41:00Z">
            <w:rPr>
              <w:rFonts w:ascii="Times New Roman" w:hAnsi="Times New Roman" w:cs="Times New Roman"/>
              <w:b/>
              <w:bCs/>
              <w:sz w:val="22"/>
              <w:szCs w:val="22"/>
            </w:rPr>
          </w:rPrChange>
        </w:rPr>
        <w:t>Inventory Tracking</w:t>
      </w:r>
      <w:r w:rsidRPr="007134A7">
        <w:rPr>
          <w:rFonts w:ascii="Times New Roman" w:hAnsi="Times New Roman" w:cs="Times New Roman"/>
          <w:sz w:val="20"/>
          <w:szCs w:val="20"/>
          <w:rPrChange w:id="2075" w:author="michaelaanas23@gmail.com" w:date="2026-09-25T21:41:00Z" w16du:dateUtc="2026-09-25T13:41:00Z">
            <w:rPr>
              <w:rFonts w:ascii="Times New Roman" w:hAnsi="Times New Roman" w:cs="Times New Roman"/>
              <w:sz w:val="22"/>
              <w:szCs w:val="22"/>
            </w:rPr>
          </w:rPrChange>
        </w:rPr>
        <w:t xml:space="preserve"> refers to the process of monitoring stock levels and recording changes when items are added, used, or adjusted.</w:t>
      </w:r>
    </w:p>
    <w:p w14:paraId="0912C99C" w14:textId="30A3FE63" w:rsidR="00470AB8" w:rsidRPr="007134A7" w:rsidRDefault="00470AB8">
      <w:pPr>
        <w:spacing w:line="276" w:lineRule="auto"/>
        <w:jc w:val="both"/>
        <w:rPr>
          <w:rFonts w:ascii="Times New Roman" w:hAnsi="Times New Roman" w:cs="Times New Roman"/>
          <w:sz w:val="20"/>
          <w:szCs w:val="20"/>
          <w:rPrChange w:id="2076" w:author="michaelaanas23@gmail.com" w:date="2026-09-25T21:41:00Z" w16du:dateUtc="2026-09-25T13:41:00Z">
            <w:rPr>
              <w:rFonts w:ascii="Times New Roman" w:hAnsi="Times New Roman" w:cs="Times New Roman"/>
              <w:sz w:val="22"/>
              <w:szCs w:val="22"/>
            </w:rPr>
          </w:rPrChange>
        </w:rPr>
        <w:pPrChange w:id="2077"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078" w:author="michaelaanas23@gmail.com" w:date="2026-09-25T21:41:00Z" w16du:dateUtc="2026-09-25T13:41:00Z">
            <w:rPr>
              <w:rFonts w:ascii="Times New Roman" w:hAnsi="Times New Roman" w:cs="Times New Roman"/>
              <w:b/>
              <w:bCs/>
              <w:sz w:val="22"/>
              <w:szCs w:val="22"/>
            </w:rPr>
          </w:rPrChange>
        </w:rPr>
        <w:t xml:space="preserve">Manual Record </w:t>
      </w:r>
      <w:r w:rsidRPr="007134A7">
        <w:rPr>
          <w:rFonts w:ascii="Times New Roman" w:hAnsi="Times New Roman" w:cs="Times New Roman"/>
          <w:sz w:val="20"/>
          <w:szCs w:val="20"/>
          <w:rPrChange w:id="2079" w:author="michaelaanas23@gmail.com" w:date="2026-09-25T21:41:00Z" w16du:dateUtc="2026-09-25T13:41:00Z">
            <w:rPr>
              <w:rFonts w:ascii="Times New Roman" w:hAnsi="Times New Roman" w:cs="Times New Roman"/>
              <w:sz w:val="22"/>
              <w:szCs w:val="22"/>
            </w:rPr>
          </w:rPrChange>
        </w:rPr>
        <w:t>Keeping refers to the old method of writing records by hand or using basic spreadsheets before the system was used.</w:t>
      </w:r>
    </w:p>
    <w:p w14:paraId="30CD2CB5" w14:textId="77777777" w:rsidR="00470AB8" w:rsidRPr="007134A7" w:rsidRDefault="00470AB8">
      <w:pPr>
        <w:spacing w:line="276" w:lineRule="auto"/>
        <w:jc w:val="both"/>
        <w:rPr>
          <w:rFonts w:ascii="Times New Roman" w:hAnsi="Times New Roman" w:cs="Times New Roman"/>
          <w:sz w:val="20"/>
          <w:szCs w:val="20"/>
          <w:rPrChange w:id="2080" w:author="michaelaanas23@gmail.com" w:date="2026-09-25T21:41:00Z" w16du:dateUtc="2026-09-25T13:41:00Z">
            <w:rPr>
              <w:rFonts w:ascii="Times New Roman" w:hAnsi="Times New Roman" w:cs="Times New Roman"/>
              <w:sz w:val="22"/>
              <w:szCs w:val="22"/>
            </w:rPr>
          </w:rPrChange>
        </w:rPr>
        <w:pPrChange w:id="2081"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082" w:author="michaelaanas23@gmail.com" w:date="2026-09-25T21:41:00Z" w16du:dateUtc="2026-09-25T13:41:00Z">
            <w:rPr>
              <w:rFonts w:ascii="Times New Roman" w:hAnsi="Times New Roman" w:cs="Times New Roman"/>
              <w:b/>
              <w:bCs/>
              <w:sz w:val="22"/>
              <w:szCs w:val="22"/>
            </w:rPr>
          </w:rPrChange>
        </w:rPr>
        <w:t>Micro Small and Medium Enterprise</w:t>
      </w:r>
      <w:r w:rsidRPr="007134A7">
        <w:rPr>
          <w:rFonts w:ascii="Times New Roman" w:hAnsi="Times New Roman" w:cs="Times New Roman"/>
          <w:sz w:val="20"/>
          <w:szCs w:val="20"/>
          <w:rPrChange w:id="2083" w:author="michaelaanas23@gmail.com" w:date="2026-09-25T21:41:00Z" w16du:dateUtc="2026-09-25T13:41:00Z">
            <w:rPr>
              <w:rFonts w:ascii="Times New Roman" w:hAnsi="Times New Roman" w:cs="Times New Roman"/>
              <w:sz w:val="22"/>
              <w:szCs w:val="22"/>
            </w:rPr>
          </w:rPrChange>
        </w:rPr>
        <w:t>s refers to small businesses with limited staff and resources like water refilling stations.</w:t>
      </w:r>
    </w:p>
    <w:p w14:paraId="4A38D6B9" w14:textId="77777777" w:rsidR="00470AB8" w:rsidRPr="007134A7" w:rsidRDefault="00470AB8">
      <w:pPr>
        <w:spacing w:line="276" w:lineRule="auto"/>
        <w:jc w:val="both"/>
        <w:rPr>
          <w:rFonts w:ascii="Times New Roman" w:hAnsi="Times New Roman" w:cs="Times New Roman"/>
          <w:sz w:val="20"/>
          <w:szCs w:val="20"/>
          <w:rPrChange w:id="2084" w:author="michaelaanas23@gmail.com" w:date="2026-09-25T21:41:00Z" w16du:dateUtc="2026-09-25T13:41:00Z">
            <w:rPr>
              <w:rFonts w:ascii="Times New Roman" w:hAnsi="Times New Roman" w:cs="Times New Roman"/>
              <w:sz w:val="22"/>
              <w:szCs w:val="22"/>
            </w:rPr>
          </w:rPrChange>
        </w:rPr>
        <w:pPrChange w:id="2085"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086" w:author="michaelaanas23@gmail.com" w:date="2026-09-25T21:41:00Z" w16du:dateUtc="2026-09-25T13:41:00Z">
            <w:rPr>
              <w:rFonts w:ascii="Times New Roman" w:hAnsi="Times New Roman" w:cs="Times New Roman"/>
              <w:b/>
              <w:bCs/>
              <w:sz w:val="22"/>
              <w:szCs w:val="22"/>
            </w:rPr>
          </w:rPrChange>
        </w:rPr>
        <w:t xml:space="preserve">Multi Branch Environment </w:t>
      </w:r>
      <w:r w:rsidRPr="007134A7">
        <w:rPr>
          <w:rFonts w:ascii="Times New Roman" w:hAnsi="Times New Roman" w:cs="Times New Roman"/>
          <w:sz w:val="20"/>
          <w:szCs w:val="20"/>
          <w:rPrChange w:id="2087" w:author="michaelaanas23@gmail.com" w:date="2026-09-25T21:41:00Z" w16du:dateUtc="2026-09-25T13:41:00Z">
            <w:rPr>
              <w:rFonts w:ascii="Times New Roman" w:hAnsi="Times New Roman" w:cs="Times New Roman"/>
              <w:sz w:val="22"/>
              <w:szCs w:val="22"/>
            </w:rPr>
          </w:rPrChange>
        </w:rPr>
        <w:t>refers to a business setup where operations are located in different places but managed together in one system.</w:t>
      </w:r>
    </w:p>
    <w:p w14:paraId="01924F2D" w14:textId="77777777" w:rsidR="00470AB8" w:rsidRPr="007134A7" w:rsidRDefault="00470AB8">
      <w:pPr>
        <w:spacing w:line="276" w:lineRule="auto"/>
        <w:jc w:val="both"/>
        <w:rPr>
          <w:rFonts w:ascii="Times New Roman" w:hAnsi="Times New Roman" w:cs="Times New Roman"/>
          <w:sz w:val="20"/>
          <w:szCs w:val="20"/>
          <w:rPrChange w:id="2088" w:author="michaelaanas23@gmail.com" w:date="2026-09-25T21:41:00Z" w16du:dateUtc="2026-09-25T13:41:00Z">
            <w:rPr>
              <w:rFonts w:ascii="Times New Roman" w:hAnsi="Times New Roman" w:cs="Times New Roman"/>
              <w:sz w:val="22"/>
              <w:szCs w:val="22"/>
            </w:rPr>
          </w:rPrChange>
        </w:rPr>
        <w:pPrChange w:id="2089"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090" w:author="michaelaanas23@gmail.com" w:date="2026-09-25T21:41:00Z" w16du:dateUtc="2026-09-25T13:41:00Z">
            <w:rPr>
              <w:rFonts w:ascii="Times New Roman" w:hAnsi="Times New Roman" w:cs="Times New Roman"/>
              <w:b/>
              <w:bCs/>
              <w:sz w:val="22"/>
              <w:szCs w:val="22"/>
            </w:rPr>
          </w:rPrChange>
        </w:rPr>
        <w:t>Operational Efficiency</w:t>
      </w:r>
      <w:r w:rsidRPr="007134A7">
        <w:rPr>
          <w:rFonts w:ascii="Times New Roman" w:hAnsi="Times New Roman" w:cs="Times New Roman"/>
          <w:sz w:val="20"/>
          <w:szCs w:val="20"/>
          <w:rPrChange w:id="2091" w:author="michaelaanas23@gmail.com" w:date="2026-09-25T21:41:00Z" w16du:dateUtc="2026-09-25T13:41:00Z">
            <w:rPr>
              <w:rFonts w:ascii="Times New Roman" w:hAnsi="Times New Roman" w:cs="Times New Roman"/>
              <w:sz w:val="22"/>
              <w:szCs w:val="22"/>
            </w:rPr>
          </w:rPrChange>
        </w:rPr>
        <w:t xml:space="preserve"> refers to how well a business uses its time, money, and resources to produce results with less waste.</w:t>
      </w:r>
    </w:p>
    <w:p w14:paraId="64F42E43" w14:textId="77777777" w:rsidR="00470AB8" w:rsidRPr="007134A7" w:rsidRDefault="00470AB8">
      <w:pPr>
        <w:spacing w:line="276" w:lineRule="auto"/>
        <w:jc w:val="both"/>
        <w:rPr>
          <w:rFonts w:ascii="Times New Roman" w:hAnsi="Times New Roman" w:cs="Times New Roman"/>
          <w:sz w:val="20"/>
          <w:szCs w:val="20"/>
          <w:rPrChange w:id="2092" w:author="michaelaanas23@gmail.com" w:date="2026-09-25T21:41:00Z" w16du:dateUtc="2026-09-25T13:41:00Z">
            <w:rPr>
              <w:rFonts w:ascii="Times New Roman" w:hAnsi="Times New Roman" w:cs="Times New Roman"/>
              <w:sz w:val="22"/>
              <w:szCs w:val="22"/>
            </w:rPr>
          </w:rPrChange>
        </w:rPr>
        <w:pPrChange w:id="2093"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094" w:author="michaelaanas23@gmail.com" w:date="2026-09-25T21:41:00Z" w16du:dateUtc="2026-09-25T13:41:00Z">
            <w:rPr>
              <w:rFonts w:ascii="Times New Roman" w:hAnsi="Times New Roman" w:cs="Times New Roman"/>
              <w:b/>
              <w:bCs/>
              <w:sz w:val="22"/>
              <w:szCs w:val="22"/>
            </w:rPr>
          </w:rPrChange>
        </w:rPr>
        <w:t xml:space="preserve">Point of Sale </w:t>
      </w:r>
      <w:r w:rsidRPr="007134A7">
        <w:rPr>
          <w:rFonts w:ascii="Times New Roman" w:hAnsi="Times New Roman" w:cs="Times New Roman"/>
          <w:sz w:val="20"/>
          <w:szCs w:val="20"/>
          <w:rPrChange w:id="2095" w:author="michaelaanas23@gmail.com" w:date="2026-09-25T21:41:00Z" w16du:dateUtc="2026-09-25T13:41:00Z">
            <w:rPr>
              <w:rFonts w:ascii="Times New Roman" w:hAnsi="Times New Roman" w:cs="Times New Roman"/>
              <w:sz w:val="22"/>
              <w:szCs w:val="22"/>
            </w:rPr>
          </w:rPrChange>
        </w:rPr>
        <w:t>refers to the place or system where customers pay for goods or services.</w:t>
      </w:r>
    </w:p>
    <w:p w14:paraId="069FB409" w14:textId="77777777" w:rsidR="00470AB8" w:rsidRPr="007134A7" w:rsidRDefault="00470AB8">
      <w:pPr>
        <w:spacing w:line="276" w:lineRule="auto"/>
        <w:jc w:val="both"/>
        <w:rPr>
          <w:rFonts w:ascii="Times New Roman" w:hAnsi="Times New Roman" w:cs="Times New Roman"/>
          <w:sz w:val="20"/>
          <w:szCs w:val="20"/>
          <w:rPrChange w:id="2096" w:author="michaelaanas23@gmail.com" w:date="2026-09-25T21:41:00Z" w16du:dateUtc="2026-09-25T13:41:00Z">
            <w:rPr>
              <w:rFonts w:ascii="Times New Roman" w:hAnsi="Times New Roman" w:cs="Times New Roman"/>
              <w:sz w:val="22"/>
              <w:szCs w:val="22"/>
            </w:rPr>
          </w:rPrChange>
        </w:rPr>
        <w:pPrChange w:id="2097"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098" w:author="michaelaanas23@gmail.com" w:date="2026-09-25T21:41:00Z" w16du:dateUtc="2026-09-25T13:41:00Z">
            <w:rPr>
              <w:rFonts w:ascii="Times New Roman" w:hAnsi="Times New Roman" w:cs="Times New Roman"/>
              <w:b/>
              <w:bCs/>
              <w:sz w:val="22"/>
              <w:szCs w:val="22"/>
            </w:rPr>
          </w:rPrChange>
        </w:rPr>
        <w:t>Real Time Monitoring</w:t>
      </w:r>
      <w:r w:rsidRPr="007134A7">
        <w:rPr>
          <w:rFonts w:ascii="Times New Roman" w:hAnsi="Times New Roman" w:cs="Times New Roman"/>
          <w:sz w:val="20"/>
          <w:szCs w:val="20"/>
          <w:rPrChange w:id="2099" w:author="michaelaanas23@gmail.com" w:date="2026-09-25T21:41:00Z" w16du:dateUtc="2026-09-25T13:41:00Z">
            <w:rPr>
              <w:rFonts w:ascii="Times New Roman" w:hAnsi="Times New Roman" w:cs="Times New Roman"/>
              <w:sz w:val="22"/>
              <w:szCs w:val="22"/>
            </w:rPr>
          </w:rPrChange>
        </w:rPr>
        <w:t xml:space="preserve"> refers to the ability of the system to show updated information immediately after transactions happen.</w:t>
      </w:r>
    </w:p>
    <w:p w14:paraId="37CA673B" w14:textId="77777777" w:rsidR="00470AB8" w:rsidRPr="007134A7" w:rsidRDefault="00470AB8">
      <w:pPr>
        <w:spacing w:line="276" w:lineRule="auto"/>
        <w:jc w:val="both"/>
        <w:rPr>
          <w:rFonts w:ascii="Times New Roman" w:hAnsi="Times New Roman" w:cs="Times New Roman"/>
          <w:sz w:val="20"/>
          <w:szCs w:val="20"/>
          <w:rPrChange w:id="2100" w:author="michaelaanas23@gmail.com" w:date="2026-09-25T21:41:00Z" w16du:dateUtc="2026-09-25T13:41:00Z">
            <w:rPr>
              <w:rFonts w:ascii="Times New Roman" w:hAnsi="Times New Roman" w:cs="Times New Roman"/>
              <w:sz w:val="22"/>
              <w:szCs w:val="22"/>
            </w:rPr>
          </w:rPrChange>
        </w:rPr>
        <w:pPrChange w:id="2101"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102" w:author="michaelaanas23@gmail.com" w:date="2026-09-25T21:41:00Z" w16du:dateUtc="2026-09-25T13:41:00Z">
            <w:rPr>
              <w:rFonts w:ascii="Times New Roman" w:hAnsi="Times New Roman" w:cs="Times New Roman"/>
              <w:b/>
              <w:bCs/>
              <w:sz w:val="22"/>
              <w:szCs w:val="22"/>
            </w:rPr>
          </w:rPrChange>
        </w:rPr>
        <w:t xml:space="preserve">Sales Transaction </w:t>
      </w:r>
      <w:r w:rsidRPr="007134A7">
        <w:rPr>
          <w:rFonts w:ascii="Times New Roman" w:hAnsi="Times New Roman" w:cs="Times New Roman"/>
          <w:sz w:val="20"/>
          <w:szCs w:val="20"/>
          <w:rPrChange w:id="2103" w:author="michaelaanas23@gmail.com" w:date="2026-09-25T21:41:00Z" w16du:dateUtc="2026-09-25T13:41:00Z">
            <w:rPr>
              <w:rFonts w:ascii="Times New Roman" w:hAnsi="Times New Roman" w:cs="Times New Roman"/>
              <w:sz w:val="22"/>
              <w:szCs w:val="22"/>
            </w:rPr>
          </w:rPrChange>
        </w:rPr>
        <w:t>refers to a record of a customer purchase including items bought, price, and payment.</w:t>
      </w:r>
    </w:p>
    <w:p w14:paraId="6AE7117B" w14:textId="77777777" w:rsidR="00470AB8" w:rsidRPr="007134A7" w:rsidRDefault="00470AB8">
      <w:pPr>
        <w:spacing w:line="276" w:lineRule="auto"/>
        <w:jc w:val="both"/>
        <w:rPr>
          <w:rFonts w:ascii="Times New Roman" w:hAnsi="Times New Roman" w:cs="Times New Roman"/>
          <w:sz w:val="20"/>
          <w:szCs w:val="20"/>
          <w:rPrChange w:id="2104" w:author="michaelaanas23@gmail.com" w:date="2026-09-25T21:41:00Z" w16du:dateUtc="2026-09-25T13:41:00Z">
            <w:rPr>
              <w:rFonts w:ascii="Times New Roman" w:hAnsi="Times New Roman" w:cs="Times New Roman"/>
              <w:sz w:val="22"/>
              <w:szCs w:val="22"/>
            </w:rPr>
          </w:rPrChange>
        </w:rPr>
        <w:pPrChange w:id="2105"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106" w:author="michaelaanas23@gmail.com" w:date="2026-09-25T21:41:00Z" w16du:dateUtc="2026-09-25T13:41:00Z">
            <w:rPr>
              <w:rFonts w:ascii="Times New Roman" w:hAnsi="Times New Roman" w:cs="Times New Roman"/>
              <w:b/>
              <w:bCs/>
              <w:sz w:val="22"/>
              <w:szCs w:val="22"/>
            </w:rPr>
          </w:rPrChange>
        </w:rPr>
        <w:t xml:space="preserve">Stockout </w:t>
      </w:r>
      <w:r w:rsidRPr="007134A7">
        <w:rPr>
          <w:rFonts w:ascii="Times New Roman" w:hAnsi="Times New Roman" w:cs="Times New Roman"/>
          <w:sz w:val="20"/>
          <w:szCs w:val="20"/>
          <w:rPrChange w:id="2107" w:author="michaelaanas23@gmail.com" w:date="2026-09-25T21:41:00Z" w16du:dateUtc="2026-09-25T13:41:00Z">
            <w:rPr>
              <w:rFonts w:ascii="Times New Roman" w:hAnsi="Times New Roman" w:cs="Times New Roman"/>
              <w:sz w:val="22"/>
              <w:szCs w:val="22"/>
            </w:rPr>
          </w:rPrChange>
        </w:rPr>
        <w:t>refers to a situation where items are no longer available in inventory.</w:t>
      </w:r>
    </w:p>
    <w:p w14:paraId="3D968DBA" w14:textId="77777777" w:rsidR="00470AB8" w:rsidRPr="007134A7" w:rsidRDefault="00470AB8">
      <w:pPr>
        <w:spacing w:line="276" w:lineRule="auto"/>
        <w:jc w:val="both"/>
        <w:rPr>
          <w:rFonts w:ascii="Times New Roman" w:hAnsi="Times New Roman" w:cs="Times New Roman"/>
          <w:sz w:val="20"/>
          <w:szCs w:val="20"/>
          <w:rPrChange w:id="2108" w:author="michaelaanas23@gmail.com" w:date="2026-09-25T21:41:00Z" w16du:dateUtc="2026-09-25T13:41:00Z">
            <w:rPr>
              <w:rFonts w:ascii="Times New Roman" w:hAnsi="Times New Roman" w:cs="Times New Roman"/>
              <w:sz w:val="22"/>
              <w:szCs w:val="22"/>
            </w:rPr>
          </w:rPrChange>
        </w:rPr>
        <w:pPrChange w:id="2109"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110" w:author="michaelaanas23@gmail.com" w:date="2026-09-25T21:41:00Z" w16du:dateUtc="2026-09-25T13:41:00Z">
            <w:rPr>
              <w:rFonts w:ascii="Times New Roman" w:hAnsi="Times New Roman" w:cs="Times New Roman"/>
              <w:b/>
              <w:bCs/>
              <w:sz w:val="22"/>
              <w:szCs w:val="22"/>
            </w:rPr>
          </w:rPrChange>
        </w:rPr>
        <w:t>Water Refilling Station</w:t>
      </w:r>
      <w:r w:rsidRPr="007134A7">
        <w:rPr>
          <w:rFonts w:ascii="Times New Roman" w:hAnsi="Times New Roman" w:cs="Times New Roman"/>
          <w:sz w:val="20"/>
          <w:szCs w:val="20"/>
          <w:rPrChange w:id="2111" w:author="michaelaanas23@gmail.com" w:date="2026-09-25T21:41:00Z" w16du:dateUtc="2026-09-25T13:41:00Z">
            <w:rPr>
              <w:rFonts w:ascii="Times New Roman" w:hAnsi="Times New Roman" w:cs="Times New Roman"/>
              <w:sz w:val="22"/>
              <w:szCs w:val="22"/>
            </w:rPr>
          </w:rPrChange>
        </w:rPr>
        <w:t xml:space="preserve"> refers to a business that cleans and sells drinking water to customers.</w:t>
      </w:r>
    </w:p>
    <w:p w14:paraId="53C7DDBA" w14:textId="77777777" w:rsidR="00470AB8" w:rsidRPr="007134A7" w:rsidDel="00427840" w:rsidRDefault="00470AB8">
      <w:pPr>
        <w:spacing w:line="276" w:lineRule="auto"/>
        <w:jc w:val="both"/>
        <w:rPr>
          <w:del w:id="2112" w:author="michaelaanas23@gmail.com" w:date="2026-09-25T21:59:00Z" w16du:dateUtc="2026-09-25T13:59:00Z"/>
          <w:rFonts w:ascii="Times New Roman" w:hAnsi="Times New Roman" w:cs="Times New Roman"/>
          <w:sz w:val="20"/>
          <w:szCs w:val="20"/>
          <w:rPrChange w:id="2113" w:author="michaelaanas23@gmail.com" w:date="2026-09-25T21:41:00Z" w16du:dateUtc="2026-09-25T13:41:00Z">
            <w:rPr>
              <w:del w:id="2114" w:author="michaelaanas23@gmail.com" w:date="2026-09-25T21:59:00Z" w16du:dateUtc="2026-09-25T13:59:00Z"/>
              <w:rFonts w:ascii="Times New Roman" w:hAnsi="Times New Roman" w:cs="Times New Roman"/>
              <w:sz w:val="22"/>
              <w:szCs w:val="22"/>
            </w:rPr>
          </w:rPrChange>
        </w:rPr>
        <w:pPrChange w:id="2115"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116" w:author="michaelaanas23@gmail.com" w:date="2026-09-25T21:41:00Z" w16du:dateUtc="2026-09-25T13:41:00Z">
            <w:rPr>
              <w:rFonts w:ascii="Times New Roman" w:hAnsi="Times New Roman" w:cs="Times New Roman"/>
              <w:b/>
              <w:bCs/>
              <w:sz w:val="22"/>
              <w:szCs w:val="22"/>
            </w:rPr>
          </w:rPrChange>
        </w:rPr>
        <w:lastRenderedPageBreak/>
        <w:t>Web Based System</w:t>
      </w:r>
      <w:r w:rsidRPr="007134A7">
        <w:rPr>
          <w:rFonts w:ascii="Times New Roman" w:hAnsi="Times New Roman" w:cs="Times New Roman"/>
          <w:sz w:val="20"/>
          <w:szCs w:val="20"/>
          <w:rPrChange w:id="2117" w:author="michaelaanas23@gmail.com" w:date="2026-09-25T21:41:00Z" w16du:dateUtc="2026-09-25T13:41:00Z">
            <w:rPr>
              <w:rFonts w:ascii="Times New Roman" w:hAnsi="Times New Roman" w:cs="Times New Roman"/>
              <w:sz w:val="22"/>
              <w:szCs w:val="22"/>
            </w:rPr>
          </w:rPrChange>
        </w:rPr>
        <w:t xml:space="preserve"> refers to a system that runs on the internet and can be accessed using a browser without installing software.</w:t>
      </w:r>
    </w:p>
    <w:p w14:paraId="51156881" w14:textId="77777777" w:rsidR="00470AB8" w:rsidRDefault="00470AB8">
      <w:pPr>
        <w:spacing w:line="276" w:lineRule="auto"/>
        <w:jc w:val="both"/>
        <w:rPr>
          <w:rFonts w:ascii="Times New Roman" w:hAnsi="Times New Roman" w:cs="Times New Roman"/>
          <w:sz w:val="22"/>
          <w:szCs w:val="22"/>
        </w:rPr>
        <w:pPrChange w:id="2118" w:author="michaelaanas23@gmail.com" w:date="2026-09-25T21:55:00Z" w16du:dateUtc="2026-09-25T13:55:00Z">
          <w:pPr>
            <w:spacing w:line="360" w:lineRule="auto"/>
            <w:jc w:val="both"/>
          </w:pPr>
        </w:pPrChange>
      </w:pPr>
    </w:p>
    <w:p w14:paraId="47CC5B91" w14:textId="77777777" w:rsidR="00470AB8" w:rsidRPr="007134A7" w:rsidRDefault="00470AB8">
      <w:pPr>
        <w:pStyle w:val="Heading2"/>
        <w:spacing w:line="360" w:lineRule="auto"/>
        <w:jc w:val="both"/>
        <w:rPr>
          <w:rFonts w:ascii="Times New Roman" w:hAnsi="Times New Roman" w:cs="Times New Roman"/>
          <w:b/>
          <w:bCs/>
          <w:color w:val="000000" w:themeColor="text1"/>
          <w:sz w:val="26"/>
          <w:szCs w:val="26"/>
          <w:rPrChange w:id="2119" w:author="michaelaanas23@gmail.com" w:date="2026-09-25T21:41:00Z" w16du:dateUtc="2026-09-25T13:41:00Z">
            <w:rPr>
              <w:rFonts w:ascii="Times New Roman" w:hAnsi="Times New Roman" w:cs="Times New Roman"/>
              <w:b/>
              <w:bCs/>
              <w:color w:val="000000" w:themeColor="text1"/>
            </w:rPr>
          </w:rPrChange>
        </w:rPr>
        <w:pPrChange w:id="2120" w:author="michaelaanas23@gmail.com" w:date="2026-09-25T21:59:00Z" w16du:dateUtc="2026-09-25T13:59:00Z">
          <w:pPr>
            <w:pStyle w:val="Heading2"/>
            <w:jc w:val="both"/>
          </w:pPr>
        </w:pPrChange>
      </w:pPr>
      <w:r w:rsidRPr="007134A7">
        <w:rPr>
          <w:rFonts w:ascii="Times New Roman" w:hAnsi="Times New Roman" w:cs="Times New Roman"/>
          <w:b/>
          <w:bCs/>
          <w:color w:val="000000" w:themeColor="text1"/>
          <w:sz w:val="26"/>
          <w:szCs w:val="26"/>
          <w:rPrChange w:id="2121" w:author="michaelaanas23@gmail.com" w:date="2026-09-25T21:41:00Z" w16du:dateUtc="2026-09-25T13:41:00Z">
            <w:rPr>
              <w:rFonts w:ascii="Times New Roman" w:hAnsi="Times New Roman" w:cs="Times New Roman"/>
              <w:b/>
              <w:bCs/>
              <w:color w:val="000000" w:themeColor="text1"/>
            </w:rPr>
          </w:rPrChange>
        </w:rPr>
        <w:t>3.7 Evaluation Criteria</w:t>
      </w:r>
    </w:p>
    <w:p w14:paraId="05E1A6BE" w14:textId="7C379E62" w:rsidR="00470AB8" w:rsidRPr="007134A7" w:rsidRDefault="00470AB8">
      <w:pPr>
        <w:spacing w:line="276" w:lineRule="auto"/>
        <w:ind w:firstLine="357"/>
        <w:jc w:val="both"/>
        <w:rPr>
          <w:rFonts w:ascii="Times New Roman" w:hAnsi="Times New Roman" w:cs="Times New Roman"/>
          <w:sz w:val="20"/>
          <w:szCs w:val="20"/>
          <w:rPrChange w:id="2122" w:author="michaelaanas23@gmail.com" w:date="2026-09-25T21:41:00Z" w16du:dateUtc="2026-09-25T13:41:00Z">
            <w:rPr>
              <w:rFonts w:ascii="Times New Roman" w:hAnsi="Times New Roman" w:cs="Times New Roman"/>
              <w:sz w:val="22"/>
              <w:szCs w:val="22"/>
            </w:rPr>
          </w:rPrChange>
        </w:rPr>
        <w:pPrChange w:id="2123" w:author="michaelaanas23@gmail.com" w:date="2026-09-25T21:55:00Z" w16du:dateUtc="2026-09-25T13:55:00Z">
          <w:pPr>
            <w:spacing w:line="360" w:lineRule="auto"/>
            <w:ind w:firstLine="357"/>
            <w:jc w:val="both"/>
          </w:pPr>
        </w:pPrChange>
      </w:pPr>
      <w:r w:rsidRPr="007134A7">
        <w:rPr>
          <w:rFonts w:ascii="Times New Roman" w:hAnsi="Times New Roman" w:cs="Times New Roman"/>
          <w:sz w:val="20"/>
          <w:szCs w:val="20"/>
          <w:rPrChange w:id="2124" w:author="michaelaanas23@gmail.com" w:date="2026-09-25T21:41:00Z" w16du:dateUtc="2026-09-25T13:41:00Z">
            <w:rPr>
              <w:rFonts w:ascii="Times New Roman" w:hAnsi="Times New Roman" w:cs="Times New Roman"/>
              <w:sz w:val="22"/>
              <w:szCs w:val="22"/>
            </w:rPr>
          </w:rPrChange>
        </w:rPr>
        <w:t>The evaluation of H2Ops is conducted based on the following five core criteria to ensure that the system meets both technical standards and the operational needs of High Island V. Each criterion has been carefully selected to reflect the specific functional requirements and operational priorities identified during the needs analysis phase of this study, providing a comprehensive and structured basis for assessing the system's overall readiness and effectiveness for deployment in a real water refilling station environment.</w:t>
      </w:r>
    </w:p>
    <w:p w14:paraId="23062CD1" w14:textId="4C53BDF3" w:rsidR="00470AB8" w:rsidRPr="007134A7" w:rsidRDefault="00470AB8">
      <w:pPr>
        <w:spacing w:line="276" w:lineRule="auto"/>
        <w:jc w:val="both"/>
        <w:rPr>
          <w:rFonts w:ascii="Times New Roman" w:hAnsi="Times New Roman" w:cs="Times New Roman"/>
          <w:sz w:val="20"/>
          <w:szCs w:val="20"/>
          <w:rPrChange w:id="2125" w:author="michaelaanas23@gmail.com" w:date="2026-09-25T21:41:00Z" w16du:dateUtc="2026-09-25T13:41:00Z">
            <w:rPr>
              <w:rFonts w:ascii="Times New Roman" w:hAnsi="Times New Roman" w:cs="Times New Roman"/>
              <w:sz w:val="22"/>
              <w:szCs w:val="22"/>
            </w:rPr>
          </w:rPrChange>
        </w:rPr>
        <w:pPrChange w:id="2126"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127" w:author="michaelaanas23@gmail.com" w:date="2026-09-25T21:41:00Z" w16du:dateUtc="2026-09-25T13:41:00Z">
            <w:rPr>
              <w:rFonts w:ascii="Times New Roman" w:hAnsi="Times New Roman" w:cs="Times New Roman"/>
              <w:sz w:val="22"/>
              <w:szCs w:val="22"/>
            </w:rPr>
          </w:rPrChange>
        </w:rPr>
        <w:t>The selection of these five criteria—functionality, usability, accuracy, security, and efficiency—draws upon established frameworks for information systems evaluation. In alignment with the literature reviewed in Chapter 2, evaluating a small business information system requires a multi-dimensional approach that balances technical performance with organizational and human factors (Thong, 1999). Information systems development for small enterprises, such as water refilling stations, emphasizes the necessity of assessing functionality and accuracy to solve operational delays (Espinosa et al., 2022), while cloud-based system implementation requires a strict focus on security risks (Mather et al., 2009) and system usability (Grimaldo et al., 2025). Furthermore, assessing how enterprise data is processed into actionable dashboard analytics to support management decisions (Mathrani et al., 2013) highlights the role of Decision Support Systems (DSS) in operational evaluation (Keen, 1980).</w:t>
      </w:r>
    </w:p>
    <w:p w14:paraId="3EF205E6" w14:textId="77777777" w:rsidR="00470AB8" w:rsidRPr="007134A7" w:rsidRDefault="00470AB8">
      <w:pPr>
        <w:spacing w:line="276" w:lineRule="auto"/>
        <w:jc w:val="both"/>
        <w:rPr>
          <w:rFonts w:ascii="Times New Roman" w:hAnsi="Times New Roman" w:cs="Times New Roman"/>
          <w:sz w:val="20"/>
          <w:szCs w:val="20"/>
          <w:rPrChange w:id="2128" w:author="michaelaanas23@gmail.com" w:date="2026-09-25T21:41:00Z" w16du:dateUtc="2026-09-25T13:41:00Z">
            <w:rPr>
              <w:rFonts w:ascii="Times New Roman" w:hAnsi="Times New Roman" w:cs="Times New Roman"/>
              <w:sz w:val="22"/>
              <w:szCs w:val="22"/>
            </w:rPr>
          </w:rPrChange>
        </w:rPr>
        <w:pPrChange w:id="2129"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130" w:author="michaelaanas23@gmail.com" w:date="2026-09-25T21:41:00Z" w16du:dateUtc="2026-09-25T13:41:00Z">
            <w:rPr>
              <w:rFonts w:ascii="Times New Roman" w:hAnsi="Times New Roman" w:cs="Times New Roman"/>
              <w:b/>
              <w:bCs/>
              <w:sz w:val="22"/>
              <w:szCs w:val="22"/>
            </w:rPr>
          </w:rPrChange>
        </w:rPr>
        <w:t> 3.7.1 Criterion 1: Functionality</w:t>
      </w:r>
    </w:p>
    <w:p w14:paraId="63C786C7" w14:textId="570B5F59" w:rsidR="00470AB8" w:rsidRPr="007134A7" w:rsidRDefault="00470AB8">
      <w:pPr>
        <w:spacing w:line="276" w:lineRule="auto"/>
        <w:ind w:firstLine="357"/>
        <w:jc w:val="both"/>
        <w:rPr>
          <w:rFonts w:ascii="Times New Roman" w:hAnsi="Times New Roman" w:cs="Times New Roman"/>
          <w:sz w:val="20"/>
          <w:szCs w:val="20"/>
          <w:rPrChange w:id="2131" w:author="michaelaanas23@gmail.com" w:date="2026-09-25T21:41:00Z" w16du:dateUtc="2026-09-25T13:41:00Z">
            <w:rPr>
              <w:rFonts w:ascii="Times New Roman" w:hAnsi="Times New Roman" w:cs="Times New Roman"/>
              <w:sz w:val="22"/>
              <w:szCs w:val="22"/>
            </w:rPr>
          </w:rPrChange>
        </w:rPr>
        <w:pPrChange w:id="2132" w:author="michaelaanas23@gmail.com" w:date="2026-09-25T21:55:00Z" w16du:dateUtc="2026-09-25T13:55:00Z">
          <w:pPr>
            <w:spacing w:line="360" w:lineRule="auto"/>
            <w:ind w:firstLine="357"/>
            <w:jc w:val="both"/>
          </w:pPr>
        </w:pPrChange>
      </w:pPr>
      <w:r w:rsidRPr="007134A7">
        <w:rPr>
          <w:rFonts w:ascii="Times New Roman" w:hAnsi="Times New Roman" w:cs="Times New Roman"/>
          <w:sz w:val="20"/>
          <w:szCs w:val="20"/>
          <w:rPrChange w:id="2133" w:author="michaelaanas23@gmail.com" w:date="2026-09-25T21:41:00Z" w16du:dateUtc="2026-09-25T13:41:00Z">
            <w:rPr>
              <w:rFonts w:ascii="Times New Roman" w:hAnsi="Times New Roman" w:cs="Times New Roman"/>
              <w:sz w:val="22"/>
              <w:szCs w:val="22"/>
            </w:rPr>
          </w:rPrChange>
        </w:rPr>
        <w:t> This criterion assesses whether the system successfully executes all intended features, including the Point of Sale (POS) module, real-time sales and inventory monitoring, automated report generation, and dashboard data visualization, ensuring that all components operate without failure. Evaluators verify that each feature performs as intended under normal operating conditions and that no critical functions are absent or producing incorrect outputs during the testing phase. Functionality evaluation involves systematic testing of each system feature against its specified requirements, verification that feature outputs match expected results, and confirmation that all features are accessible to authorized users. The functionality criterion ensures that H2Ops delivers the complete set of capabilities that High Island V requires for operational management.</w:t>
      </w:r>
    </w:p>
    <w:p w14:paraId="6F6893BE" w14:textId="07855197" w:rsidR="00470AB8" w:rsidRPr="007134A7" w:rsidRDefault="00470AB8">
      <w:pPr>
        <w:spacing w:line="276" w:lineRule="auto"/>
        <w:jc w:val="both"/>
        <w:rPr>
          <w:rFonts w:ascii="Times New Roman" w:hAnsi="Times New Roman" w:cs="Times New Roman"/>
          <w:sz w:val="20"/>
          <w:szCs w:val="20"/>
          <w:rPrChange w:id="2134" w:author="michaelaanas23@gmail.com" w:date="2026-09-25T21:41:00Z" w16du:dateUtc="2026-09-25T13:41:00Z">
            <w:rPr>
              <w:rFonts w:ascii="Times New Roman" w:hAnsi="Times New Roman" w:cs="Times New Roman"/>
              <w:sz w:val="22"/>
              <w:szCs w:val="22"/>
            </w:rPr>
          </w:rPrChange>
        </w:rPr>
        <w:pPrChange w:id="2135"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136" w:author="michaelaanas23@gmail.com" w:date="2026-09-25T21:41:00Z" w16du:dateUtc="2026-09-25T13:41:00Z">
            <w:rPr>
              <w:rFonts w:ascii="Times New Roman" w:hAnsi="Times New Roman" w:cs="Times New Roman"/>
              <w:sz w:val="22"/>
              <w:szCs w:val="22"/>
            </w:rPr>
          </w:rPrChange>
        </w:rPr>
        <w:t>In the context of water refilling operations, Espinosa et al. (2022) highlighted that manual record-keeping limitations in retail water stations restrict management’s ability to coordinate operations. They argued that functionality testing must verify that digital platforms automate routine transaction processing, inventory management, and reporting to establish effective operational control. The role of database-driven systems in consolidating functional components into a single central platform to support business strategy is further supported by Mathrani et al. (2013), who note that integrated platforms are essential for dynamic data sharing. Keen (1980) also stresses that the core functionality of decision support tools should bridge raw transactions with analytical models to guide planning.</w:t>
      </w:r>
    </w:p>
    <w:p w14:paraId="3D911DB9" w14:textId="38D44ECE" w:rsidR="00470AB8" w:rsidRPr="007134A7" w:rsidRDefault="00470AB8">
      <w:pPr>
        <w:spacing w:line="276" w:lineRule="auto"/>
        <w:jc w:val="both"/>
        <w:rPr>
          <w:rFonts w:ascii="Times New Roman" w:hAnsi="Times New Roman" w:cs="Times New Roman"/>
          <w:sz w:val="20"/>
          <w:szCs w:val="20"/>
          <w:rPrChange w:id="2137" w:author="michaelaanas23@gmail.com" w:date="2026-09-25T21:41:00Z" w16du:dateUtc="2026-09-25T13:41:00Z">
            <w:rPr>
              <w:rFonts w:ascii="Times New Roman" w:hAnsi="Times New Roman" w:cs="Times New Roman"/>
              <w:sz w:val="22"/>
              <w:szCs w:val="22"/>
            </w:rPr>
          </w:rPrChange>
        </w:rPr>
        <w:pPrChange w:id="2138"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139" w:author="michaelaanas23@gmail.com" w:date="2026-09-25T21:41:00Z" w16du:dateUtc="2026-09-25T13:41:00Z">
            <w:rPr>
              <w:rFonts w:ascii="Times New Roman" w:hAnsi="Times New Roman" w:cs="Times New Roman"/>
              <w:sz w:val="22"/>
              <w:szCs w:val="22"/>
            </w:rPr>
          </w:rPrChange>
        </w:rPr>
        <w:t>The functionality evaluation for H2Ops encompasses verification that the Point of Sale module correctly processes transactions (such as refills, deliveries, and new container purchases), calculates totals, records payments, and generates receipt formats; confirmation that the inventory tracking system accurately records stock movements, updates quantities in real-time, and generates low-stock alerts; validation that the reporting module produces correct summaries of sales, inventory, and branch performance; and confirmation that the dashboard displays accurate, current operational data in an accessible visual format.</w:t>
      </w:r>
    </w:p>
    <w:p w14:paraId="032E22F2" w14:textId="77777777" w:rsidR="00470AB8" w:rsidRPr="007134A7" w:rsidRDefault="00470AB8">
      <w:pPr>
        <w:spacing w:line="276" w:lineRule="auto"/>
        <w:jc w:val="both"/>
        <w:rPr>
          <w:rFonts w:ascii="Times New Roman" w:hAnsi="Times New Roman" w:cs="Times New Roman"/>
          <w:sz w:val="20"/>
          <w:szCs w:val="20"/>
          <w:rPrChange w:id="2140" w:author="michaelaanas23@gmail.com" w:date="2026-09-25T21:41:00Z" w16du:dateUtc="2026-09-25T13:41:00Z">
            <w:rPr>
              <w:rFonts w:ascii="Times New Roman" w:hAnsi="Times New Roman" w:cs="Times New Roman"/>
              <w:sz w:val="22"/>
              <w:szCs w:val="22"/>
            </w:rPr>
          </w:rPrChange>
        </w:rPr>
        <w:pPrChange w:id="2141"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142" w:author="michaelaanas23@gmail.com" w:date="2026-09-25T21:41:00Z" w16du:dateUtc="2026-09-25T13:41:00Z">
            <w:rPr>
              <w:rFonts w:ascii="Times New Roman" w:hAnsi="Times New Roman" w:cs="Times New Roman"/>
              <w:b/>
              <w:bCs/>
              <w:sz w:val="22"/>
              <w:szCs w:val="22"/>
            </w:rPr>
          </w:rPrChange>
        </w:rPr>
        <w:t>3.7.2 Criterion 2: Usability</w:t>
      </w:r>
    </w:p>
    <w:p w14:paraId="5301E6BD" w14:textId="5DB158BD" w:rsidR="00470AB8" w:rsidRPr="007134A7" w:rsidRDefault="00470AB8">
      <w:pPr>
        <w:spacing w:line="276" w:lineRule="auto"/>
        <w:ind w:firstLine="357"/>
        <w:jc w:val="both"/>
        <w:rPr>
          <w:rFonts w:ascii="Times New Roman" w:hAnsi="Times New Roman" w:cs="Times New Roman"/>
          <w:sz w:val="20"/>
          <w:szCs w:val="20"/>
          <w:rPrChange w:id="2143" w:author="michaelaanas23@gmail.com" w:date="2026-09-25T21:41:00Z" w16du:dateUtc="2026-09-25T13:41:00Z">
            <w:rPr>
              <w:rFonts w:ascii="Times New Roman" w:hAnsi="Times New Roman" w:cs="Times New Roman"/>
              <w:sz w:val="22"/>
              <w:szCs w:val="22"/>
            </w:rPr>
          </w:rPrChange>
        </w:rPr>
        <w:pPrChange w:id="2144" w:author="michaelaanas23@gmail.com" w:date="2026-09-25T21:55:00Z" w16du:dateUtc="2026-09-25T13:55:00Z">
          <w:pPr>
            <w:spacing w:line="360" w:lineRule="auto"/>
            <w:ind w:firstLine="357"/>
            <w:jc w:val="both"/>
          </w:pPr>
        </w:pPrChange>
      </w:pPr>
      <w:r w:rsidRPr="007134A7">
        <w:rPr>
          <w:rFonts w:ascii="Times New Roman" w:hAnsi="Times New Roman" w:cs="Times New Roman"/>
          <w:sz w:val="20"/>
          <w:szCs w:val="20"/>
          <w:rPrChange w:id="2145" w:author="michaelaanas23@gmail.com" w:date="2026-09-25T21:41:00Z" w16du:dateUtc="2026-09-25T13:41:00Z">
            <w:rPr>
              <w:rFonts w:ascii="Times New Roman" w:hAnsi="Times New Roman" w:cs="Times New Roman"/>
              <w:sz w:val="22"/>
              <w:szCs w:val="22"/>
            </w:rPr>
          </w:rPrChange>
        </w:rPr>
        <w:t xml:space="preserve">This criterion measures how easily and intuitively High Island V administrators, managers, and cashiers can navigate the system, access relevant data, and perform their assigned tasks with minimal training or technical difficulty. Feedback gathered from staff and management during the evaluation phase is used to assess the clarity of </w:t>
      </w:r>
      <w:r w:rsidRPr="007134A7">
        <w:rPr>
          <w:rFonts w:ascii="Times New Roman" w:hAnsi="Times New Roman" w:cs="Times New Roman"/>
          <w:sz w:val="20"/>
          <w:szCs w:val="20"/>
          <w:rPrChange w:id="2146" w:author="michaelaanas23@gmail.com" w:date="2026-09-25T21:41:00Z" w16du:dateUtc="2026-09-25T13:41:00Z">
            <w:rPr>
              <w:rFonts w:ascii="Times New Roman" w:hAnsi="Times New Roman" w:cs="Times New Roman"/>
              <w:sz w:val="22"/>
              <w:szCs w:val="22"/>
            </w:rPr>
          </w:rPrChange>
        </w:rPr>
        <w:lastRenderedPageBreak/>
        <w:t>the interface, the ease of navigation, and the overall user experience provided by the system in the context of daily water refilling operations. Usability evaluation employs both objective measures such as task completion time, error rates, and navigation path efficiency and subjective measures such as user satisfaction ratings, perceived ease of use, and confidence in system operation. The usability criterion ensures that H2Ops is not merely technically capable but practically accessible to its intended users.</w:t>
      </w:r>
    </w:p>
    <w:p w14:paraId="0AFDC3F2" w14:textId="77777777" w:rsidR="00470AB8" w:rsidRPr="007134A7" w:rsidRDefault="00470AB8">
      <w:pPr>
        <w:spacing w:line="276" w:lineRule="auto"/>
        <w:jc w:val="both"/>
        <w:rPr>
          <w:rFonts w:ascii="Times New Roman" w:hAnsi="Times New Roman" w:cs="Times New Roman"/>
          <w:sz w:val="20"/>
          <w:szCs w:val="20"/>
          <w:rPrChange w:id="2147" w:author="michaelaanas23@gmail.com" w:date="2026-09-25T21:41:00Z" w16du:dateUtc="2026-09-25T13:41:00Z">
            <w:rPr>
              <w:rFonts w:ascii="Times New Roman" w:hAnsi="Times New Roman" w:cs="Times New Roman"/>
              <w:sz w:val="22"/>
              <w:szCs w:val="22"/>
            </w:rPr>
          </w:rPrChange>
        </w:rPr>
        <w:pPrChange w:id="2148"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149" w:author="michaelaanas23@gmail.com" w:date="2026-09-25T21:41:00Z" w16du:dateUtc="2026-09-25T13:41:00Z">
            <w:rPr>
              <w:rFonts w:ascii="Times New Roman" w:hAnsi="Times New Roman" w:cs="Times New Roman"/>
              <w:sz w:val="22"/>
              <w:szCs w:val="22"/>
            </w:rPr>
          </w:rPrChange>
        </w:rPr>
        <w:t> The relevance of usability is strongly highlighted in small business technology adoption literature. Thong (1999) established that CEO and employee information systems knowledge, alongside innovation characteristics like low compatibility and high complexity, are critical determinants of technology adoption. Similarly, Grimaldo et al. (2025) noted that a lack of technical skills and operational readiness represents a major barrier to digital transformation in small enterprises, making user-friendly design a prerequisite for successful implementation. Furthermore, Matias and Hernandez (2021) identified that organizational readiness and ease of access are key drivers for MSMEs adopting cloud technologies, demonstrating that systems must be intuitive to build trust and sustain user engagement. </w:t>
      </w:r>
    </w:p>
    <w:p w14:paraId="35E49999" w14:textId="6813EF98" w:rsidR="00470AB8" w:rsidRPr="007134A7" w:rsidRDefault="00470AB8">
      <w:pPr>
        <w:spacing w:line="276" w:lineRule="auto"/>
        <w:jc w:val="both"/>
        <w:rPr>
          <w:rFonts w:ascii="Times New Roman" w:hAnsi="Times New Roman" w:cs="Times New Roman"/>
          <w:sz w:val="20"/>
          <w:szCs w:val="20"/>
          <w:rPrChange w:id="2150" w:author="michaelaanas23@gmail.com" w:date="2026-09-25T21:41:00Z" w16du:dateUtc="2026-09-25T13:41:00Z">
            <w:rPr>
              <w:rFonts w:ascii="Times New Roman" w:hAnsi="Times New Roman" w:cs="Times New Roman"/>
              <w:sz w:val="22"/>
              <w:szCs w:val="22"/>
            </w:rPr>
          </w:rPrChange>
        </w:rPr>
        <w:pPrChange w:id="2151"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152" w:author="michaelaanas23@gmail.com" w:date="2026-09-25T21:41:00Z" w16du:dateUtc="2026-09-25T13:41:00Z">
            <w:rPr>
              <w:rFonts w:ascii="Times New Roman" w:hAnsi="Times New Roman" w:cs="Times New Roman"/>
              <w:sz w:val="22"/>
              <w:szCs w:val="22"/>
            </w:rPr>
          </w:rPrChange>
        </w:rPr>
        <w:t>The usability evaluation for H2Ops encompasses measurement of task completion times for common operations (recording a sale, checking inventory, generating a report), assessment of error rates during data entry and navigation, evaluation of user satisfaction through structured questionnaires, and observation of user interactions to identify points of confusion or difficulty.</w:t>
      </w:r>
    </w:p>
    <w:p w14:paraId="02AD11B2" w14:textId="77777777" w:rsidR="00470AB8" w:rsidRPr="007134A7" w:rsidRDefault="00470AB8">
      <w:pPr>
        <w:spacing w:line="276" w:lineRule="auto"/>
        <w:jc w:val="both"/>
        <w:rPr>
          <w:rFonts w:ascii="Times New Roman" w:hAnsi="Times New Roman" w:cs="Times New Roman"/>
          <w:sz w:val="20"/>
          <w:szCs w:val="20"/>
          <w:rPrChange w:id="2153" w:author="michaelaanas23@gmail.com" w:date="2026-09-25T21:41:00Z" w16du:dateUtc="2026-09-25T13:41:00Z">
            <w:rPr>
              <w:rFonts w:ascii="Times New Roman" w:hAnsi="Times New Roman" w:cs="Times New Roman"/>
              <w:sz w:val="22"/>
              <w:szCs w:val="22"/>
            </w:rPr>
          </w:rPrChange>
        </w:rPr>
        <w:pPrChange w:id="2154"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155" w:author="michaelaanas23@gmail.com" w:date="2026-09-25T21:41:00Z" w16du:dateUtc="2026-09-25T13:41:00Z">
            <w:rPr>
              <w:rFonts w:ascii="Times New Roman" w:hAnsi="Times New Roman" w:cs="Times New Roman"/>
              <w:b/>
              <w:bCs/>
              <w:sz w:val="22"/>
              <w:szCs w:val="22"/>
            </w:rPr>
          </w:rPrChange>
        </w:rPr>
        <w:t>3.7.3 Criterion 3: Accuracy</w:t>
      </w:r>
    </w:p>
    <w:p w14:paraId="5ED8D235" w14:textId="48B7D509" w:rsidR="00470AB8" w:rsidRPr="007134A7" w:rsidRDefault="00470AB8">
      <w:pPr>
        <w:spacing w:line="276" w:lineRule="auto"/>
        <w:ind w:firstLine="357"/>
        <w:jc w:val="both"/>
        <w:rPr>
          <w:rFonts w:ascii="Times New Roman" w:hAnsi="Times New Roman" w:cs="Times New Roman"/>
          <w:sz w:val="20"/>
          <w:szCs w:val="20"/>
          <w:rPrChange w:id="2156" w:author="michaelaanas23@gmail.com" w:date="2026-09-25T21:41:00Z" w16du:dateUtc="2026-09-25T13:41:00Z">
            <w:rPr>
              <w:rFonts w:ascii="Times New Roman" w:hAnsi="Times New Roman" w:cs="Times New Roman"/>
              <w:sz w:val="22"/>
              <w:szCs w:val="22"/>
            </w:rPr>
          </w:rPrChange>
        </w:rPr>
        <w:pPrChange w:id="2157" w:author="michaelaanas23@gmail.com" w:date="2026-09-25T21:55:00Z" w16du:dateUtc="2026-09-25T13:55:00Z">
          <w:pPr>
            <w:spacing w:line="360" w:lineRule="auto"/>
            <w:ind w:firstLine="357"/>
            <w:jc w:val="both"/>
          </w:pPr>
        </w:pPrChange>
      </w:pPr>
      <w:r w:rsidRPr="007134A7">
        <w:rPr>
          <w:rFonts w:ascii="Times New Roman" w:hAnsi="Times New Roman" w:cs="Times New Roman"/>
          <w:sz w:val="20"/>
          <w:szCs w:val="20"/>
          <w:rPrChange w:id="2158" w:author="michaelaanas23@gmail.com" w:date="2026-09-25T21:41:00Z" w16du:dateUtc="2026-09-25T13:41:00Z">
            <w:rPr>
              <w:rFonts w:ascii="Times New Roman" w:hAnsi="Times New Roman" w:cs="Times New Roman"/>
              <w:sz w:val="22"/>
              <w:szCs w:val="22"/>
            </w:rPr>
          </w:rPrChange>
        </w:rPr>
        <w:t>This criterion evaluates the reliability and correctness of the data processed and displayed by the system, including sales records, inventory levels, and generated reports, to ensure that the information presented accurately reflects actual operational conditions. Evaluators compare system-generated data against actual operational records to identify any discrepancies and confirm that H2Ops consistently produces reliable and trustworthy outputs.</w:t>
      </w:r>
    </w:p>
    <w:p w14:paraId="44A4A1BF" w14:textId="7EB56731" w:rsidR="00470AB8" w:rsidRPr="007134A7" w:rsidRDefault="00470AB8">
      <w:pPr>
        <w:spacing w:line="276" w:lineRule="auto"/>
        <w:jc w:val="both"/>
        <w:rPr>
          <w:rFonts w:ascii="Times New Roman" w:hAnsi="Times New Roman" w:cs="Times New Roman"/>
          <w:sz w:val="20"/>
          <w:szCs w:val="20"/>
          <w:rPrChange w:id="2159" w:author="michaelaanas23@gmail.com" w:date="2026-09-25T21:41:00Z" w16du:dateUtc="2026-09-25T13:41:00Z">
            <w:rPr>
              <w:rFonts w:ascii="Times New Roman" w:hAnsi="Times New Roman" w:cs="Times New Roman"/>
              <w:sz w:val="22"/>
              <w:szCs w:val="22"/>
            </w:rPr>
          </w:rPrChange>
        </w:rPr>
        <w:pPrChange w:id="2160"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161" w:author="michaelaanas23@gmail.com" w:date="2026-09-25T21:41:00Z" w16du:dateUtc="2026-09-25T13:41:00Z">
            <w:rPr>
              <w:rFonts w:ascii="Times New Roman" w:hAnsi="Times New Roman" w:cs="Times New Roman"/>
              <w:sz w:val="22"/>
              <w:szCs w:val="22"/>
            </w:rPr>
          </w:rPrChange>
        </w:rPr>
        <w:t>Accuracy evaluation involves data verification tests that compare system outputs to manually calculated results, reconciliation tests that verify consistency between related data elements, and historical validation that confirms system reports match known operational outcomes. The accuracy criterion ensures that management decisions based on H2Ops data are founded on correct information.</w:t>
      </w:r>
    </w:p>
    <w:p w14:paraId="7ADE0582" w14:textId="77777777" w:rsidR="00470AB8" w:rsidRPr="007134A7" w:rsidRDefault="00470AB8">
      <w:pPr>
        <w:spacing w:line="276" w:lineRule="auto"/>
        <w:jc w:val="both"/>
        <w:rPr>
          <w:rFonts w:ascii="Times New Roman" w:hAnsi="Times New Roman" w:cs="Times New Roman"/>
          <w:sz w:val="20"/>
          <w:szCs w:val="20"/>
          <w:rPrChange w:id="2162" w:author="michaelaanas23@gmail.com" w:date="2026-09-25T21:41:00Z" w16du:dateUtc="2026-09-25T13:41:00Z">
            <w:rPr>
              <w:rFonts w:ascii="Times New Roman" w:hAnsi="Times New Roman" w:cs="Times New Roman"/>
              <w:sz w:val="22"/>
              <w:szCs w:val="22"/>
            </w:rPr>
          </w:rPrChange>
        </w:rPr>
        <w:pPrChange w:id="2163"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164" w:author="michaelaanas23@gmail.com" w:date="2026-09-25T21:41:00Z" w16du:dateUtc="2026-09-25T13:41:00Z">
            <w:rPr>
              <w:rFonts w:ascii="Times New Roman" w:hAnsi="Times New Roman" w:cs="Times New Roman"/>
              <w:sz w:val="22"/>
              <w:szCs w:val="22"/>
            </w:rPr>
          </w:rPrChange>
        </w:rPr>
        <w:t>Data accuracy is fundamental to the value proposition of any business analytics or monitoring system. Espinosa et al. (2022) observed that traditional manual methods in water refilling stations frequently lead to transaction inaccuracies, inventory discrepancies, and inconsistent reports, emphasizing that information systems must provide absolute data integrity to support data-driven decision-making. Mathrani et al. (2013) also reinforce this by showing that enterprise systems must present real-time, accurate business data to ensure that managers gain valid insights for operational improvements. Furthermore, Keen (1980) notes that the effectiveness of decision support systems depends on their ability to deliver timely, correct information to managers.</w:t>
      </w:r>
    </w:p>
    <w:p w14:paraId="6F8403D6" w14:textId="450B6440" w:rsidR="00470AB8" w:rsidRPr="007134A7" w:rsidRDefault="00470AB8">
      <w:pPr>
        <w:spacing w:line="276" w:lineRule="auto"/>
        <w:jc w:val="both"/>
        <w:rPr>
          <w:rFonts w:ascii="Times New Roman" w:hAnsi="Times New Roman" w:cs="Times New Roman"/>
          <w:sz w:val="20"/>
          <w:szCs w:val="20"/>
          <w:rPrChange w:id="2165" w:author="michaelaanas23@gmail.com" w:date="2026-09-25T21:41:00Z" w16du:dateUtc="2026-09-25T13:41:00Z">
            <w:rPr>
              <w:rFonts w:ascii="Times New Roman" w:hAnsi="Times New Roman" w:cs="Times New Roman"/>
              <w:sz w:val="22"/>
              <w:szCs w:val="22"/>
            </w:rPr>
          </w:rPrChange>
        </w:rPr>
        <w:pPrChange w:id="2166"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167" w:author="michaelaanas23@gmail.com" w:date="2026-09-25T21:41:00Z" w16du:dateUtc="2026-09-25T13:41:00Z">
            <w:rPr>
              <w:rFonts w:ascii="Times New Roman" w:hAnsi="Times New Roman" w:cs="Times New Roman"/>
              <w:sz w:val="22"/>
              <w:szCs w:val="22"/>
            </w:rPr>
          </w:rPrChange>
        </w:rPr>
        <w:t>The accuracy evaluation for H2Ops encompasses comparison of system-generated sales totals against manually calculated figures from baseline records, verification that inventory deductions (caps, seals, containers) correctly reflect actual consumable consumption, confirmation that financial reports accurately aggregate transaction data across branches, and validation that dashboard displays and sales forecasts reflect current rather than cached or outdated information.</w:t>
      </w:r>
    </w:p>
    <w:p w14:paraId="36941D1B" w14:textId="77777777" w:rsidR="00470AB8" w:rsidRPr="007134A7" w:rsidRDefault="00470AB8">
      <w:pPr>
        <w:spacing w:line="276" w:lineRule="auto"/>
        <w:jc w:val="both"/>
        <w:rPr>
          <w:rFonts w:ascii="Times New Roman" w:hAnsi="Times New Roman" w:cs="Times New Roman"/>
          <w:sz w:val="20"/>
          <w:szCs w:val="20"/>
          <w:rPrChange w:id="2168" w:author="michaelaanas23@gmail.com" w:date="2026-09-25T21:41:00Z" w16du:dateUtc="2026-09-25T13:41:00Z">
            <w:rPr>
              <w:rFonts w:ascii="Times New Roman" w:hAnsi="Times New Roman" w:cs="Times New Roman"/>
              <w:sz w:val="22"/>
              <w:szCs w:val="22"/>
            </w:rPr>
          </w:rPrChange>
        </w:rPr>
        <w:pPrChange w:id="2169"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170" w:author="michaelaanas23@gmail.com" w:date="2026-09-25T21:41:00Z" w16du:dateUtc="2026-09-25T13:41:00Z">
            <w:rPr>
              <w:rFonts w:ascii="Times New Roman" w:hAnsi="Times New Roman" w:cs="Times New Roman"/>
              <w:b/>
              <w:bCs/>
              <w:sz w:val="22"/>
              <w:szCs w:val="22"/>
            </w:rPr>
          </w:rPrChange>
        </w:rPr>
        <w:t>3.7.4 Criterion 4: Security</w:t>
      </w:r>
    </w:p>
    <w:p w14:paraId="497EE207" w14:textId="353CDFE0" w:rsidR="00470AB8" w:rsidRPr="007134A7" w:rsidRDefault="00470AB8">
      <w:pPr>
        <w:spacing w:line="276" w:lineRule="auto"/>
        <w:ind w:firstLine="357"/>
        <w:jc w:val="both"/>
        <w:rPr>
          <w:rFonts w:ascii="Times New Roman" w:hAnsi="Times New Roman" w:cs="Times New Roman"/>
          <w:sz w:val="20"/>
          <w:szCs w:val="20"/>
          <w:rPrChange w:id="2171" w:author="michaelaanas23@gmail.com" w:date="2026-09-25T21:41:00Z" w16du:dateUtc="2026-09-25T13:41:00Z">
            <w:rPr>
              <w:rFonts w:ascii="Times New Roman" w:hAnsi="Times New Roman" w:cs="Times New Roman"/>
              <w:sz w:val="22"/>
              <w:szCs w:val="22"/>
            </w:rPr>
          </w:rPrChange>
        </w:rPr>
        <w:pPrChange w:id="2172" w:author="michaelaanas23@gmail.com" w:date="2026-09-25T21:55:00Z" w16du:dateUtc="2026-09-25T13:55:00Z">
          <w:pPr>
            <w:spacing w:line="360" w:lineRule="auto"/>
            <w:ind w:firstLine="357"/>
            <w:jc w:val="both"/>
          </w:pPr>
        </w:pPrChange>
      </w:pPr>
      <w:r w:rsidRPr="007134A7">
        <w:rPr>
          <w:rFonts w:ascii="Times New Roman" w:hAnsi="Times New Roman" w:cs="Times New Roman"/>
          <w:sz w:val="20"/>
          <w:szCs w:val="20"/>
          <w:rPrChange w:id="2173" w:author="michaelaanas23@gmail.com" w:date="2026-09-25T21:41:00Z" w16du:dateUtc="2026-09-25T13:41:00Z">
            <w:rPr>
              <w:rFonts w:ascii="Times New Roman" w:hAnsi="Times New Roman" w:cs="Times New Roman"/>
              <w:sz w:val="22"/>
              <w:szCs w:val="22"/>
            </w:rPr>
          </w:rPrChange>
        </w:rPr>
        <w:t>This criterion ensures that all operational data stored and transmitted by the system is adequately protected through secure user authentication, access controls, and safe communication between the client and server, preventing unauthorized access or data breaches. The evaluation examines the effectiveness of the system's login mechanisms, role-based access controls, and data transmission protocols to confirm that the system meets acceptable standards of data protection.</w:t>
      </w:r>
    </w:p>
    <w:p w14:paraId="7F0A7E2B" w14:textId="0AED8238" w:rsidR="00470AB8" w:rsidRPr="007134A7" w:rsidRDefault="00470AB8">
      <w:pPr>
        <w:spacing w:line="276" w:lineRule="auto"/>
        <w:jc w:val="both"/>
        <w:rPr>
          <w:rFonts w:ascii="Times New Roman" w:hAnsi="Times New Roman" w:cs="Times New Roman"/>
          <w:sz w:val="20"/>
          <w:szCs w:val="20"/>
          <w:rPrChange w:id="2174" w:author="michaelaanas23@gmail.com" w:date="2026-09-25T21:41:00Z" w16du:dateUtc="2026-09-25T13:41:00Z">
            <w:rPr>
              <w:rFonts w:ascii="Times New Roman" w:hAnsi="Times New Roman" w:cs="Times New Roman"/>
              <w:sz w:val="22"/>
              <w:szCs w:val="22"/>
            </w:rPr>
          </w:rPrChange>
        </w:rPr>
        <w:pPrChange w:id="2175"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176" w:author="michaelaanas23@gmail.com" w:date="2026-09-25T21:41:00Z" w16du:dateUtc="2026-09-25T13:41:00Z">
            <w:rPr>
              <w:rFonts w:ascii="Times New Roman" w:hAnsi="Times New Roman" w:cs="Times New Roman"/>
              <w:sz w:val="22"/>
              <w:szCs w:val="22"/>
            </w:rPr>
          </w:rPrChange>
        </w:rPr>
        <w:lastRenderedPageBreak/>
        <w:t>Security evaluation includes penetration testing that attempts to identify vulnerabilities, access control verification that confirms users can access only authorized functions, and data protection assessment that verifies encryption and secure handling of sensitive information. The security criterion ensures that branch operational data remains confidential and protected against unauthorized access.</w:t>
      </w:r>
    </w:p>
    <w:p w14:paraId="50E15274" w14:textId="09B06A34" w:rsidR="00470AB8" w:rsidRPr="007134A7" w:rsidRDefault="00470AB8">
      <w:pPr>
        <w:spacing w:line="276" w:lineRule="auto"/>
        <w:jc w:val="both"/>
        <w:rPr>
          <w:rFonts w:ascii="Times New Roman" w:hAnsi="Times New Roman" w:cs="Times New Roman"/>
          <w:sz w:val="20"/>
          <w:szCs w:val="20"/>
          <w:rPrChange w:id="2177" w:author="michaelaanas23@gmail.com" w:date="2026-09-25T21:41:00Z" w16du:dateUtc="2026-09-25T13:41:00Z">
            <w:rPr>
              <w:rFonts w:ascii="Times New Roman" w:hAnsi="Times New Roman" w:cs="Times New Roman"/>
              <w:sz w:val="22"/>
              <w:szCs w:val="22"/>
            </w:rPr>
          </w:rPrChange>
        </w:rPr>
        <w:pPrChange w:id="2178"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179" w:author="michaelaanas23@gmail.com" w:date="2026-09-25T21:41:00Z" w16du:dateUtc="2026-09-25T13:41:00Z">
            <w:rPr>
              <w:rFonts w:ascii="Times New Roman" w:hAnsi="Times New Roman" w:cs="Times New Roman"/>
              <w:sz w:val="22"/>
              <w:szCs w:val="22"/>
            </w:rPr>
          </w:rPrChange>
        </w:rPr>
        <w:t>Security is a crucial element for cloud-based configurations. Mather, Kumaraswamy, and Latif (2009) state that cloud computing platforms require rigorous security controls, including identity and access management (IAM), secure authentication, authorization, and audit mechanisms, to maintain the confidentiality, integrity, and availability of sensitive business data. Additionally, Grimaldo et al. (2025) identified that security concerns and data privacy risks are major barriers influencing small business owners' decisions to adopt online technology, showing that security must be evaluated and verified to build trust.</w:t>
      </w:r>
    </w:p>
    <w:p w14:paraId="7DE6F75F" w14:textId="4FE6F02E" w:rsidR="00470AB8" w:rsidRPr="007134A7" w:rsidRDefault="00470AB8">
      <w:pPr>
        <w:spacing w:line="276" w:lineRule="auto"/>
        <w:jc w:val="both"/>
        <w:rPr>
          <w:rFonts w:ascii="Times New Roman" w:hAnsi="Times New Roman" w:cs="Times New Roman"/>
          <w:sz w:val="20"/>
          <w:szCs w:val="20"/>
          <w:rPrChange w:id="2180" w:author="michaelaanas23@gmail.com" w:date="2026-09-25T21:41:00Z" w16du:dateUtc="2026-09-25T13:41:00Z">
            <w:rPr>
              <w:rFonts w:ascii="Times New Roman" w:hAnsi="Times New Roman" w:cs="Times New Roman"/>
              <w:sz w:val="22"/>
              <w:szCs w:val="22"/>
            </w:rPr>
          </w:rPrChange>
        </w:rPr>
        <w:pPrChange w:id="2181"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182" w:author="michaelaanas23@gmail.com" w:date="2026-09-25T21:41:00Z" w16du:dateUtc="2026-09-25T13:41:00Z">
            <w:rPr>
              <w:rFonts w:ascii="Times New Roman" w:hAnsi="Times New Roman" w:cs="Times New Roman"/>
              <w:sz w:val="22"/>
              <w:szCs w:val="22"/>
            </w:rPr>
          </w:rPrChange>
        </w:rPr>
        <w:t>The security evaluation for H2Ops encompasses verification that password-based authentication correctly validates user credentials, confirmation that role-based access controls restrict users to functions appropriate for their responsibilities (RBAC), assessment that data transmission between client and server is encrypted in production, verification that session management prevents unauthorized access from unattended devices, and validation of the two-factor authentication (email OTP) login layer.</w:t>
      </w:r>
    </w:p>
    <w:p w14:paraId="20AD05CE" w14:textId="77777777" w:rsidR="00470AB8" w:rsidRPr="007134A7" w:rsidRDefault="00470AB8">
      <w:pPr>
        <w:spacing w:line="276" w:lineRule="auto"/>
        <w:jc w:val="both"/>
        <w:rPr>
          <w:rFonts w:ascii="Times New Roman" w:hAnsi="Times New Roman" w:cs="Times New Roman"/>
          <w:sz w:val="20"/>
          <w:szCs w:val="20"/>
          <w:rPrChange w:id="2183" w:author="michaelaanas23@gmail.com" w:date="2026-09-25T21:41:00Z" w16du:dateUtc="2026-09-25T13:41:00Z">
            <w:rPr>
              <w:rFonts w:ascii="Times New Roman" w:hAnsi="Times New Roman" w:cs="Times New Roman"/>
              <w:sz w:val="22"/>
              <w:szCs w:val="22"/>
            </w:rPr>
          </w:rPrChange>
        </w:rPr>
        <w:pPrChange w:id="2184"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185" w:author="michaelaanas23@gmail.com" w:date="2026-09-25T21:41:00Z" w16du:dateUtc="2026-09-25T13:41:00Z">
            <w:rPr>
              <w:rFonts w:ascii="Times New Roman" w:hAnsi="Times New Roman" w:cs="Times New Roman"/>
              <w:b/>
              <w:bCs/>
              <w:sz w:val="22"/>
              <w:szCs w:val="22"/>
            </w:rPr>
          </w:rPrChange>
        </w:rPr>
        <w:t>3.7.5 Criterion 5: Efficiency</w:t>
      </w:r>
    </w:p>
    <w:p w14:paraId="10C6C9E0" w14:textId="176D37F1" w:rsidR="00470AB8" w:rsidRPr="007134A7" w:rsidRDefault="00470AB8">
      <w:pPr>
        <w:spacing w:line="276" w:lineRule="auto"/>
        <w:ind w:firstLine="357"/>
        <w:jc w:val="both"/>
        <w:rPr>
          <w:rFonts w:ascii="Times New Roman" w:hAnsi="Times New Roman" w:cs="Times New Roman"/>
          <w:sz w:val="20"/>
          <w:szCs w:val="20"/>
          <w:rPrChange w:id="2186" w:author="michaelaanas23@gmail.com" w:date="2026-09-25T21:41:00Z" w16du:dateUtc="2026-09-25T13:41:00Z">
            <w:rPr>
              <w:rFonts w:ascii="Times New Roman" w:hAnsi="Times New Roman" w:cs="Times New Roman"/>
              <w:sz w:val="22"/>
              <w:szCs w:val="22"/>
            </w:rPr>
          </w:rPrChange>
        </w:rPr>
        <w:pPrChange w:id="2187" w:author="michaelaanas23@gmail.com" w:date="2026-09-25T21:55:00Z" w16du:dateUtc="2026-09-25T13:55:00Z">
          <w:pPr>
            <w:spacing w:line="360" w:lineRule="auto"/>
            <w:ind w:firstLine="357"/>
            <w:jc w:val="both"/>
          </w:pPr>
        </w:pPrChange>
      </w:pPr>
      <w:r w:rsidRPr="007134A7">
        <w:rPr>
          <w:rFonts w:ascii="Times New Roman" w:hAnsi="Times New Roman" w:cs="Times New Roman"/>
          <w:sz w:val="20"/>
          <w:szCs w:val="20"/>
          <w:rPrChange w:id="2188" w:author="michaelaanas23@gmail.com" w:date="2026-09-25T21:41:00Z" w16du:dateUtc="2026-09-25T13:41:00Z">
            <w:rPr>
              <w:rFonts w:ascii="Times New Roman" w:hAnsi="Times New Roman" w:cs="Times New Roman"/>
              <w:sz w:val="22"/>
              <w:szCs w:val="22"/>
            </w:rPr>
          </w:rPrChange>
        </w:rPr>
        <w:t>This criterion assesses the system's overall performance, including the speed at which data is processed, updated, and displayed on the dashboard, ensuring that the system remains responsive and reliable during regular multi-branch operations. The evaluation examines the system's response times and overall stability under typical usage conditions to confirm that H2Ops can sustain consistent performance throughout the demands of the daily operations. Efficiency evaluation involves performance testing that measures response times for typical operations, load testing that verifies performance under expected user volumes, and stability testing that confirms reliable operation over extended periods. The efficiency criterion ensures that H2Ops supports rather than impedes operational workflow speed.</w:t>
      </w:r>
    </w:p>
    <w:p w14:paraId="40FFA5AD" w14:textId="1C135891" w:rsidR="00470AB8" w:rsidRPr="007134A7" w:rsidRDefault="00470AB8">
      <w:pPr>
        <w:spacing w:line="276" w:lineRule="auto"/>
        <w:jc w:val="both"/>
        <w:rPr>
          <w:rFonts w:ascii="Times New Roman" w:hAnsi="Times New Roman" w:cs="Times New Roman"/>
          <w:sz w:val="20"/>
          <w:szCs w:val="20"/>
          <w:rPrChange w:id="2189" w:author="michaelaanas23@gmail.com" w:date="2026-09-25T21:41:00Z" w16du:dateUtc="2026-09-25T13:41:00Z">
            <w:rPr>
              <w:rFonts w:ascii="Times New Roman" w:hAnsi="Times New Roman" w:cs="Times New Roman"/>
              <w:sz w:val="22"/>
              <w:szCs w:val="22"/>
            </w:rPr>
          </w:rPrChange>
        </w:rPr>
        <w:pPrChange w:id="2190"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191" w:author="michaelaanas23@gmail.com" w:date="2026-09-25T21:41:00Z" w16du:dateUtc="2026-09-25T13:41:00Z">
            <w:rPr>
              <w:rFonts w:ascii="Times New Roman" w:hAnsi="Times New Roman" w:cs="Times New Roman"/>
              <w:sz w:val="22"/>
              <w:szCs w:val="22"/>
            </w:rPr>
          </w:rPrChange>
        </w:rPr>
        <w:t>System efficiency is critical for ensuring that technology supports rather than hinders operational workflows. Espinosa et al. (2022) emphasize that water refilling stations require digital automation to eliminate the operational delays and low productivity associated with manual management. By using cloud computing, Matias and Hernandez (2021) argue that </w:t>
      </w:r>
    </w:p>
    <w:p w14:paraId="17B24910" w14:textId="76EF0E75" w:rsidR="00470AB8" w:rsidRPr="007134A7" w:rsidRDefault="00470AB8">
      <w:pPr>
        <w:spacing w:line="276" w:lineRule="auto"/>
        <w:jc w:val="both"/>
        <w:rPr>
          <w:rFonts w:ascii="Times New Roman" w:hAnsi="Times New Roman" w:cs="Times New Roman"/>
          <w:sz w:val="20"/>
          <w:szCs w:val="20"/>
          <w:rPrChange w:id="2192" w:author="michaelaanas23@gmail.com" w:date="2026-09-25T21:41:00Z" w16du:dateUtc="2026-09-25T13:41:00Z">
            <w:rPr>
              <w:rFonts w:ascii="Times New Roman" w:hAnsi="Times New Roman" w:cs="Times New Roman"/>
              <w:sz w:val="22"/>
              <w:szCs w:val="22"/>
            </w:rPr>
          </w:rPrChange>
        </w:rPr>
        <w:pPrChange w:id="2193"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194" w:author="michaelaanas23@gmail.com" w:date="2026-09-25T21:41:00Z" w16du:dateUtc="2026-09-25T13:41:00Z">
            <w:rPr>
              <w:rFonts w:ascii="Times New Roman" w:hAnsi="Times New Roman" w:cs="Times New Roman"/>
              <w:sz w:val="22"/>
              <w:szCs w:val="22"/>
            </w:rPr>
          </w:rPrChange>
        </w:rPr>
        <w:t xml:space="preserve">MSMEs can access scalable computational power on-demand, reducing the need for costly physical infrastructure while enhancing flexibility. Iswari, Santoso, and </w:t>
      </w:r>
      <w:proofErr w:type="spellStart"/>
      <w:r w:rsidRPr="007134A7">
        <w:rPr>
          <w:rFonts w:ascii="Times New Roman" w:hAnsi="Times New Roman" w:cs="Times New Roman"/>
          <w:sz w:val="20"/>
          <w:szCs w:val="20"/>
          <w:rPrChange w:id="2195" w:author="michaelaanas23@gmail.com" w:date="2026-09-25T21:41:00Z" w16du:dateUtc="2026-09-25T13:41:00Z">
            <w:rPr>
              <w:rFonts w:ascii="Times New Roman" w:hAnsi="Times New Roman" w:cs="Times New Roman"/>
              <w:sz w:val="22"/>
              <w:szCs w:val="22"/>
            </w:rPr>
          </w:rPrChange>
        </w:rPr>
        <w:t>Hasibuan</w:t>
      </w:r>
      <w:proofErr w:type="spellEnd"/>
      <w:r w:rsidRPr="007134A7">
        <w:rPr>
          <w:rFonts w:ascii="Times New Roman" w:hAnsi="Times New Roman" w:cs="Times New Roman"/>
          <w:sz w:val="20"/>
          <w:szCs w:val="20"/>
          <w:rPrChange w:id="2196" w:author="michaelaanas23@gmail.com" w:date="2026-09-25T21:41:00Z" w16du:dateUtc="2026-09-25T13:41:00Z">
            <w:rPr>
              <w:rFonts w:ascii="Times New Roman" w:hAnsi="Times New Roman" w:cs="Times New Roman"/>
              <w:sz w:val="22"/>
              <w:szCs w:val="22"/>
            </w:rPr>
          </w:rPrChange>
        </w:rPr>
        <w:t xml:space="preserve"> (2018) also emphasize that cloud-hosted applications reduce IT maintenance overhead and improve SME operational efficiency, ensuring that web-based systems can process transaction logs with minimal latency.</w:t>
      </w:r>
    </w:p>
    <w:p w14:paraId="62BC656D" w14:textId="21ABD4C9" w:rsidR="00470AB8" w:rsidRPr="007134A7" w:rsidRDefault="00470AB8">
      <w:pPr>
        <w:spacing w:line="276" w:lineRule="auto"/>
        <w:jc w:val="both"/>
        <w:rPr>
          <w:rFonts w:ascii="Times New Roman" w:hAnsi="Times New Roman" w:cs="Times New Roman"/>
          <w:sz w:val="20"/>
          <w:szCs w:val="20"/>
          <w:rPrChange w:id="2197" w:author="michaelaanas23@gmail.com" w:date="2026-09-25T21:41:00Z" w16du:dateUtc="2026-09-25T13:41:00Z">
            <w:rPr>
              <w:rFonts w:ascii="Times New Roman" w:hAnsi="Times New Roman" w:cs="Times New Roman"/>
              <w:sz w:val="22"/>
              <w:szCs w:val="22"/>
            </w:rPr>
          </w:rPrChange>
        </w:rPr>
        <w:pPrChange w:id="2198"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199" w:author="michaelaanas23@gmail.com" w:date="2026-09-25T21:41:00Z" w16du:dateUtc="2026-09-25T13:41:00Z">
            <w:rPr>
              <w:rFonts w:ascii="Times New Roman" w:hAnsi="Times New Roman" w:cs="Times New Roman"/>
              <w:sz w:val="22"/>
              <w:szCs w:val="22"/>
            </w:rPr>
          </w:rPrChange>
        </w:rPr>
        <w:t> The efficiency evaluation for H2Ops encompasses measurement of response times for common operations (loading the dashboard, processing a sale, generating a report, switching branches, and running the forecasting algorithm), verification that the system remains responsive when multiple cashiers access it simultaneously across branches, confirmation that real-time updates appear on dashboards within acceptable time limits, and assessment of system stability over extended operational periods.</w:t>
      </w:r>
    </w:p>
    <w:p w14:paraId="708C0034" w14:textId="77777777" w:rsidR="00470AB8" w:rsidRPr="007134A7" w:rsidRDefault="00470AB8">
      <w:pPr>
        <w:spacing w:line="276" w:lineRule="auto"/>
        <w:jc w:val="both"/>
        <w:rPr>
          <w:rFonts w:ascii="Times New Roman" w:hAnsi="Times New Roman" w:cs="Times New Roman"/>
          <w:sz w:val="20"/>
          <w:szCs w:val="20"/>
          <w:rPrChange w:id="2200" w:author="michaelaanas23@gmail.com" w:date="2026-09-25T21:41:00Z" w16du:dateUtc="2026-09-25T13:41:00Z">
            <w:rPr>
              <w:rFonts w:ascii="Times New Roman" w:hAnsi="Times New Roman" w:cs="Times New Roman"/>
              <w:sz w:val="22"/>
              <w:szCs w:val="22"/>
            </w:rPr>
          </w:rPrChange>
        </w:rPr>
        <w:pPrChange w:id="2201"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202" w:author="michaelaanas23@gmail.com" w:date="2026-09-25T21:41:00Z" w16du:dateUtc="2026-09-25T13:41:00Z">
            <w:rPr>
              <w:rFonts w:ascii="Times New Roman" w:hAnsi="Times New Roman" w:cs="Times New Roman"/>
              <w:b/>
              <w:bCs/>
              <w:sz w:val="22"/>
              <w:szCs w:val="22"/>
            </w:rPr>
          </w:rPrChange>
        </w:rPr>
        <w:t>3.7.6 Comprehensive Evaluation Framework</w:t>
      </w:r>
    </w:p>
    <w:p w14:paraId="45F0C386" w14:textId="02C40B27" w:rsidR="00470AB8" w:rsidRPr="007134A7" w:rsidRDefault="00470AB8">
      <w:pPr>
        <w:spacing w:line="276" w:lineRule="auto"/>
        <w:ind w:firstLine="357"/>
        <w:jc w:val="both"/>
        <w:rPr>
          <w:rFonts w:ascii="Times New Roman" w:hAnsi="Times New Roman" w:cs="Times New Roman"/>
          <w:sz w:val="20"/>
          <w:szCs w:val="20"/>
          <w:rPrChange w:id="2203" w:author="michaelaanas23@gmail.com" w:date="2026-09-25T21:41:00Z" w16du:dateUtc="2026-09-25T13:41:00Z">
            <w:rPr>
              <w:rFonts w:ascii="Times New Roman" w:hAnsi="Times New Roman" w:cs="Times New Roman"/>
              <w:sz w:val="22"/>
              <w:szCs w:val="22"/>
            </w:rPr>
          </w:rPrChange>
        </w:rPr>
        <w:pPrChange w:id="2204" w:author="michaelaanas23@gmail.com" w:date="2026-09-25T21:55:00Z" w16du:dateUtc="2026-09-25T13:55:00Z">
          <w:pPr>
            <w:spacing w:line="360" w:lineRule="auto"/>
            <w:ind w:firstLine="357"/>
            <w:jc w:val="both"/>
          </w:pPr>
        </w:pPrChange>
      </w:pPr>
      <w:r w:rsidRPr="007134A7">
        <w:rPr>
          <w:rFonts w:ascii="Times New Roman" w:hAnsi="Times New Roman" w:cs="Times New Roman"/>
          <w:sz w:val="20"/>
          <w:szCs w:val="20"/>
          <w:rPrChange w:id="2205" w:author="michaelaanas23@gmail.com" w:date="2026-09-25T21:41:00Z" w16du:dateUtc="2026-09-25T13:41:00Z">
            <w:rPr>
              <w:rFonts w:ascii="Times New Roman" w:hAnsi="Times New Roman" w:cs="Times New Roman"/>
              <w:sz w:val="22"/>
              <w:szCs w:val="22"/>
            </w:rPr>
          </w:rPrChange>
        </w:rPr>
        <w:t>Taken together, these five evaluation criteria form a comprehensive and balanced framework for assessing the overall quality and operational suitability of the H2Ops system. By measuring the system against standards of functionality, usability, accuracy, security, and efficiency, this study ensures that the evaluation process goes beyond a purely technical assessment to encompass the practical and human dimensions of system performance within a real business setting.</w:t>
      </w:r>
    </w:p>
    <w:p w14:paraId="11A6FA6B" w14:textId="63B402F2" w:rsidR="00470AB8" w:rsidRPr="007134A7" w:rsidRDefault="00470AB8">
      <w:pPr>
        <w:spacing w:line="276" w:lineRule="auto"/>
        <w:jc w:val="both"/>
        <w:rPr>
          <w:rFonts w:ascii="Times New Roman" w:hAnsi="Times New Roman" w:cs="Times New Roman"/>
          <w:sz w:val="20"/>
          <w:szCs w:val="20"/>
          <w:rPrChange w:id="2206" w:author="michaelaanas23@gmail.com" w:date="2026-09-25T21:41:00Z" w16du:dateUtc="2026-09-25T13:41:00Z">
            <w:rPr>
              <w:rFonts w:ascii="Times New Roman" w:hAnsi="Times New Roman" w:cs="Times New Roman"/>
              <w:sz w:val="22"/>
              <w:szCs w:val="22"/>
            </w:rPr>
          </w:rPrChange>
        </w:rPr>
        <w:pPrChange w:id="2207"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208" w:author="michaelaanas23@gmail.com" w:date="2026-09-25T21:41:00Z" w16du:dateUtc="2026-09-25T13:41:00Z">
            <w:rPr>
              <w:rFonts w:ascii="Times New Roman" w:hAnsi="Times New Roman" w:cs="Times New Roman"/>
              <w:sz w:val="22"/>
              <w:szCs w:val="22"/>
            </w:rPr>
          </w:rPrChange>
        </w:rPr>
        <w:lastRenderedPageBreak/>
        <w:t>The use of multi-dimensional evaluation frameworks for information systems is well-supported in the literature. As demonstrated in Chapter 2, assessing the readiness and success of small business technologies requires examining technological, organizational, and environmental readiness factors (Matias &amp; Hernandez, 2021; Grimaldo et al., 2025; Thong, 1999). Research in the water refilling sector (Espinosa et al., 2022) indicates that operational success is achieved when systems successfully resolve manual inefficiencies (functionality and accuracy) while keeping technical demands manageable (usability). Additionally, security frameworks in cloud environments (Mather et al., 2009) and data consolidation methods (Mathrani et al., 2013) support the inclusion of security and efficiency as critical technical benchmarks.</w:t>
      </w:r>
    </w:p>
    <w:p w14:paraId="4DE18C19" w14:textId="77777777" w:rsidR="00470AB8" w:rsidRPr="007134A7" w:rsidDel="00427840" w:rsidRDefault="00470AB8">
      <w:pPr>
        <w:spacing w:line="276" w:lineRule="auto"/>
        <w:jc w:val="both"/>
        <w:rPr>
          <w:del w:id="2209" w:author="michaelaanas23@gmail.com" w:date="2026-09-25T21:58:00Z" w16du:dateUtc="2026-09-25T13:58:00Z"/>
          <w:rFonts w:ascii="Times New Roman" w:hAnsi="Times New Roman" w:cs="Times New Roman"/>
          <w:sz w:val="20"/>
          <w:szCs w:val="20"/>
          <w:rPrChange w:id="2210" w:author="michaelaanas23@gmail.com" w:date="2026-09-25T21:41:00Z" w16du:dateUtc="2026-09-25T13:41:00Z">
            <w:rPr>
              <w:del w:id="2211" w:author="michaelaanas23@gmail.com" w:date="2026-09-25T21:58:00Z" w16du:dateUtc="2026-09-25T13:58:00Z"/>
              <w:rFonts w:ascii="Times New Roman" w:hAnsi="Times New Roman" w:cs="Times New Roman"/>
              <w:sz w:val="22"/>
              <w:szCs w:val="22"/>
            </w:rPr>
          </w:rPrChange>
        </w:rPr>
        <w:pPrChange w:id="2212"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213" w:author="michaelaanas23@gmail.com" w:date="2026-09-25T21:41:00Z" w16du:dateUtc="2026-09-25T13:41:00Z">
            <w:rPr>
              <w:rFonts w:ascii="Times New Roman" w:hAnsi="Times New Roman" w:cs="Times New Roman"/>
              <w:sz w:val="22"/>
              <w:szCs w:val="22"/>
            </w:rPr>
          </w:rPrChange>
        </w:rPr>
        <w:t>The results of this evaluation determine the extent to which H2Ops successfully addresses the operational challenges of High Island V and provide valuable insights and recommendations that can guide future improvements to the system and inform similar development efforts aimed at supporting the digital transformation of small and medium enterprises in the water refilling industry.</w:t>
      </w:r>
    </w:p>
    <w:p w14:paraId="4CF04247" w14:textId="77777777" w:rsidR="00470AB8" w:rsidRDefault="00470AB8">
      <w:pPr>
        <w:spacing w:line="276" w:lineRule="auto"/>
        <w:jc w:val="both"/>
        <w:rPr>
          <w:rFonts w:ascii="Times New Roman" w:hAnsi="Times New Roman" w:cs="Times New Roman"/>
          <w:sz w:val="22"/>
          <w:szCs w:val="22"/>
        </w:rPr>
        <w:pPrChange w:id="2214" w:author="michaelaanas23@gmail.com" w:date="2026-09-25T21:55:00Z" w16du:dateUtc="2026-09-25T13:55:00Z">
          <w:pPr>
            <w:spacing w:line="360" w:lineRule="auto"/>
            <w:jc w:val="both"/>
          </w:pPr>
        </w:pPrChange>
      </w:pPr>
    </w:p>
    <w:p w14:paraId="4DAD145E" w14:textId="221B7258" w:rsidR="00470AB8" w:rsidRPr="007134A7" w:rsidRDefault="00470AB8">
      <w:pPr>
        <w:pStyle w:val="Heading2"/>
        <w:spacing w:line="360" w:lineRule="auto"/>
        <w:jc w:val="both"/>
        <w:rPr>
          <w:rFonts w:ascii="Times New Roman" w:hAnsi="Times New Roman" w:cs="Times New Roman"/>
          <w:b/>
          <w:bCs/>
          <w:color w:val="000000" w:themeColor="text1"/>
          <w:sz w:val="26"/>
          <w:szCs w:val="26"/>
          <w:rPrChange w:id="2215" w:author="michaelaanas23@gmail.com" w:date="2026-09-25T21:41:00Z" w16du:dateUtc="2026-09-25T13:41:00Z">
            <w:rPr>
              <w:rFonts w:ascii="Times New Roman" w:hAnsi="Times New Roman" w:cs="Times New Roman"/>
              <w:b/>
              <w:bCs/>
              <w:color w:val="000000" w:themeColor="text1"/>
            </w:rPr>
          </w:rPrChange>
        </w:rPr>
        <w:pPrChange w:id="2216" w:author="michaelaanas23@gmail.com" w:date="2026-09-25T21:59:00Z" w16du:dateUtc="2026-09-25T13:59:00Z">
          <w:pPr>
            <w:pStyle w:val="Heading2"/>
            <w:jc w:val="both"/>
          </w:pPr>
        </w:pPrChange>
      </w:pPr>
      <w:r w:rsidRPr="007134A7">
        <w:rPr>
          <w:rFonts w:ascii="Times New Roman" w:hAnsi="Times New Roman" w:cs="Times New Roman"/>
          <w:b/>
          <w:bCs/>
          <w:color w:val="000000" w:themeColor="text1"/>
          <w:sz w:val="26"/>
          <w:szCs w:val="26"/>
          <w:rPrChange w:id="2217" w:author="michaelaanas23@gmail.com" w:date="2026-09-25T21:41:00Z" w16du:dateUtc="2026-09-25T13:41:00Z">
            <w:rPr>
              <w:rFonts w:ascii="Times New Roman" w:hAnsi="Times New Roman" w:cs="Times New Roman"/>
              <w:b/>
              <w:bCs/>
              <w:color w:val="000000" w:themeColor="text1"/>
            </w:rPr>
          </w:rPrChange>
        </w:rPr>
        <w:t>SUPPORTING DIAGRAMS</w:t>
      </w:r>
    </w:p>
    <w:p w14:paraId="436EE3DE" w14:textId="4DD25374" w:rsidR="00470AB8" w:rsidRPr="007134A7" w:rsidRDefault="00470AB8">
      <w:pPr>
        <w:spacing w:line="276" w:lineRule="auto"/>
        <w:ind w:firstLine="357"/>
        <w:jc w:val="both"/>
        <w:rPr>
          <w:rFonts w:ascii="Times New Roman" w:hAnsi="Times New Roman" w:cs="Times New Roman"/>
          <w:sz w:val="20"/>
          <w:szCs w:val="20"/>
          <w:rPrChange w:id="2218" w:author="michaelaanas23@gmail.com" w:date="2026-09-25T21:42:00Z" w16du:dateUtc="2026-09-25T13:42:00Z">
            <w:rPr>
              <w:rFonts w:ascii="Times New Roman" w:hAnsi="Times New Roman" w:cs="Times New Roman"/>
              <w:sz w:val="22"/>
              <w:szCs w:val="22"/>
            </w:rPr>
          </w:rPrChange>
        </w:rPr>
        <w:pPrChange w:id="2219" w:author="michaelaanas23@gmail.com" w:date="2026-09-25T21:55:00Z" w16du:dateUtc="2026-09-25T13:55:00Z">
          <w:pPr>
            <w:spacing w:line="360" w:lineRule="auto"/>
            <w:ind w:firstLine="357"/>
            <w:jc w:val="both"/>
          </w:pPr>
        </w:pPrChange>
      </w:pPr>
      <w:r w:rsidRPr="007134A7">
        <w:rPr>
          <w:rFonts w:ascii="Times New Roman" w:hAnsi="Times New Roman" w:cs="Times New Roman"/>
          <w:sz w:val="20"/>
          <w:szCs w:val="20"/>
          <w:rPrChange w:id="2220" w:author="michaelaanas23@gmail.com" w:date="2026-09-25T21:42:00Z" w16du:dateUtc="2026-09-25T13:42:00Z">
            <w:rPr>
              <w:rFonts w:ascii="Times New Roman" w:hAnsi="Times New Roman" w:cs="Times New Roman"/>
              <w:sz w:val="22"/>
              <w:szCs w:val="22"/>
            </w:rPr>
          </w:rPrChange>
        </w:rPr>
        <w:t>This Level 0 Diagram illustrates the H2Ops Operations Management System (Process 0), serving as the high-level architectural blueprint for High Island V's multi-branch water refilling station platform. The diagram captures the essential interactions and data flows between the central system and four critical external entities: Admin, Staff / Cashier, Inventory, and Sales Report. The system functions as an integrated operational hub that isolates branch tenancies, secures remote and local logins with multi-factor authentication (email OTP), automates point-of-sale transaction processing, maintains real-time stock visibility, and delivers actionable business intelligence and predictive forecasting.</w:t>
      </w:r>
    </w:p>
    <w:p w14:paraId="418E7D56" w14:textId="1232B038" w:rsidR="002568D4" w:rsidRPr="00470AB8" w:rsidRDefault="002568D4">
      <w:pPr>
        <w:spacing w:line="276" w:lineRule="auto"/>
        <w:ind w:firstLine="357"/>
        <w:jc w:val="both"/>
        <w:rPr>
          <w:rFonts w:ascii="Times New Roman" w:hAnsi="Times New Roman" w:cs="Times New Roman"/>
          <w:sz w:val="22"/>
          <w:szCs w:val="22"/>
        </w:rPr>
        <w:pPrChange w:id="2221" w:author="michaelaanas23@gmail.com" w:date="2026-09-25T21:55:00Z" w16du:dateUtc="2026-09-25T13:55:00Z">
          <w:pPr>
            <w:spacing w:line="360" w:lineRule="auto"/>
            <w:ind w:firstLine="357"/>
            <w:jc w:val="both"/>
          </w:pPr>
        </w:pPrChange>
      </w:pPr>
      <w:r>
        <w:rPr>
          <w:noProof/>
        </w:rPr>
        <w:drawing>
          <wp:inline distT="0" distB="0" distL="0" distR="0" wp14:anchorId="58130ADD" wp14:editId="17F702DD">
            <wp:extent cx="5224145" cy="3146475"/>
            <wp:effectExtent l="0" t="0" r="0" b="0"/>
            <wp:docPr id="474574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82735" cy="3181764"/>
                    </a:xfrm>
                    <a:prstGeom prst="rect">
                      <a:avLst/>
                    </a:prstGeom>
                    <a:noFill/>
                    <a:ln>
                      <a:noFill/>
                    </a:ln>
                  </pic:spPr>
                </pic:pic>
              </a:graphicData>
            </a:graphic>
          </wp:inline>
        </w:drawing>
      </w:r>
    </w:p>
    <w:p w14:paraId="1816F4D5" w14:textId="5330C334" w:rsidR="003E37B6" w:rsidRPr="007134A7" w:rsidRDefault="002568D4">
      <w:pPr>
        <w:spacing w:line="276" w:lineRule="auto"/>
        <w:jc w:val="both"/>
        <w:rPr>
          <w:rFonts w:ascii="Times New Roman" w:hAnsi="Times New Roman" w:cs="Times New Roman"/>
          <w:sz w:val="20"/>
          <w:szCs w:val="20"/>
          <w:rPrChange w:id="2222" w:author="michaelaanas23@gmail.com" w:date="2026-09-25T21:42:00Z" w16du:dateUtc="2026-09-25T13:42:00Z">
            <w:rPr>
              <w:rFonts w:ascii="Times New Roman" w:hAnsi="Times New Roman" w:cs="Times New Roman"/>
              <w:sz w:val="22"/>
              <w:szCs w:val="22"/>
            </w:rPr>
          </w:rPrChange>
        </w:rPr>
        <w:pPrChange w:id="2223" w:author="michaelaanas23@gmail.com" w:date="2026-09-25T21:55:00Z" w16du:dateUtc="2026-09-25T13:55:00Z">
          <w:pPr>
            <w:jc w:val="both"/>
          </w:pPr>
        </w:pPrChange>
      </w:pPr>
      <w:r w:rsidRPr="007134A7">
        <w:rPr>
          <w:rFonts w:ascii="Times New Roman" w:hAnsi="Times New Roman" w:cs="Times New Roman"/>
          <w:sz w:val="20"/>
          <w:szCs w:val="20"/>
          <w:rPrChange w:id="2224" w:author="michaelaanas23@gmail.com" w:date="2026-09-25T21:42:00Z" w16du:dateUtc="2026-09-25T13:42:00Z">
            <w:rPr>
              <w:rFonts w:ascii="Times New Roman" w:hAnsi="Times New Roman" w:cs="Times New Roman"/>
              <w:sz w:val="22"/>
              <w:szCs w:val="22"/>
            </w:rPr>
          </w:rPrChange>
        </w:rPr>
        <w:t>Central Process — H2Ops Operations Management System (Process 0)</w:t>
      </w:r>
    </w:p>
    <w:p w14:paraId="02A45C36" w14:textId="77777777" w:rsidR="002568D4" w:rsidRPr="007134A7" w:rsidRDefault="002568D4">
      <w:pPr>
        <w:spacing w:line="276" w:lineRule="auto"/>
        <w:ind w:firstLine="357"/>
        <w:jc w:val="both"/>
        <w:rPr>
          <w:rFonts w:ascii="Times New Roman" w:hAnsi="Times New Roman" w:cs="Times New Roman"/>
          <w:sz w:val="20"/>
          <w:szCs w:val="20"/>
          <w:rPrChange w:id="2225" w:author="michaelaanas23@gmail.com" w:date="2026-09-25T21:42:00Z" w16du:dateUtc="2026-09-25T13:42:00Z">
            <w:rPr>
              <w:rFonts w:ascii="Times New Roman" w:hAnsi="Times New Roman" w:cs="Times New Roman"/>
              <w:sz w:val="22"/>
              <w:szCs w:val="22"/>
            </w:rPr>
          </w:rPrChange>
        </w:rPr>
        <w:pPrChange w:id="2226" w:author="michaelaanas23@gmail.com" w:date="2026-09-25T21:55:00Z" w16du:dateUtc="2026-09-25T13:55:00Z">
          <w:pPr>
            <w:ind w:firstLine="357"/>
            <w:jc w:val="both"/>
          </w:pPr>
        </w:pPrChange>
      </w:pPr>
      <w:r w:rsidRPr="007134A7">
        <w:rPr>
          <w:rFonts w:ascii="Times New Roman" w:hAnsi="Times New Roman" w:cs="Times New Roman"/>
          <w:sz w:val="20"/>
          <w:szCs w:val="20"/>
          <w:rPrChange w:id="2227" w:author="michaelaanas23@gmail.com" w:date="2026-09-25T21:42:00Z" w16du:dateUtc="2026-09-25T13:42:00Z">
            <w:rPr>
              <w:rFonts w:ascii="Times New Roman" w:hAnsi="Times New Roman" w:cs="Times New Roman"/>
              <w:sz w:val="22"/>
              <w:szCs w:val="22"/>
            </w:rPr>
          </w:rPrChange>
        </w:rPr>
        <w:t xml:space="preserve">The </w:t>
      </w:r>
      <w:r w:rsidRPr="007134A7">
        <w:rPr>
          <w:rFonts w:ascii="Times New Roman" w:hAnsi="Times New Roman" w:cs="Times New Roman"/>
          <w:b/>
          <w:bCs/>
          <w:sz w:val="20"/>
          <w:szCs w:val="20"/>
          <w:rPrChange w:id="2228" w:author="michaelaanas23@gmail.com" w:date="2026-09-25T21:42:00Z" w16du:dateUtc="2026-09-25T13:42:00Z">
            <w:rPr>
              <w:rFonts w:ascii="Times New Roman" w:hAnsi="Times New Roman" w:cs="Times New Roman"/>
              <w:b/>
              <w:bCs/>
              <w:sz w:val="22"/>
              <w:szCs w:val="22"/>
            </w:rPr>
          </w:rPrChange>
        </w:rPr>
        <w:t>H2Ops Operations Management System</w:t>
      </w:r>
      <w:r w:rsidRPr="007134A7">
        <w:rPr>
          <w:rFonts w:ascii="Times New Roman" w:hAnsi="Times New Roman" w:cs="Times New Roman"/>
          <w:sz w:val="20"/>
          <w:szCs w:val="20"/>
          <w:rPrChange w:id="2229" w:author="michaelaanas23@gmail.com" w:date="2026-09-25T21:42:00Z" w16du:dateUtc="2026-09-25T13:42:00Z">
            <w:rPr>
              <w:rFonts w:ascii="Times New Roman" w:hAnsi="Times New Roman" w:cs="Times New Roman"/>
              <w:sz w:val="22"/>
              <w:szCs w:val="22"/>
            </w:rPr>
          </w:rPrChange>
        </w:rPr>
        <w:t xml:space="preserve"> stands as the nucleus of the entire operational ecosystem. It functions as the intelligent orchestrator that receives, processes, transforms, and distributes data across all connected components. This central process embodies the "brain" of the organization, executing five primary functions:</w:t>
      </w:r>
    </w:p>
    <w:p w14:paraId="76723D63" w14:textId="77777777" w:rsidR="002568D4" w:rsidRPr="007134A7" w:rsidRDefault="002568D4">
      <w:pPr>
        <w:spacing w:line="276" w:lineRule="auto"/>
        <w:jc w:val="both"/>
        <w:rPr>
          <w:rFonts w:ascii="Times New Roman" w:hAnsi="Times New Roman" w:cs="Times New Roman"/>
          <w:sz w:val="20"/>
          <w:szCs w:val="20"/>
          <w:rPrChange w:id="2230" w:author="michaelaanas23@gmail.com" w:date="2026-09-25T21:42:00Z" w16du:dateUtc="2026-09-25T13:42:00Z">
            <w:rPr>
              <w:rFonts w:ascii="Times New Roman" w:hAnsi="Times New Roman" w:cs="Times New Roman"/>
              <w:sz w:val="22"/>
              <w:szCs w:val="22"/>
            </w:rPr>
          </w:rPrChange>
        </w:rPr>
        <w:pPrChange w:id="2231" w:author="michaelaanas23@gmail.com" w:date="2026-09-25T21:55:00Z" w16du:dateUtc="2026-09-25T13:55:00Z">
          <w:pPr>
            <w:jc w:val="both"/>
          </w:pPr>
        </w:pPrChange>
      </w:pPr>
      <w:r w:rsidRPr="007134A7">
        <w:rPr>
          <w:rFonts w:ascii="Times New Roman" w:hAnsi="Times New Roman" w:cs="Times New Roman"/>
          <w:sz w:val="20"/>
          <w:szCs w:val="20"/>
          <w:rPrChange w:id="2232" w:author="michaelaanas23@gmail.com" w:date="2026-09-25T21:42:00Z" w16du:dateUtc="2026-09-25T13:42:00Z">
            <w:rPr>
              <w:rFonts w:ascii="Times New Roman" w:hAnsi="Times New Roman" w:cs="Times New Roman"/>
              <w:sz w:val="22"/>
              <w:szCs w:val="22"/>
            </w:rPr>
          </w:rPrChange>
        </w:rPr>
        <w:lastRenderedPageBreak/>
        <w:t>1. Multi-Tenant Separation &amp; Authentication:** Segregates operational records between branches using unique identifiers (`</w:t>
      </w:r>
      <w:proofErr w:type="spellStart"/>
      <w:r w:rsidRPr="007134A7">
        <w:rPr>
          <w:rFonts w:ascii="Times New Roman" w:hAnsi="Times New Roman" w:cs="Times New Roman"/>
          <w:sz w:val="20"/>
          <w:szCs w:val="20"/>
          <w:rPrChange w:id="2233" w:author="michaelaanas23@gmail.com" w:date="2026-09-25T21:42:00Z" w16du:dateUtc="2026-09-25T13:42:00Z">
            <w:rPr>
              <w:rFonts w:ascii="Times New Roman" w:hAnsi="Times New Roman" w:cs="Times New Roman"/>
              <w:sz w:val="22"/>
              <w:szCs w:val="22"/>
            </w:rPr>
          </w:rPrChange>
        </w:rPr>
        <w:t>branch_id</w:t>
      </w:r>
      <w:proofErr w:type="spellEnd"/>
      <w:r w:rsidRPr="007134A7">
        <w:rPr>
          <w:rFonts w:ascii="Times New Roman" w:hAnsi="Times New Roman" w:cs="Times New Roman"/>
          <w:sz w:val="20"/>
          <w:szCs w:val="20"/>
          <w:rPrChange w:id="2234" w:author="michaelaanas23@gmail.com" w:date="2026-09-25T21:42:00Z" w16du:dateUtc="2026-09-25T13:42:00Z">
            <w:rPr>
              <w:rFonts w:ascii="Times New Roman" w:hAnsi="Times New Roman" w:cs="Times New Roman"/>
              <w:sz w:val="22"/>
              <w:szCs w:val="22"/>
            </w:rPr>
          </w:rPrChange>
        </w:rPr>
        <w:t>`) and secures access through role-based privileges and SMTP-dispatched 6-digit email OTP verification.</w:t>
      </w:r>
    </w:p>
    <w:p w14:paraId="17A9E607" w14:textId="77777777" w:rsidR="002568D4" w:rsidRPr="007134A7" w:rsidRDefault="002568D4">
      <w:pPr>
        <w:spacing w:line="276" w:lineRule="auto"/>
        <w:jc w:val="both"/>
        <w:rPr>
          <w:rFonts w:ascii="Times New Roman" w:hAnsi="Times New Roman" w:cs="Times New Roman"/>
          <w:sz w:val="20"/>
          <w:szCs w:val="20"/>
          <w:rPrChange w:id="2235" w:author="michaelaanas23@gmail.com" w:date="2026-09-25T21:42:00Z" w16du:dateUtc="2026-09-25T13:42:00Z">
            <w:rPr>
              <w:rFonts w:ascii="Times New Roman" w:hAnsi="Times New Roman" w:cs="Times New Roman"/>
              <w:sz w:val="22"/>
              <w:szCs w:val="22"/>
            </w:rPr>
          </w:rPrChange>
        </w:rPr>
        <w:pPrChange w:id="2236" w:author="michaelaanas23@gmail.com" w:date="2026-09-25T21:55:00Z" w16du:dateUtc="2026-09-25T13:55:00Z">
          <w:pPr>
            <w:jc w:val="both"/>
          </w:pPr>
        </w:pPrChange>
      </w:pPr>
      <w:r w:rsidRPr="007134A7">
        <w:rPr>
          <w:rFonts w:ascii="Times New Roman" w:hAnsi="Times New Roman" w:cs="Times New Roman"/>
          <w:sz w:val="20"/>
          <w:szCs w:val="20"/>
          <w:rPrChange w:id="2237" w:author="michaelaanas23@gmail.com" w:date="2026-09-25T21:42:00Z" w16du:dateUtc="2026-09-25T13:42:00Z">
            <w:rPr>
              <w:rFonts w:ascii="Times New Roman" w:hAnsi="Times New Roman" w:cs="Times New Roman"/>
              <w:sz w:val="22"/>
              <w:szCs w:val="22"/>
            </w:rPr>
          </w:rPrChange>
        </w:rPr>
        <w:t>2. Point-of-Sale (POS) &amp; Transaction Management:** Captures storefront transactions (purified water, alkaline water, container purchases, caps, seals, and delivery options), computes totals, applies discounts, and records payment methods.</w:t>
      </w:r>
    </w:p>
    <w:p w14:paraId="6BEA6ACA" w14:textId="77777777" w:rsidR="002568D4" w:rsidRPr="007134A7" w:rsidRDefault="002568D4">
      <w:pPr>
        <w:spacing w:line="276" w:lineRule="auto"/>
        <w:jc w:val="both"/>
        <w:rPr>
          <w:rFonts w:ascii="Times New Roman" w:hAnsi="Times New Roman" w:cs="Times New Roman"/>
          <w:sz w:val="20"/>
          <w:szCs w:val="20"/>
          <w:rPrChange w:id="2238" w:author="michaelaanas23@gmail.com" w:date="2026-09-25T21:42:00Z" w16du:dateUtc="2026-09-25T13:42:00Z">
            <w:rPr>
              <w:rFonts w:ascii="Times New Roman" w:hAnsi="Times New Roman" w:cs="Times New Roman"/>
              <w:sz w:val="22"/>
              <w:szCs w:val="22"/>
            </w:rPr>
          </w:rPrChange>
        </w:rPr>
        <w:pPrChange w:id="2239" w:author="michaelaanas23@gmail.com" w:date="2026-09-25T21:55:00Z" w16du:dateUtc="2026-09-25T13:55:00Z">
          <w:pPr>
            <w:jc w:val="both"/>
          </w:pPr>
        </w:pPrChange>
      </w:pPr>
      <w:r w:rsidRPr="007134A7">
        <w:rPr>
          <w:rFonts w:ascii="Times New Roman" w:hAnsi="Times New Roman" w:cs="Times New Roman"/>
          <w:sz w:val="20"/>
          <w:szCs w:val="20"/>
          <w:rPrChange w:id="2240" w:author="michaelaanas23@gmail.com" w:date="2026-09-25T21:42:00Z" w16du:dateUtc="2026-09-25T13:42:00Z">
            <w:rPr>
              <w:rFonts w:ascii="Times New Roman" w:hAnsi="Times New Roman" w:cs="Times New Roman"/>
              <w:sz w:val="22"/>
              <w:szCs w:val="22"/>
            </w:rPr>
          </w:rPrChange>
        </w:rPr>
        <w:t>3. Automated Inventory Control:** Automatically adjusts stock levels for consumables (water volume, caps, seals, and containers) in real time upon sale confirmation, preventing manual reconciliation bottlenecks and triggering low-stock notifications.</w:t>
      </w:r>
    </w:p>
    <w:p w14:paraId="1B0FB5D4" w14:textId="77777777" w:rsidR="002568D4" w:rsidRPr="007134A7" w:rsidRDefault="002568D4">
      <w:pPr>
        <w:spacing w:line="276" w:lineRule="auto"/>
        <w:jc w:val="both"/>
        <w:rPr>
          <w:rFonts w:ascii="Times New Roman" w:hAnsi="Times New Roman" w:cs="Times New Roman"/>
          <w:sz w:val="20"/>
          <w:szCs w:val="20"/>
          <w:rPrChange w:id="2241" w:author="michaelaanas23@gmail.com" w:date="2026-09-25T21:42:00Z" w16du:dateUtc="2026-09-25T13:42:00Z">
            <w:rPr>
              <w:rFonts w:ascii="Times New Roman" w:hAnsi="Times New Roman" w:cs="Times New Roman"/>
              <w:sz w:val="22"/>
              <w:szCs w:val="22"/>
            </w:rPr>
          </w:rPrChange>
        </w:rPr>
        <w:pPrChange w:id="2242" w:author="michaelaanas23@gmail.com" w:date="2026-09-25T21:55:00Z" w16du:dateUtc="2026-09-25T13:55:00Z">
          <w:pPr>
            <w:jc w:val="both"/>
          </w:pPr>
        </w:pPrChange>
      </w:pPr>
      <w:r w:rsidRPr="007134A7">
        <w:rPr>
          <w:rFonts w:ascii="Times New Roman" w:hAnsi="Times New Roman" w:cs="Times New Roman"/>
          <w:sz w:val="20"/>
          <w:szCs w:val="20"/>
          <w:rPrChange w:id="2243" w:author="michaelaanas23@gmail.com" w:date="2026-09-25T21:42:00Z" w16du:dateUtc="2026-09-25T13:42:00Z">
            <w:rPr>
              <w:rFonts w:ascii="Times New Roman" w:hAnsi="Times New Roman" w:cs="Times New Roman"/>
              <w:sz w:val="22"/>
              <w:szCs w:val="22"/>
            </w:rPr>
          </w:rPrChange>
        </w:rPr>
        <w:t>4. Predictive Sales Forecasting:** Processes the past 30 days of historical sales records through a native Simple Linear Regression algorithm to calculate 7-day revenue projections for strategic planning.</w:t>
      </w:r>
    </w:p>
    <w:p w14:paraId="7B51B74C" w14:textId="72F57A7A" w:rsidR="002568D4" w:rsidRPr="007134A7" w:rsidRDefault="002568D4">
      <w:pPr>
        <w:spacing w:line="276" w:lineRule="auto"/>
        <w:jc w:val="both"/>
        <w:rPr>
          <w:rFonts w:ascii="Times New Roman" w:hAnsi="Times New Roman" w:cs="Times New Roman"/>
          <w:sz w:val="20"/>
          <w:szCs w:val="20"/>
          <w:rPrChange w:id="2244" w:author="michaelaanas23@gmail.com" w:date="2026-09-25T21:42:00Z" w16du:dateUtc="2026-09-25T13:42:00Z">
            <w:rPr>
              <w:rFonts w:ascii="Times New Roman" w:hAnsi="Times New Roman" w:cs="Times New Roman"/>
              <w:sz w:val="22"/>
              <w:szCs w:val="22"/>
            </w:rPr>
          </w:rPrChange>
        </w:rPr>
        <w:pPrChange w:id="2245" w:author="michaelaanas23@gmail.com" w:date="2026-09-25T21:55:00Z" w16du:dateUtc="2026-09-25T13:55:00Z">
          <w:pPr>
            <w:jc w:val="both"/>
          </w:pPr>
        </w:pPrChange>
      </w:pPr>
      <w:r w:rsidRPr="007134A7">
        <w:rPr>
          <w:rFonts w:ascii="Times New Roman" w:hAnsi="Times New Roman" w:cs="Times New Roman"/>
          <w:sz w:val="20"/>
          <w:szCs w:val="20"/>
          <w:rPrChange w:id="2246" w:author="michaelaanas23@gmail.com" w:date="2026-09-25T21:42:00Z" w16du:dateUtc="2026-09-25T13:42:00Z">
            <w:rPr>
              <w:rFonts w:ascii="Times New Roman" w:hAnsi="Times New Roman" w:cs="Times New Roman"/>
              <w:sz w:val="22"/>
              <w:szCs w:val="22"/>
            </w:rPr>
          </w:rPrChange>
        </w:rPr>
        <w:t>5. Analytics &amp; Report Generation:** Aggregates multi-branch operational datasets and translates them into interactive dashboards and filterable summaries.</w:t>
      </w:r>
    </w:p>
    <w:p w14:paraId="42F4D830" w14:textId="4FA7CC6A" w:rsidR="002568D4" w:rsidRPr="007134A7" w:rsidRDefault="002568D4">
      <w:pPr>
        <w:spacing w:line="276" w:lineRule="auto"/>
        <w:jc w:val="both"/>
        <w:rPr>
          <w:rFonts w:ascii="Times New Roman" w:hAnsi="Times New Roman" w:cs="Times New Roman"/>
          <w:sz w:val="20"/>
          <w:szCs w:val="20"/>
          <w:rPrChange w:id="2247" w:author="michaelaanas23@gmail.com" w:date="2026-09-25T21:42:00Z" w16du:dateUtc="2026-09-25T13:42:00Z">
            <w:rPr>
              <w:rFonts w:ascii="Times New Roman" w:hAnsi="Times New Roman" w:cs="Times New Roman"/>
              <w:sz w:val="22"/>
              <w:szCs w:val="22"/>
            </w:rPr>
          </w:rPrChange>
        </w:rPr>
        <w:pPrChange w:id="2248" w:author="michaelaanas23@gmail.com" w:date="2026-09-25T21:55:00Z" w16du:dateUtc="2026-09-25T13:55:00Z">
          <w:pPr>
            <w:jc w:val="both"/>
          </w:pPr>
        </w:pPrChange>
      </w:pPr>
      <w:r w:rsidRPr="007134A7">
        <w:rPr>
          <w:rFonts w:ascii="Times New Roman" w:hAnsi="Times New Roman" w:cs="Times New Roman"/>
          <w:sz w:val="20"/>
          <w:szCs w:val="20"/>
          <w:rPrChange w:id="2249" w:author="michaelaanas23@gmail.com" w:date="2026-09-25T21:42:00Z" w16du:dateUtc="2026-09-25T13:42:00Z">
            <w:rPr>
              <w:rFonts w:ascii="Times New Roman" w:hAnsi="Times New Roman" w:cs="Times New Roman"/>
              <w:sz w:val="22"/>
              <w:szCs w:val="22"/>
            </w:rPr>
          </w:rPrChange>
        </w:rPr>
        <w:t> The system maintains bidirectional communication with every external entity, ensuring data consistency, operational transparency, and closed-loop feedback across the business.</w:t>
      </w:r>
    </w:p>
    <w:p w14:paraId="685270FD" w14:textId="56ADA88E" w:rsidR="002568D4" w:rsidRPr="007134A7" w:rsidRDefault="002568D4">
      <w:pPr>
        <w:spacing w:line="276" w:lineRule="auto"/>
        <w:jc w:val="both"/>
        <w:rPr>
          <w:rFonts w:ascii="Times New Roman" w:hAnsi="Times New Roman" w:cs="Times New Roman"/>
          <w:sz w:val="20"/>
          <w:szCs w:val="20"/>
          <w:rPrChange w:id="2250" w:author="michaelaanas23@gmail.com" w:date="2026-09-25T21:42:00Z" w16du:dateUtc="2026-09-25T13:42:00Z">
            <w:rPr>
              <w:rFonts w:ascii="Times New Roman" w:hAnsi="Times New Roman" w:cs="Times New Roman"/>
              <w:sz w:val="22"/>
              <w:szCs w:val="22"/>
            </w:rPr>
          </w:rPrChange>
        </w:rPr>
        <w:pPrChange w:id="2251" w:author="michaelaanas23@gmail.com" w:date="2026-09-25T21:55:00Z" w16du:dateUtc="2026-09-25T13:55:00Z">
          <w:pPr>
            <w:jc w:val="both"/>
          </w:pPr>
        </w:pPrChange>
      </w:pPr>
      <w:r w:rsidRPr="007134A7">
        <w:rPr>
          <w:rFonts w:ascii="Times New Roman" w:hAnsi="Times New Roman" w:cs="Times New Roman"/>
          <w:b/>
          <w:bCs/>
          <w:sz w:val="20"/>
          <w:szCs w:val="20"/>
          <w:rPrChange w:id="2252" w:author="michaelaanas23@gmail.com" w:date="2026-09-25T21:42:00Z" w16du:dateUtc="2026-09-25T13:42:00Z">
            <w:rPr>
              <w:rFonts w:ascii="Times New Roman" w:hAnsi="Times New Roman" w:cs="Times New Roman"/>
              <w:b/>
              <w:bCs/>
              <w:sz w:val="22"/>
              <w:szCs w:val="22"/>
            </w:rPr>
          </w:rPrChange>
        </w:rPr>
        <w:t> Admin — External Entity</w:t>
      </w:r>
    </w:p>
    <w:p w14:paraId="3DC59072" w14:textId="77777777" w:rsidR="002568D4" w:rsidRPr="007134A7" w:rsidRDefault="002568D4">
      <w:pPr>
        <w:spacing w:line="276" w:lineRule="auto"/>
        <w:jc w:val="both"/>
        <w:rPr>
          <w:rFonts w:ascii="Times New Roman" w:hAnsi="Times New Roman" w:cs="Times New Roman"/>
          <w:sz w:val="20"/>
          <w:szCs w:val="20"/>
          <w:rPrChange w:id="2253" w:author="michaelaanas23@gmail.com" w:date="2026-09-25T21:42:00Z" w16du:dateUtc="2026-09-25T13:42:00Z">
            <w:rPr>
              <w:rFonts w:ascii="Times New Roman" w:hAnsi="Times New Roman" w:cs="Times New Roman"/>
              <w:sz w:val="22"/>
              <w:szCs w:val="22"/>
            </w:rPr>
          </w:rPrChange>
        </w:rPr>
        <w:pPrChange w:id="2254" w:author="michaelaanas23@gmail.com" w:date="2026-09-25T21:55:00Z" w16du:dateUtc="2026-09-25T13:55:00Z">
          <w:pPr>
            <w:jc w:val="both"/>
          </w:pPr>
        </w:pPrChange>
      </w:pPr>
      <w:r w:rsidRPr="007134A7">
        <w:rPr>
          <w:rFonts w:ascii="Times New Roman" w:hAnsi="Times New Roman" w:cs="Times New Roman"/>
          <w:sz w:val="20"/>
          <w:szCs w:val="20"/>
          <w:rPrChange w:id="2255" w:author="michaelaanas23@gmail.com" w:date="2026-09-25T21:42:00Z" w16du:dateUtc="2026-09-25T13:42:00Z">
            <w:rPr>
              <w:rFonts w:ascii="Times New Roman" w:hAnsi="Times New Roman" w:cs="Times New Roman"/>
              <w:sz w:val="22"/>
              <w:szCs w:val="22"/>
            </w:rPr>
          </w:rPrChange>
        </w:rPr>
        <w:t>The Admin represents the managerial and supervisory layer of the organization—typically owners, managers, or system administrators who require elevated privileges and cross-branch visibility.</w:t>
      </w:r>
    </w:p>
    <w:p w14:paraId="33E99AC0" w14:textId="7E03E92D" w:rsidR="002568D4" w:rsidRPr="007134A7" w:rsidRDefault="002568D4">
      <w:pPr>
        <w:spacing w:line="276" w:lineRule="auto"/>
        <w:jc w:val="both"/>
        <w:rPr>
          <w:rFonts w:ascii="Times New Roman" w:hAnsi="Times New Roman" w:cs="Times New Roman"/>
          <w:sz w:val="20"/>
          <w:szCs w:val="20"/>
          <w:rPrChange w:id="2256" w:author="michaelaanas23@gmail.com" w:date="2026-09-25T21:42:00Z" w16du:dateUtc="2026-09-25T13:42:00Z">
            <w:rPr>
              <w:rFonts w:ascii="Times New Roman" w:hAnsi="Times New Roman" w:cs="Times New Roman"/>
              <w:sz w:val="22"/>
              <w:szCs w:val="22"/>
            </w:rPr>
          </w:rPrChange>
        </w:rPr>
        <w:pPrChange w:id="2257" w:author="michaelaanas23@gmail.com" w:date="2026-09-25T21:55:00Z" w16du:dateUtc="2026-09-25T13:55:00Z">
          <w:pPr>
            <w:jc w:val="both"/>
          </w:pPr>
        </w:pPrChange>
      </w:pPr>
      <w:r w:rsidRPr="007134A7">
        <w:rPr>
          <w:rFonts w:ascii="Times New Roman" w:hAnsi="Times New Roman" w:cs="Times New Roman"/>
          <w:b/>
          <w:bCs/>
          <w:sz w:val="20"/>
          <w:szCs w:val="20"/>
          <w:rPrChange w:id="2258" w:author="michaelaanas23@gmail.com" w:date="2026-09-25T21:42:00Z" w16du:dateUtc="2026-09-25T13:42:00Z">
            <w:rPr>
              <w:rFonts w:ascii="Times New Roman" w:hAnsi="Times New Roman" w:cs="Times New Roman"/>
              <w:b/>
              <w:bCs/>
              <w:sz w:val="22"/>
              <w:szCs w:val="22"/>
            </w:rPr>
          </w:rPrChange>
        </w:rPr>
        <w:t>Outgoing Data Flow: Branch / User &amp; Product / Price Configuration →</w:t>
      </w:r>
    </w:p>
    <w:p w14:paraId="23E27C03" w14:textId="77777777" w:rsidR="002568D4" w:rsidRPr="007134A7" w:rsidRDefault="002568D4">
      <w:pPr>
        <w:spacing w:line="276" w:lineRule="auto"/>
        <w:jc w:val="both"/>
        <w:rPr>
          <w:rFonts w:ascii="Times New Roman" w:hAnsi="Times New Roman" w:cs="Times New Roman"/>
          <w:sz w:val="20"/>
          <w:szCs w:val="20"/>
          <w:rPrChange w:id="2259" w:author="michaelaanas23@gmail.com" w:date="2026-09-25T21:42:00Z" w16du:dateUtc="2026-09-25T13:42:00Z">
            <w:rPr>
              <w:rFonts w:ascii="Times New Roman" w:hAnsi="Times New Roman" w:cs="Times New Roman"/>
              <w:sz w:val="22"/>
              <w:szCs w:val="22"/>
            </w:rPr>
          </w:rPrChange>
        </w:rPr>
        <w:pPrChange w:id="2260" w:author="michaelaanas23@gmail.com" w:date="2026-09-25T21:55:00Z" w16du:dateUtc="2026-09-25T13:55:00Z">
          <w:pPr>
            <w:jc w:val="both"/>
          </w:pPr>
        </w:pPrChange>
      </w:pPr>
      <w:r w:rsidRPr="007134A7">
        <w:rPr>
          <w:rFonts w:ascii="Times New Roman" w:hAnsi="Times New Roman" w:cs="Times New Roman"/>
          <w:sz w:val="20"/>
          <w:szCs w:val="20"/>
          <w:rPrChange w:id="2261" w:author="michaelaanas23@gmail.com" w:date="2026-09-25T21:42:00Z" w16du:dateUtc="2026-09-25T13:42:00Z">
            <w:rPr>
              <w:rFonts w:ascii="Times New Roman" w:hAnsi="Times New Roman" w:cs="Times New Roman"/>
              <w:sz w:val="22"/>
              <w:szCs w:val="22"/>
            </w:rPr>
          </w:rPrChange>
        </w:rPr>
        <w:t>  The Admin initiates system setup and ongoing maintenance by transmitting configurations for branches (names, locations), user accounts (usernames, roles, emails, assigned branches), and system settings.</w:t>
      </w:r>
    </w:p>
    <w:p w14:paraId="42BC44C6" w14:textId="77777777" w:rsidR="002568D4" w:rsidRPr="007134A7" w:rsidRDefault="002568D4">
      <w:pPr>
        <w:spacing w:line="276" w:lineRule="auto"/>
        <w:jc w:val="both"/>
        <w:rPr>
          <w:rFonts w:ascii="Times New Roman" w:hAnsi="Times New Roman" w:cs="Times New Roman"/>
          <w:sz w:val="20"/>
          <w:szCs w:val="20"/>
          <w:rPrChange w:id="2262" w:author="michaelaanas23@gmail.com" w:date="2026-09-25T21:42:00Z" w16du:dateUtc="2026-09-25T13:42:00Z">
            <w:rPr>
              <w:rFonts w:ascii="Times New Roman" w:hAnsi="Times New Roman" w:cs="Times New Roman"/>
              <w:sz w:val="22"/>
              <w:szCs w:val="22"/>
            </w:rPr>
          </w:rPrChange>
        </w:rPr>
        <w:pPrChange w:id="2263" w:author="michaelaanas23@gmail.com" w:date="2026-09-25T21:55:00Z" w16du:dateUtc="2026-09-25T13:55:00Z">
          <w:pPr>
            <w:jc w:val="both"/>
          </w:pPr>
        </w:pPrChange>
      </w:pPr>
      <w:r w:rsidRPr="007134A7">
        <w:rPr>
          <w:rFonts w:ascii="Times New Roman" w:hAnsi="Times New Roman" w:cs="Times New Roman"/>
          <w:sz w:val="20"/>
          <w:szCs w:val="20"/>
          <w:rPrChange w:id="2264" w:author="michaelaanas23@gmail.com" w:date="2026-09-25T21:42:00Z" w16du:dateUtc="2026-09-25T13:42:00Z">
            <w:rPr>
              <w:rFonts w:ascii="Times New Roman" w:hAnsi="Times New Roman" w:cs="Times New Roman"/>
              <w:sz w:val="22"/>
              <w:szCs w:val="22"/>
            </w:rPr>
          </w:rPrChange>
        </w:rPr>
        <w:t>   The Admin defines product details (purified water, alkaline water, caps, seals, empty containers), unit prices, initial stock levels, and low-stock threshold rules.</w:t>
      </w:r>
    </w:p>
    <w:p w14:paraId="4BA736EC" w14:textId="77777777" w:rsidR="002568D4" w:rsidRPr="007134A7" w:rsidRDefault="002568D4">
      <w:pPr>
        <w:spacing w:line="276" w:lineRule="auto"/>
        <w:jc w:val="both"/>
        <w:rPr>
          <w:rFonts w:ascii="Times New Roman" w:hAnsi="Times New Roman" w:cs="Times New Roman"/>
          <w:sz w:val="20"/>
          <w:szCs w:val="20"/>
          <w:rPrChange w:id="2265" w:author="michaelaanas23@gmail.com" w:date="2026-09-25T21:42:00Z" w16du:dateUtc="2026-09-25T13:42:00Z">
            <w:rPr>
              <w:rFonts w:ascii="Times New Roman" w:hAnsi="Times New Roman" w:cs="Times New Roman"/>
              <w:sz w:val="22"/>
              <w:szCs w:val="22"/>
            </w:rPr>
          </w:rPrChange>
        </w:rPr>
        <w:pPrChange w:id="2266" w:author="michaelaanas23@gmail.com" w:date="2026-09-25T21:55:00Z" w16du:dateUtc="2026-09-25T13:55:00Z">
          <w:pPr>
            <w:jc w:val="both"/>
          </w:pPr>
        </w:pPrChange>
      </w:pPr>
      <w:r w:rsidRPr="007134A7">
        <w:rPr>
          <w:rFonts w:ascii="Times New Roman" w:hAnsi="Times New Roman" w:cs="Times New Roman"/>
          <w:b/>
          <w:bCs/>
          <w:sz w:val="20"/>
          <w:szCs w:val="20"/>
          <w:rPrChange w:id="2267" w:author="michaelaanas23@gmail.com" w:date="2026-09-25T21:42:00Z" w16du:dateUtc="2026-09-25T13:42:00Z">
            <w:rPr>
              <w:rFonts w:ascii="Times New Roman" w:hAnsi="Times New Roman" w:cs="Times New Roman"/>
              <w:b/>
              <w:bCs/>
              <w:sz w:val="22"/>
              <w:szCs w:val="22"/>
            </w:rPr>
          </w:rPrChange>
        </w:rPr>
        <w:t>Incoming Data Flow: Reports / Alerts / Forecasts ←</w:t>
      </w:r>
    </w:p>
    <w:p w14:paraId="68F2D127" w14:textId="77777777" w:rsidR="002568D4" w:rsidRPr="007134A7" w:rsidRDefault="002568D4">
      <w:pPr>
        <w:spacing w:line="276" w:lineRule="auto"/>
        <w:jc w:val="both"/>
        <w:rPr>
          <w:rFonts w:ascii="Times New Roman" w:hAnsi="Times New Roman" w:cs="Times New Roman"/>
          <w:sz w:val="20"/>
          <w:szCs w:val="20"/>
          <w:rPrChange w:id="2268" w:author="michaelaanas23@gmail.com" w:date="2026-09-25T21:42:00Z" w16du:dateUtc="2026-09-25T13:42:00Z">
            <w:rPr>
              <w:rFonts w:ascii="Times New Roman" w:hAnsi="Times New Roman" w:cs="Times New Roman"/>
              <w:sz w:val="22"/>
              <w:szCs w:val="22"/>
            </w:rPr>
          </w:rPrChange>
        </w:rPr>
        <w:pPrChange w:id="2269" w:author="michaelaanas23@gmail.com" w:date="2026-09-25T21:55:00Z" w16du:dateUtc="2026-09-25T13:55:00Z">
          <w:pPr>
            <w:jc w:val="both"/>
          </w:pPr>
        </w:pPrChange>
      </w:pPr>
      <w:r w:rsidRPr="007134A7">
        <w:rPr>
          <w:rFonts w:ascii="Times New Roman" w:hAnsi="Times New Roman" w:cs="Times New Roman"/>
          <w:sz w:val="20"/>
          <w:szCs w:val="20"/>
          <w:rPrChange w:id="2270" w:author="michaelaanas23@gmail.com" w:date="2026-09-25T21:42:00Z" w16du:dateUtc="2026-09-25T13:42:00Z">
            <w:rPr>
              <w:rFonts w:ascii="Times New Roman" w:hAnsi="Times New Roman" w:cs="Times New Roman"/>
              <w:sz w:val="22"/>
              <w:szCs w:val="22"/>
            </w:rPr>
          </w:rPrChange>
        </w:rPr>
        <w:t>  The system proactively pushes performance dashboards, transaction audit logs, and critical alerts (such as low-stock warnings) back to the Admin.</w:t>
      </w:r>
    </w:p>
    <w:p w14:paraId="519E5CBE" w14:textId="60788D18" w:rsidR="002568D4" w:rsidRPr="007134A7" w:rsidRDefault="002568D4">
      <w:pPr>
        <w:spacing w:line="276" w:lineRule="auto"/>
        <w:jc w:val="both"/>
        <w:rPr>
          <w:rFonts w:ascii="Times New Roman" w:hAnsi="Times New Roman" w:cs="Times New Roman"/>
          <w:sz w:val="20"/>
          <w:szCs w:val="20"/>
          <w:rPrChange w:id="2271" w:author="michaelaanas23@gmail.com" w:date="2026-09-25T21:42:00Z" w16du:dateUtc="2026-09-25T13:42:00Z">
            <w:rPr>
              <w:rFonts w:ascii="Times New Roman" w:hAnsi="Times New Roman" w:cs="Times New Roman"/>
              <w:sz w:val="22"/>
              <w:szCs w:val="22"/>
            </w:rPr>
          </w:rPrChange>
        </w:rPr>
        <w:pPrChange w:id="2272" w:author="michaelaanas23@gmail.com" w:date="2026-09-25T21:55:00Z" w16du:dateUtc="2026-09-25T13:55:00Z">
          <w:pPr>
            <w:jc w:val="both"/>
          </w:pPr>
        </w:pPrChange>
      </w:pPr>
      <w:r w:rsidRPr="007134A7">
        <w:rPr>
          <w:rFonts w:ascii="Times New Roman" w:hAnsi="Times New Roman" w:cs="Times New Roman"/>
          <w:sz w:val="20"/>
          <w:szCs w:val="20"/>
          <w:rPrChange w:id="2273" w:author="michaelaanas23@gmail.com" w:date="2026-09-25T21:42:00Z" w16du:dateUtc="2026-09-25T13:42:00Z">
            <w:rPr>
              <w:rFonts w:ascii="Times New Roman" w:hAnsi="Times New Roman" w:cs="Times New Roman"/>
              <w:sz w:val="22"/>
              <w:szCs w:val="22"/>
            </w:rPr>
          </w:rPrChange>
        </w:rPr>
        <w:t>  The system delivers 7-day sales forecasts computed from historical data to guide administrative decisions on logistics and stocking.</w:t>
      </w:r>
    </w:p>
    <w:p w14:paraId="3F512DF0" w14:textId="7B699164" w:rsidR="002568D4" w:rsidRPr="007134A7" w:rsidRDefault="002568D4">
      <w:pPr>
        <w:spacing w:line="276" w:lineRule="auto"/>
        <w:jc w:val="both"/>
        <w:rPr>
          <w:rFonts w:ascii="Times New Roman" w:hAnsi="Times New Roman" w:cs="Times New Roman"/>
          <w:sz w:val="20"/>
          <w:szCs w:val="20"/>
          <w:rPrChange w:id="2274" w:author="michaelaanas23@gmail.com" w:date="2026-09-25T21:42:00Z" w16du:dateUtc="2026-09-25T13:42:00Z">
            <w:rPr>
              <w:rFonts w:ascii="Times New Roman" w:hAnsi="Times New Roman" w:cs="Times New Roman"/>
              <w:sz w:val="22"/>
              <w:szCs w:val="22"/>
            </w:rPr>
          </w:rPrChange>
        </w:rPr>
        <w:pPrChange w:id="2275" w:author="michaelaanas23@gmail.com" w:date="2026-09-25T21:55:00Z" w16du:dateUtc="2026-09-25T13:55:00Z">
          <w:pPr>
            <w:jc w:val="both"/>
          </w:pPr>
        </w:pPrChange>
      </w:pPr>
      <w:r w:rsidRPr="007134A7">
        <w:rPr>
          <w:rFonts w:ascii="Times New Roman" w:hAnsi="Times New Roman" w:cs="Times New Roman"/>
          <w:b/>
          <w:bCs/>
          <w:sz w:val="20"/>
          <w:szCs w:val="20"/>
          <w:rPrChange w:id="2276" w:author="michaelaanas23@gmail.com" w:date="2026-09-25T21:42:00Z" w16du:dateUtc="2026-09-25T13:42:00Z">
            <w:rPr>
              <w:rFonts w:ascii="Times New Roman" w:hAnsi="Times New Roman" w:cs="Times New Roman"/>
              <w:b/>
              <w:bCs/>
              <w:sz w:val="22"/>
              <w:szCs w:val="22"/>
            </w:rPr>
          </w:rPrChange>
        </w:rPr>
        <w:t>Staff / Cashier — External Entity</w:t>
      </w:r>
    </w:p>
    <w:p w14:paraId="285C369E" w14:textId="77777777" w:rsidR="002568D4" w:rsidRPr="007134A7" w:rsidRDefault="002568D4">
      <w:pPr>
        <w:spacing w:line="276" w:lineRule="auto"/>
        <w:jc w:val="both"/>
        <w:rPr>
          <w:rFonts w:ascii="Times New Roman" w:hAnsi="Times New Roman" w:cs="Times New Roman"/>
          <w:sz w:val="20"/>
          <w:szCs w:val="20"/>
          <w:rPrChange w:id="2277" w:author="michaelaanas23@gmail.com" w:date="2026-09-25T21:42:00Z" w16du:dateUtc="2026-09-25T13:42:00Z">
            <w:rPr>
              <w:rFonts w:ascii="Times New Roman" w:hAnsi="Times New Roman" w:cs="Times New Roman"/>
              <w:sz w:val="22"/>
              <w:szCs w:val="22"/>
            </w:rPr>
          </w:rPrChange>
        </w:rPr>
        <w:pPrChange w:id="2278" w:author="michaelaanas23@gmail.com" w:date="2026-09-25T21:55:00Z" w16du:dateUtc="2026-09-25T13:55:00Z">
          <w:pPr>
            <w:jc w:val="both"/>
          </w:pPr>
        </w:pPrChange>
      </w:pPr>
      <w:r w:rsidRPr="007134A7">
        <w:rPr>
          <w:rFonts w:ascii="Times New Roman" w:hAnsi="Times New Roman" w:cs="Times New Roman"/>
          <w:sz w:val="20"/>
          <w:szCs w:val="20"/>
          <w:rPrChange w:id="2279" w:author="michaelaanas23@gmail.com" w:date="2026-09-25T21:42:00Z" w16du:dateUtc="2026-09-25T13:42:00Z">
            <w:rPr>
              <w:rFonts w:ascii="Times New Roman" w:hAnsi="Times New Roman" w:cs="Times New Roman"/>
              <w:sz w:val="22"/>
              <w:szCs w:val="22"/>
            </w:rPr>
          </w:rPrChange>
        </w:rPr>
        <w:t>The Staff / Cashier represents the frontline operational personnel who interact directly with customers and the POS cashier interface.</w:t>
      </w:r>
    </w:p>
    <w:p w14:paraId="74A80A7C" w14:textId="77777777" w:rsidR="002568D4" w:rsidRPr="007134A7" w:rsidRDefault="002568D4">
      <w:pPr>
        <w:spacing w:line="276" w:lineRule="auto"/>
        <w:jc w:val="both"/>
        <w:rPr>
          <w:rFonts w:ascii="Times New Roman" w:hAnsi="Times New Roman" w:cs="Times New Roman"/>
          <w:sz w:val="20"/>
          <w:szCs w:val="20"/>
          <w:rPrChange w:id="2280" w:author="michaelaanas23@gmail.com" w:date="2026-09-25T21:42:00Z" w16du:dateUtc="2026-09-25T13:42:00Z">
            <w:rPr>
              <w:rFonts w:ascii="Times New Roman" w:hAnsi="Times New Roman" w:cs="Times New Roman"/>
              <w:sz w:val="22"/>
              <w:szCs w:val="22"/>
            </w:rPr>
          </w:rPrChange>
        </w:rPr>
        <w:pPrChange w:id="2281" w:author="michaelaanas23@gmail.com" w:date="2026-09-25T21:55:00Z" w16du:dateUtc="2026-09-25T13:55:00Z">
          <w:pPr>
            <w:jc w:val="both"/>
          </w:pPr>
        </w:pPrChange>
      </w:pPr>
      <w:r w:rsidRPr="007134A7">
        <w:rPr>
          <w:rFonts w:ascii="Times New Roman" w:hAnsi="Times New Roman" w:cs="Times New Roman"/>
          <w:sz w:val="20"/>
          <w:szCs w:val="20"/>
          <w:rPrChange w:id="2282" w:author="michaelaanas23@gmail.com" w:date="2026-09-25T21:42:00Z" w16du:dateUtc="2026-09-25T13:42:00Z">
            <w:rPr>
              <w:rFonts w:ascii="Times New Roman" w:hAnsi="Times New Roman" w:cs="Times New Roman"/>
              <w:sz w:val="22"/>
              <w:szCs w:val="22"/>
            </w:rPr>
          </w:rPrChange>
        </w:rPr>
        <w:t>Outgoing Data Flow: POS Order Input / OTP Verify →**</w:t>
      </w:r>
    </w:p>
    <w:p w14:paraId="6DA73500" w14:textId="77777777" w:rsidR="002568D4" w:rsidRPr="007134A7" w:rsidRDefault="002568D4">
      <w:pPr>
        <w:spacing w:line="276" w:lineRule="auto"/>
        <w:jc w:val="both"/>
        <w:rPr>
          <w:rFonts w:ascii="Times New Roman" w:hAnsi="Times New Roman" w:cs="Times New Roman"/>
          <w:sz w:val="20"/>
          <w:szCs w:val="20"/>
          <w:rPrChange w:id="2283" w:author="michaelaanas23@gmail.com" w:date="2026-09-25T21:42:00Z" w16du:dateUtc="2026-09-25T13:42:00Z">
            <w:rPr>
              <w:rFonts w:ascii="Times New Roman" w:hAnsi="Times New Roman" w:cs="Times New Roman"/>
              <w:sz w:val="22"/>
              <w:szCs w:val="22"/>
            </w:rPr>
          </w:rPrChange>
        </w:rPr>
        <w:pPrChange w:id="2284" w:author="michaelaanas23@gmail.com" w:date="2026-09-25T21:55:00Z" w16du:dateUtc="2026-09-25T13:55:00Z">
          <w:pPr>
            <w:jc w:val="both"/>
          </w:pPr>
        </w:pPrChange>
      </w:pPr>
      <w:r w:rsidRPr="007134A7">
        <w:rPr>
          <w:rFonts w:ascii="Times New Roman" w:hAnsi="Times New Roman" w:cs="Times New Roman"/>
          <w:sz w:val="20"/>
          <w:szCs w:val="20"/>
          <w:rPrChange w:id="2285" w:author="michaelaanas23@gmail.com" w:date="2026-09-25T21:42:00Z" w16du:dateUtc="2026-09-25T13:42:00Z">
            <w:rPr>
              <w:rFonts w:ascii="Times New Roman" w:hAnsi="Times New Roman" w:cs="Times New Roman"/>
              <w:sz w:val="22"/>
              <w:szCs w:val="22"/>
            </w:rPr>
          </w:rPrChange>
        </w:rPr>
        <w:t>  Cashiers input customer transactions through the POS interface, transmitting order details including product types, quantities, customer details, payment methods, and delivery instructions.</w:t>
      </w:r>
    </w:p>
    <w:p w14:paraId="42A927E0" w14:textId="77777777" w:rsidR="002568D4" w:rsidRPr="007134A7" w:rsidRDefault="002568D4">
      <w:pPr>
        <w:spacing w:line="276" w:lineRule="auto"/>
        <w:jc w:val="both"/>
        <w:rPr>
          <w:rFonts w:ascii="Times New Roman" w:hAnsi="Times New Roman" w:cs="Times New Roman"/>
          <w:sz w:val="20"/>
          <w:szCs w:val="20"/>
          <w:rPrChange w:id="2286" w:author="michaelaanas23@gmail.com" w:date="2026-09-25T21:42:00Z" w16du:dateUtc="2026-09-25T13:42:00Z">
            <w:rPr>
              <w:rFonts w:ascii="Times New Roman" w:hAnsi="Times New Roman" w:cs="Times New Roman"/>
              <w:sz w:val="22"/>
              <w:szCs w:val="22"/>
            </w:rPr>
          </w:rPrChange>
        </w:rPr>
        <w:pPrChange w:id="2287" w:author="michaelaanas23@gmail.com" w:date="2026-09-25T21:55:00Z" w16du:dateUtc="2026-09-25T13:55:00Z">
          <w:pPr>
            <w:jc w:val="both"/>
          </w:pPr>
        </w:pPrChange>
      </w:pPr>
      <w:r w:rsidRPr="007134A7">
        <w:rPr>
          <w:rFonts w:ascii="Times New Roman" w:hAnsi="Times New Roman" w:cs="Times New Roman"/>
          <w:sz w:val="20"/>
          <w:szCs w:val="20"/>
          <w:rPrChange w:id="2288" w:author="michaelaanas23@gmail.com" w:date="2026-09-25T21:42:00Z" w16du:dateUtc="2026-09-25T13:42:00Z">
            <w:rPr>
              <w:rFonts w:ascii="Times New Roman" w:hAnsi="Times New Roman" w:cs="Times New Roman"/>
              <w:sz w:val="22"/>
              <w:szCs w:val="22"/>
            </w:rPr>
          </w:rPrChange>
        </w:rPr>
        <w:t>   Staff members enter manual inventory adjustments (stock restocks or logs for damages and losses).</w:t>
      </w:r>
    </w:p>
    <w:p w14:paraId="6E6BA559" w14:textId="77777777" w:rsidR="002568D4" w:rsidRPr="007134A7" w:rsidRDefault="002568D4">
      <w:pPr>
        <w:spacing w:line="276" w:lineRule="auto"/>
        <w:jc w:val="both"/>
        <w:rPr>
          <w:rFonts w:ascii="Times New Roman" w:hAnsi="Times New Roman" w:cs="Times New Roman"/>
          <w:sz w:val="20"/>
          <w:szCs w:val="20"/>
          <w:rPrChange w:id="2289" w:author="michaelaanas23@gmail.com" w:date="2026-09-25T21:42:00Z" w16du:dateUtc="2026-09-25T13:42:00Z">
            <w:rPr>
              <w:rFonts w:ascii="Times New Roman" w:hAnsi="Times New Roman" w:cs="Times New Roman"/>
              <w:sz w:val="22"/>
              <w:szCs w:val="22"/>
            </w:rPr>
          </w:rPrChange>
        </w:rPr>
        <w:pPrChange w:id="2290" w:author="michaelaanas23@gmail.com" w:date="2026-09-25T21:55:00Z" w16du:dateUtc="2026-09-25T13:55:00Z">
          <w:pPr>
            <w:jc w:val="both"/>
          </w:pPr>
        </w:pPrChange>
      </w:pPr>
      <w:r w:rsidRPr="007134A7">
        <w:rPr>
          <w:rFonts w:ascii="Times New Roman" w:hAnsi="Times New Roman" w:cs="Times New Roman"/>
          <w:sz w:val="20"/>
          <w:szCs w:val="20"/>
          <w:rPrChange w:id="2291" w:author="michaelaanas23@gmail.com" w:date="2026-09-25T21:42:00Z" w16du:dateUtc="2026-09-25T13:42:00Z">
            <w:rPr>
              <w:rFonts w:ascii="Times New Roman" w:hAnsi="Times New Roman" w:cs="Times New Roman"/>
              <w:sz w:val="22"/>
              <w:szCs w:val="22"/>
            </w:rPr>
          </w:rPrChange>
        </w:rPr>
        <w:t>   Staff submit the 6-digit OTP code received in their email to complete secure login authentication.</w:t>
      </w:r>
    </w:p>
    <w:p w14:paraId="32B33388" w14:textId="77777777" w:rsidR="002568D4" w:rsidRPr="007134A7" w:rsidRDefault="002568D4">
      <w:pPr>
        <w:spacing w:line="276" w:lineRule="auto"/>
        <w:jc w:val="both"/>
        <w:rPr>
          <w:rFonts w:ascii="Times New Roman" w:hAnsi="Times New Roman" w:cs="Times New Roman"/>
          <w:sz w:val="20"/>
          <w:szCs w:val="20"/>
          <w:rPrChange w:id="2292" w:author="michaelaanas23@gmail.com" w:date="2026-09-25T21:42:00Z" w16du:dateUtc="2026-09-25T13:42:00Z">
            <w:rPr>
              <w:rFonts w:ascii="Times New Roman" w:hAnsi="Times New Roman" w:cs="Times New Roman"/>
              <w:sz w:val="22"/>
              <w:szCs w:val="22"/>
            </w:rPr>
          </w:rPrChange>
        </w:rPr>
        <w:pPrChange w:id="2293" w:author="michaelaanas23@gmail.com" w:date="2026-09-25T21:55:00Z" w16du:dateUtc="2026-09-25T13:55:00Z">
          <w:pPr>
            <w:jc w:val="both"/>
          </w:pPr>
        </w:pPrChange>
      </w:pPr>
      <w:r w:rsidRPr="007134A7">
        <w:rPr>
          <w:rFonts w:ascii="Times New Roman" w:hAnsi="Times New Roman" w:cs="Times New Roman"/>
          <w:b/>
          <w:bCs/>
          <w:sz w:val="20"/>
          <w:szCs w:val="20"/>
          <w:rPrChange w:id="2294" w:author="michaelaanas23@gmail.com" w:date="2026-09-25T21:42:00Z" w16du:dateUtc="2026-09-25T13:42:00Z">
            <w:rPr>
              <w:rFonts w:ascii="Times New Roman" w:hAnsi="Times New Roman" w:cs="Times New Roman"/>
              <w:b/>
              <w:bCs/>
              <w:sz w:val="22"/>
              <w:szCs w:val="22"/>
            </w:rPr>
          </w:rPrChange>
        </w:rPr>
        <w:t>Incoming Data Flow: OTP Code / Receipt / Alerts ←</w:t>
      </w:r>
    </w:p>
    <w:p w14:paraId="1FCCA6F9" w14:textId="77777777" w:rsidR="002568D4" w:rsidRPr="007134A7" w:rsidRDefault="002568D4">
      <w:pPr>
        <w:spacing w:line="276" w:lineRule="auto"/>
        <w:jc w:val="both"/>
        <w:rPr>
          <w:rFonts w:ascii="Times New Roman" w:hAnsi="Times New Roman" w:cs="Times New Roman"/>
          <w:sz w:val="20"/>
          <w:szCs w:val="20"/>
          <w:rPrChange w:id="2295" w:author="michaelaanas23@gmail.com" w:date="2026-09-25T21:42:00Z" w16du:dateUtc="2026-09-25T13:42:00Z">
            <w:rPr>
              <w:rFonts w:ascii="Times New Roman" w:hAnsi="Times New Roman" w:cs="Times New Roman"/>
              <w:sz w:val="22"/>
              <w:szCs w:val="22"/>
            </w:rPr>
          </w:rPrChange>
        </w:rPr>
        <w:pPrChange w:id="2296" w:author="michaelaanas23@gmail.com" w:date="2026-09-25T21:55:00Z" w16du:dateUtc="2026-09-25T13:55:00Z">
          <w:pPr>
            <w:jc w:val="both"/>
          </w:pPr>
        </w:pPrChange>
      </w:pPr>
      <w:r w:rsidRPr="007134A7">
        <w:rPr>
          <w:rFonts w:ascii="Times New Roman" w:hAnsi="Times New Roman" w:cs="Times New Roman"/>
          <w:sz w:val="20"/>
          <w:szCs w:val="20"/>
          <w:rPrChange w:id="2297" w:author="michaelaanas23@gmail.com" w:date="2026-09-25T21:42:00Z" w16du:dateUtc="2026-09-25T13:42:00Z">
            <w:rPr>
              <w:rFonts w:ascii="Times New Roman" w:hAnsi="Times New Roman" w:cs="Times New Roman"/>
              <w:sz w:val="22"/>
              <w:szCs w:val="22"/>
            </w:rPr>
          </w:rPrChange>
        </w:rPr>
        <w:lastRenderedPageBreak/>
        <w:t>   The system triggers a verification email with a 6-digit OTP code to the cashier's verified address during login.</w:t>
      </w:r>
    </w:p>
    <w:p w14:paraId="54E40323" w14:textId="5183E543" w:rsidR="002568D4" w:rsidRPr="007134A7" w:rsidRDefault="002568D4">
      <w:pPr>
        <w:spacing w:line="276" w:lineRule="auto"/>
        <w:jc w:val="both"/>
        <w:rPr>
          <w:rFonts w:ascii="Times New Roman" w:hAnsi="Times New Roman" w:cs="Times New Roman"/>
          <w:sz w:val="20"/>
          <w:szCs w:val="20"/>
          <w:rPrChange w:id="2298" w:author="michaelaanas23@gmail.com" w:date="2026-09-25T21:42:00Z" w16du:dateUtc="2026-09-25T13:42:00Z">
            <w:rPr>
              <w:rFonts w:ascii="Times New Roman" w:hAnsi="Times New Roman" w:cs="Times New Roman"/>
              <w:sz w:val="22"/>
              <w:szCs w:val="22"/>
            </w:rPr>
          </w:rPrChange>
        </w:rPr>
        <w:pPrChange w:id="2299" w:author="michaelaanas23@gmail.com" w:date="2026-09-25T21:55:00Z" w16du:dateUtc="2026-09-25T13:55:00Z">
          <w:pPr>
            <w:jc w:val="both"/>
          </w:pPr>
        </w:pPrChange>
      </w:pPr>
      <w:r w:rsidRPr="007134A7">
        <w:rPr>
          <w:rFonts w:ascii="Times New Roman" w:hAnsi="Times New Roman" w:cs="Times New Roman"/>
          <w:sz w:val="20"/>
          <w:szCs w:val="20"/>
          <w:rPrChange w:id="2300" w:author="michaelaanas23@gmail.com" w:date="2026-09-25T21:42:00Z" w16du:dateUtc="2026-09-25T13:42:00Z">
            <w:rPr>
              <w:rFonts w:ascii="Times New Roman" w:hAnsi="Times New Roman" w:cs="Times New Roman"/>
              <w:sz w:val="22"/>
              <w:szCs w:val="22"/>
            </w:rPr>
          </w:rPrChange>
        </w:rPr>
        <w:t>   The system returns an order confirmation receipt with a unique transaction ID, itemized totals, payment status, and automatic stock deduction confirmation.</w:t>
      </w:r>
    </w:p>
    <w:p w14:paraId="5B5402D1" w14:textId="10195F29" w:rsidR="002568D4" w:rsidRPr="007134A7" w:rsidRDefault="002568D4">
      <w:pPr>
        <w:spacing w:line="276" w:lineRule="auto"/>
        <w:jc w:val="both"/>
        <w:rPr>
          <w:rFonts w:ascii="Times New Roman" w:hAnsi="Times New Roman" w:cs="Times New Roman"/>
          <w:sz w:val="20"/>
          <w:szCs w:val="20"/>
          <w:rPrChange w:id="2301" w:author="michaelaanas23@gmail.com" w:date="2026-09-25T21:42:00Z" w16du:dateUtc="2026-09-25T13:42:00Z">
            <w:rPr>
              <w:rFonts w:ascii="Times New Roman" w:hAnsi="Times New Roman" w:cs="Times New Roman"/>
              <w:sz w:val="22"/>
              <w:szCs w:val="22"/>
            </w:rPr>
          </w:rPrChange>
        </w:rPr>
        <w:pPrChange w:id="2302" w:author="michaelaanas23@gmail.com" w:date="2026-09-25T21:55:00Z" w16du:dateUtc="2026-09-25T13:55:00Z">
          <w:pPr>
            <w:jc w:val="both"/>
          </w:pPr>
        </w:pPrChange>
      </w:pPr>
      <w:r w:rsidRPr="007134A7">
        <w:rPr>
          <w:rFonts w:ascii="Times New Roman" w:hAnsi="Times New Roman" w:cs="Times New Roman"/>
          <w:sz w:val="20"/>
          <w:szCs w:val="20"/>
          <w:rPrChange w:id="2303" w:author="michaelaanas23@gmail.com" w:date="2026-09-25T21:42:00Z" w16du:dateUtc="2026-09-25T13:42:00Z">
            <w:rPr>
              <w:rFonts w:ascii="Times New Roman" w:hAnsi="Times New Roman" w:cs="Times New Roman"/>
              <w:sz w:val="22"/>
              <w:szCs w:val="22"/>
            </w:rPr>
          </w:rPrChange>
        </w:rPr>
        <w:t>* The system returns real-time warnings for insufficient stock or low-inventory alerts.</w:t>
      </w:r>
    </w:p>
    <w:p w14:paraId="41DEF82D" w14:textId="0A5E3CC5" w:rsidR="002568D4" w:rsidRPr="007134A7" w:rsidRDefault="002568D4">
      <w:pPr>
        <w:spacing w:line="276" w:lineRule="auto"/>
        <w:jc w:val="both"/>
        <w:rPr>
          <w:rFonts w:ascii="Times New Roman" w:hAnsi="Times New Roman" w:cs="Times New Roman"/>
          <w:sz w:val="20"/>
          <w:szCs w:val="20"/>
          <w:rPrChange w:id="2304" w:author="michaelaanas23@gmail.com" w:date="2026-09-25T21:42:00Z" w16du:dateUtc="2026-09-25T13:42:00Z">
            <w:rPr>
              <w:rFonts w:ascii="Times New Roman" w:hAnsi="Times New Roman" w:cs="Times New Roman"/>
              <w:sz w:val="22"/>
              <w:szCs w:val="22"/>
            </w:rPr>
          </w:rPrChange>
        </w:rPr>
        <w:pPrChange w:id="2305" w:author="michaelaanas23@gmail.com" w:date="2026-09-25T21:55:00Z" w16du:dateUtc="2026-09-25T13:55:00Z">
          <w:pPr>
            <w:jc w:val="both"/>
          </w:pPr>
        </w:pPrChange>
      </w:pPr>
      <w:r w:rsidRPr="007134A7">
        <w:rPr>
          <w:rFonts w:ascii="Times New Roman" w:hAnsi="Times New Roman" w:cs="Times New Roman"/>
          <w:b/>
          <w:bCs/>
          <w:sz w:val="20"/>
          <w:szCs w:val="20"/>
          <w:rPrChange w:id="2306" w:author="michaelaanas23@gmail.com" w:date="2026-09-25T21:42:00Z" w16du:dateUtc="2026-09-25T13:42:00Z">
            <w:rPr>
              <w:rFonts w:ascii="Times New Roman" w:hAnsi="Times New Roman" w:cs="Times New Roman"/>
              <w:b/>
              <w:bCs/>
              <w:sz w:val="22"/>
              <w:szCs w:val="22"/>
            </w:rPr>
          </w:rPrChange>
        </w:rPr>
        <w:t> Inventory — Ingredients / Stock</w:t>
      </w:r>
    </w:p>
    <w:p w14:paraId="21E3AD91" w14:textId="77777777" w:rsidR="002568D4" w:rsidRPr="007134A7" w:rsidRDefault="002568D4">
      <w:pPr>
        <w:spacing w:line="276" w:lineRule="auto"/>
        <w:jc w:val="both"/>
        <w:rPr>
          <w:rFonts w:ascii="Times New Roman" w:hAnsi="Times New Roman" w:cs="Times New Roman"/>
          <w:sz w:val="20"/>
          <w:szCs w:val="20"/>
          <w:rPrChange w:id="2307" w:author="michaelaanas23@gmail.com" w:date="2026-09-25T21:42:00Z" w16du:dateUtc="2026-09-25T13:42:00Z">
            <w:rPr>
              <w:rFonts w:ascii="Times New Roman" w:hAnsi="Times New Roman" w:cs="Times New Roman"/>
              <w:sz w:val="22"/>
              <w:szCs w:val="22"/>
            </w:rPr>
          </w:rPrChange>
        </w:rPr>
        <w:pPrChange w:id="2308" w:author="michaelaanas23@gmail.com" w:date="2026-09-25T21:55:00Z" w16du:dateUtc="2026-09-25T13:55:00Z">
          <w:pPr>
            <w:jc w:val="both"/>
          </w:pPr>
        </w:pPrChange>
      </w:pPr>
      <w:r w:rsidRPr="007134A7">
        <w:rPr>
          <w:rFonts w:ascii="Times New Roman" w:hAnsi="Times New Roman" w:cs="Times New Roman"/>
          <w:sz w:val="20"/>
          <w:szCs w:val="20"/>
          <w:rPrChange w:id="2309" w:author="michaelaanas23@gmail.com" w:date="2026-09-25T21:42:00Z" w16du:dateUtc="2026-09-25T13:42:00Z">
            <w:rPr>
              <w:rFonts w:ascii="Times New Roman" w:hAnsi="Times New Roman" w:cs="Times New Roman"/>
              <w:sz w:val="22"/>
              <w:szCs w:val="22"/>
            </w:rPr>
          </w:rPrChange>
        </w:rPr>
        <w:t>The Inventory entity represents the physical stock repository—purified water volumes, empty 5-gallon containers (round and slim), caps, seals, and purification consumables.</w:t>
      </w:r>
    </w:p>
    <w:p w14:paraId="368657A3" w14:textId="77777777" w:rsidR="002568D4" w:rsidRPr="007134A7" w:rsidRDefault="002568D4">
      <w:pPr>
        <w:spacing w:line="276" w:lineRule="auto"/>
        <w:jc w:val="both"/>
        <w:rPr>
          <w:rFonts w:ascii="Times New Roman" w:hAnsi="Times New Roman" w:cs="Times New Roman"/>
          <w:sz w:val="20"/>
          <w:szCs w:val="20"/>
          <w:rPrChange w:id="2310" w:author="michaelaanas23@gmail.com" w:date="2026-09-25T21:42:00Z" w16du:dateUtc="2026-09-25T13:42:00Z">
            <w:rPr>
              <w:rFonts w:ascii="Times New Roman" w:hAnsi="Times New Roman" w:cs="Times New Roman"/>
              <w:sz w:val="22"/>
              <w:szCs w:val="22"/>
            </w:rPr>
          </w:rPrChange>
        </w:rPr>
        <w:pPrChange w:id="2311" w:author="michaelaanas23@gmail.com" w:date="2026-09-25T21:55:00Z" w16du:dateUtc="2026-09-25T13:55:00Z">
          <w:pPr>
            <w:jc w:val="both"/>
          </w:pPr>
        </w:pPrChange>
      </w:pPr>
      <w:r w:rsidRPr="007134A7">
        <w:rPr>
          <w:rFonts w:ascii="Times New Roman" w:hAnsi="Times New Roman" w:cs="Times New Roman"/>
          <w:b/>
          <w:bCs/>
          <w:sz w:val="20"/>
          <w:szCs w:val="20"/>
          <w:rPrChange w:id="2312" w:author="michaelaanas23@gmail.com" w:date="2026-09-25T21:42:00Z" w16du:dateUtc="2026-09-25T13:42:00Z">
            <w:rPr>
              <w:rFonts w:ascii="Times New Roman" w:hAnsi="Times New Roman" w:cs="Times New Roman"/>
              <w:b/>
              <w:bCs/>
              <w:sz w:val="22"/>
              <w:szCs w:val="22"/>
            </w:rPr>
          </w:rPrChange>
        </w:rPr>
        <w:t>Incoming Data Flow: Auto-Deduct / Manual Adjustment Logs ←</w:t>
      </w:r>
    </w:p>
    <w:p w14:paraId="5ADCD863" w14:textId="77777777" w:rsidR="002568D4" w:rsidRPr="007134A7" w:rsidRDefault="002568D4">
      <w:pPr>
        <w:spacing w:line="276" w:lineRule="auto"/>
        <w:jc w:val="both"/>
        <w:rPr>
          <w:rFonts w:ascii="Times New Roman" w:hAnsi="Times New Roman" w:cs="Times New Roman"/>
          <w:sz w:val="20"/>
          <w:szCs w:val="20"/>
          <w:rPrChange w:id="2313" w:author="michaelaanas23@gmail.com" w:date="2026-09-25T21:42:00Z" w16du:dateUtc="2026-09-25T13:42:00Z">
            <w:rPr>
              <w:rFonts w:ascii="Times New Roman" w:hAnsi="Times New Roman" w:cs="Times New Roman"/>
              <w:sz w:val="22"/>
              <w:szCs w:val="22"/>
            </w:rPr>
          </w:rPrChange>
        </w:rPr>
        <w:pPrChange w:id="2314" w:author="michaelaanas23@gmail.com" w:date="2026-09-25T21:55:00Z" w16du:dateUtc="2026-09-25T13:55:00Z">
          <w:pPr>
            <w:jc w:val="both"/>
          </w:pPr>
        </w:pPrChange>
      </w:pPr>
      <w:r w:rsidRPr="007134A7">
        <w:rPr>
          <w:rFonts w:ascii="Times New Roman" w:hAnsi="Times New Roman" w:cs="Times New Roman"/>
          <w:sz w:val="20"/>
          <w:szCs w:val="20"/>
          <w:rPrChange w:id="2315" w:author="michaelaanas23@gmail.com" w:date="2026-09-25T21:42:00Z" w16du:dateUtc="2026-09-25T13:42:00Z">
            <w:rPr>
              <w:rFonts w:ascii="Times New Roman" w:hAnsi="Times New Roman" w:cs="Times New Roman"/>
              <w:sz w:val="22"/>
              <w:szCs w:val="22"/>
            </w:rPr>
          </w:rPrChange>
        </w:rPr>
        <w:t>   The system automatically decrements inventory counts for caps, seals, and water containers in real time upon cashier order confirmation.</w:t>
      </w:r>
    </w:p>
    <w:p w14:paraId="65663570" w14:textId="77777777" w:rsidR="002568D4" w:rsidRPr="007134A7" w:rsidRDefault="002568D4">
      <w:pPr>
        <w:spacing w:line="276" w:lineRule="auto"/>
        <w:jc w:val="both"/>
        <w:rPr>
          <w:rFonts w:ascii="Times New Roman" w:hAnsi="Times New Roman" w:cs="Times New Roman"/>
          <w:sz w:val="20"/>
          <w:szCs w:val="20"/>
          <w:rPrChange w:id="2316" w:author="michaelaanas23@gmail.com" w:date="2026-09-25T21:42:00Z" w16du:dateUtc="2026-09-25T13:42:00Z">
            <w:rPr>
              <w:rFonts w:ascii="Times New Roman" w:hAnsi="Times New Roman" w:cs="Times New Roman"/>
              <w:sz w:val="22"/>
              <w:szCs w:val="22"/>
            </w:rPr>
          </w:rPrChange>
        </w:rPr>
        <w:pPrChange w:id="2317" w:author="michaelaanas23@gmail.com" w:date="2026-09-25T21:55:00Z" w16du:dateUtc="2026-09-25T13:55:00Z">
          <w:pPr>
            <w:jc w:val="both"/>
          </w:pPr>
        </w:pPrChange>
      </w:pPr>
      <w:r w:rsidRPr="007134A7">
        <w:rPr>
          <w:rFonts w:ascii="Times New Roman" w:hAnsi="Times New Roman" w:cs="Times New Roman"/>
          <w:sz w:val="20"/>
          <w:szCs w:val="20"/>
          <w:rPrChange w:id="2318" w:author="michaelaanas23@gmail.com" w:date="2026-09-25T21:42:00Z" w16du:dateUtc="2026-09-25T13:42:00Z">
            <w:rPr>
              <w:rFonts w:ascii="Times New Roman" w:hAnsi="Times New Roman" w:cs="Times New Roman"/>
              <w:sz w:val="22"/>
              <w:szCs w:val="22"/>
            </w:rPr>
          </w:rPrChange>
        </w:rPr>
        <w:t>   The system logs manual adjustments from staff restocks or damage logs.</w:t>
      </w:r>
    </w:p>
    <w:p w14:paraId="1D1D03F9" w14:textId="77777777" w:rsidR="002568D4" w:rsidRPr="007134A7" w:rsidRDefault="002568D4">
      <w:pPr>
        <w:spacing w:line="276" w:lineRule="auto"/>
        <w:jc w:val="both"/>
        <w:rPr>
          <w:rFonts w:ascii="Times New Roman" w:hAnsi="Times New Roman" w:cs="Times New Roman"/>
          <w:sz w:val="20"/>
          <w:szCs w:val="20"/>
          <w:rPrChange w:id="2319" w:author="michaelaanas23@gmail.com" w:date="2026-09-25T21:42:00Z" w16du:dateUtc="2026-09-25T13:42:00Z">
            <w:rPr>
              <w:rFonts w:ascii="Times New Roman" w:hAnsi="Times New Roman" w:cs="Times New Roman"/>
              <w:sz w:val="22"/>
              <w:szCs w:val="22"/>
            </w:rPr>
          </w:rPrChange>
        </w:rPr>
        <w:pPrChange w:id="2320" w:author="michaelaanas23@gmail.com" w:date="2026-09-25T21:55:00Z" w16du:dateUtc="2026-09-25T13:55:00Z">
          <w:pPr>
            <w:jc w:val="both"/>
          </w:pPr>
        </w:pPrChange>
      </w:pPr>
      <w:r w:rsidRPr="007134A7">
        <w:rPr>
          <w:rFonts w:ascii="Times New Roman" w:hAnsi="Times New Roman" w:cs="Times New Roman"/>
          <w:b/>
          <w:bCs/>
          <w:sz w:val="20"/>
          <w:szCs w:val="20"/>
          <w:rPrChange w:id="2321" w:author="michaelaanas23@gmail.com" w:date="2026-09-25T21:42:00Z" w16du:dateUtc="2026-09-25T13:42:00Z">
            <w:rPr>
              <w:rFonts w:ascii="Times New Roman" w:hAnsi="Times New Roman" w:cs="Times New Roman"/>
              <w:b/>
              <w:bCs/>
              <w:sz w:val="22"/>
              <w:szCs w:val="22"/>
            </w:rPr>
          </w:rPrChange>
        </w:rPr>
        <w:t>Outgoing Data Flow: Stock Levels →</w:t>
      </w:r>
    </w:p>
    <w:p w14:paraId="6F4FF786" w14:textId="44C8C0D4" w:rsidR="002568D4" w:rsidRPr="007134A7" w:rsidRDefault="002568D4">
      <w:pPr>
        <w:spacing w:line="276" w:lineRule="auto"/>
        <w:jc w:val="both"/>
        <w:rPr>
          <w:rFonts w:ascii="Times New Roman" w:hAnsi="Times New Roman" w:cs="Times New Roman"/>
          <w:sz w:val="20"/>
          <w:szCs w:val="20"/>
          <w:rPrChange w:id="2322" w:author="michaelaanas23@gmail.com" w:date="2026-09-25T21:42:00Z" w16du:dateUtc="2026-09-25T13:42:00Z">
            <w:rPr>
              <w:rFonts w:ascii="Times New Roman" w:hAnsi="Times New Roman" w:cs="Times New Roman"/>
              <w:sz w:val="22"/>
              <w:szCs w:val="22"/>
            </w:rPr>
          </w:rPrChange>
        </w:rPr>
        <w:pPrChange w:id="2323" w:author="michaelaanas23@gmail.com" w:date="2026-09-25T21:55:00Z" w16du:dateUtc="2026-09-25T13:55:00Z">
          <w:pPr>
            <w:jc w:val="both"/>
          </w:pPr>
        </w:pPrChange>
      </w:pPr>
      <w:r w:rsidRPr="007134A7">
        <w:rPr>
          <w:rFonts w:ascii="Times New Roman" w:hAnsi="Times New Roman" w:cs="Times New Roman"/>
          <w:sz w:val="20"/>
          <w:szCs w:val="20"/>
          <w:rPrChange w:id="2324" w:author="michaelaanas23@gmail.com" w:date="2026-09-25T21:42:00Z" w16du:dateUtc="2026-09-25T13:42:00Z">
            <w:rPr>
              <w:rFonts w:ascii="Times New Roman" w:hAnsi="Times New Roman" w:cs="Times New Roman"/>
              <w:sz w:val="22"/>
              <w:szCs w:val="22"/>
            </w:rPr>
          </w:rPrChange>
        </w:rPr>
        <w:t>   The Inventory entity continuously reports current stock levels, enabling the central process to perform availability checks before transaction confirmation and trigger low-stock alerts.</w:t>
      </w:r>
    </w:p>
    <w:p w14:paraId="16E76782" w14:textId="084047AC" w:rsidR="002568D4" w:rsidRPr="007134A7" w:rsidRDefault="002568D4">
      <w:pPr>
        <w:spacing w:line="276" w:lineRule="auto"/>
        <w:jc w:val="both"/>
        <w:rPr>
          <w:rFonts w:ascii="Times New Roman" w:hAnsi="Times New Roman" w:cs="Times New Roman"/>
          <w:sz w:val="20"/>
          <w:szCs w:val="20"/>
          <w:rPrChange w:id="2325" w:author="michaelaanas23@gmail.com" w:date="2026-09-25T21:42:00Z" w16du:dateUtc="2026-09-25T13:42:00Z">
            <w:rPr>
              <w:rFonts w:ascii="Times New Roman" w:hAnsi="Times New Roman" w:cs="Times New Roman"/>
              <w:sz w:val="22"/>
              <w:szCs w:val="22"/>
            </w:rPr>
          </w:rPrChange>
        </w:rPr>
        <w:pPrChange w:id="2326" w:author="michaelaanas23@gmail.com" w:date="2026-09-25T21:55:00Z" w16du:dateUtc="2026-09-25T13:55:00Z">
          <w:pPr>
            <w:jc w:val="both"/>
          </w:pPr>
        </w:pPrChange>
      </w:pPr>
      <w:r w:rsidRPr="007134A7">
        <w:rPr>
          <w:rFonts w:ascii="Times New Roman" w:hAnsi="Times New Roman" w:cs="Times New Roman"/>
          <w:b/>
          <w:bCs/>
          <w:sz w:val="20"/>
          <w:szCs w:val="20"/>
          <w:rPrChange w:id="2327" w:author="michaelaanas23@gmail.com" w:date="2026-09-25T21:42:00Z" w16du:dateUtc="2026-09-25T13:42:00Z">
            <w:rPr>
              <w:rFonts w:ascii="Times New Roman" w:hAnsi="Times New Roman" w:cs="Times New Roman"/>
              <w:b/>
              <w:bCs/>
              <w:sz w:val="22"/>
              <w:szCs w:val="22"/>
            </w:rPr>
          </w:rPrChange>
        </w:rPr>
        <w:t>Sales Report — Output / Export</w:t>
      </w:r>
    </w:p>
    <w:p w14:paraId="467A9B20" w14:textId="77777777" w:rsidR="002568D4" w:rsidRPr="007134A7" w:rsidRDefault="002568D4">
      <w:pPr>
        <w:spacing w:line="276" w:lineRule="auto"/>
        <w:jc w:val="both"/>
        <w:rPr>
          <w:rFonts w:ascii="Times New Roman" w:hAnsi="Times New Roman" w:cs="Times New Roman"/>
          <w:sz w:val="20"/>
          <w:szCs w:val="20"/>
          <w:rPrChange w:id="2328" w:author="michaelaanas23@gmail.com" w:date="2026-09-25T21:42:00Z" w16du:dateUtc="2026-09-25T13:42:00Z">
            <w:rPr>
              <w:rFonts w:ascii="Times New Roman" w:hAnsi="Times New Roman" w:cs="Times New Roman"/>
              <w:sz w:val="22"/>
              <w:szCs w:val="22"/>
            </w:rPr>
          </w:rPrChange>
        </w:rPr>
        <w:pPrChange w:id="2329" w:author="michaelaanas23@gmail.com" w:date="2026-09-25T21:55:00Z" w16du:dateUtc="2026-09-25T13:55:00Z">
          <w:pPr>
            <w:jc w:val="both"/>
          </w:pPr>
        </w:pPrChange>
      </w:pPr>
      <w:r w:rsidRPr="007134A7">
        <w:rPr>
          <w:rFonts w:ascii="Times New Roman" w:hAnsi="Times New Roman" w:cs="Times New Roman"/>
          <w:sz w:val="20"/>
          <w:szCs w:val="20"/>
          <w:rPrChange w:id="2330" w:author="michaelaanas23@gmail.com" w:date="2026-09-25T21:42:00Z" w16du:dateUtc="2026-09-25T13:42:00Z">
            <w:rPr>
              <w:rFonts w:ascii="Times New Roman" w:hAnsi="Times New Roman" w:cs="Times New Roman"/>
              <w:sz w:val="22"/>
              <w:szCs w:val="22"/>
            </w:rPr>
          </w:rPrChange>
        </w:rPr>
        <w:t>The Sales Report entity represents the analytical and documentation layer—the destination for processed business intelligence that supports monitoring, evaluation, and external reporting requirements.</w:t>
      </w:r>
    </w:p>
    <w:p w14:paraId="689DFD9A" w14:textId="77777777" w:rsidR="002568D4" w:rsidRPr="007134A7" w:rsidRDefault="002568D4">
      <w:pPr>
        <w:spacing w:line="276" w:lineRule="auto"/>
        <w:jc w:val="both"/>
        <w:rPr>
          <w:rFonts w:ascii="Times New Roman" w:hAnsi="Times New Roman" w:cs="Times New Roman"/>
          <w:sz w:val="20"/>
          <w:szCs w:val="20"/>
          <w:rPrChange w:id="2331" w:author="michaelaanas23@gmail.com" w:date="2026-09-25T21:42:00Z" w16du:dateUtc="2026-09-25T13:42:00Z">
            <w:rPr>
              <w:rFonts w:ascii="Times New Roman" w:hAnsi="Times New Roman" w:cs="Times New Roman"/>
              <w:sz w:val="22"/>
              <w:szCs w:val="22"/>
            </w:rPr>
          </w:rPrChange>
        </w:rPr>
        <w:pPrChange w:id="2332" w:author="michaelaanas23@gmail.com" w:date="2026-09-25T21:55:00Z" w16du:dateUtc="2026-09-25T13:55:00Z">
          <w:pPr>
            <w:jc w:val="both"/>
          </w:pPr>
        </w:pPrChange>
      </w:pPr>
      <w:r w:rsidRPr="007134A7">
        <w:rPr>
          <w:rFonts w:ascii="Times New Roman" w:hAnsi="Times New Roman" w:cs="Times New Roman"/>
          <w:b/>
          <w:bCs/>
          <w:sz w:val="20"/>
          <w:szCs w:val="20"/>
          <w:rPrChange w:id="2333" w:author="michaelaanas23@gmail.com" w:date="2026-09-25T21:42:00Z" w16du:dateUtc="2026-09-25T13:42:00Z">
            <w:rPr>
              <w:rFonts w:ascii="Times New Roman" w:hAnsi="Times New Roman" w:cs="Times New Roman"/>
              <w:b/>
              <w:bCs/>
              <w:sz w:val="22"/>
              <w:szCs w:val="22"/>
            </w:rPr>
          </w:rPrChange>
        </w:rPr>
        <w:t>Incoming Data Flow: Sales &amp; Analytics Data / Forecasts ←</w:t>
      </w:r>
    </w:p>
    <w:p w14:paraId="1016FB21" w14:textId="77777777" w:rsidR="002568D4" w:rsidRPr="007134A7" w:rsidRDefault="002568D4">
      <w:pPr>
        <w:spacing w:line="276" w:lineRule="auto"/>
        <w:jc w:val="both"/>
        <w:rPr>
          <w:rFonts w:ascii="Times New Roman" w:hAnsi="Times New Roman" w:cs="Times New Roman"/>
          <w:sz w:val="20"/>
          <w:szCs w:val="20"/>
          <w:rPrChange w:id="2334" w:author="michaelaanas23@gmail.com" w:date="2026-09-25T21:42:00Z" w16du:dateUtc="2026-09-25T13:42:00Z">
            <w:rPr>
              <w:rFonts w:ascii="Times New Roman" w:hAnsi="Times New Roman" w:cs="Times New Roman"/>
              <w:sz w:val="22"/>
              <w:szCs w:val="22"/>
            </w:rPr>
          </w:rPrChange>
        </w:rPr>
        <w:pPrChange w:id="2335" w:author="michaelaanas23@gmail.com" w:date="2026-09-25T21:55:00Z" w16du:dateUtc="2026-09-25T13:55:00Z">
          <w:pPr>
            <w:jc w:val="both"/>
          </w:pPr>
        </w:pPrChange>
      </w:pPr>
      <w:r w:rsidRPr="007134A7">
        <w:rPr>
          <w:rFonts w:ascii="Times New Roman" w:hAnsi="Times New Roman" w:cs="Times New Roman"/>
          <w:sz w:val="20"/>
          <w:szCs w:val="20"/>
          <w:rPrChange w:id="2336" w:author="michaelaanas23@gmail.com" w:date="2026-09-25T21:42:00Z" w16du:dateUtc="2026-09-25T13:42:00Z">
            <w:rPr>
              <w:rFonts w:ascii="Times New Roman" w:hAnsi="Times New Roman" w:cs="Times New Roman"/>
              <w:sz w:val="22"/>
              <w:szCs w:val="22"/>
            </w:rPr>
          </w:rPrChange>
        </w:rPr>
        <w:t>   The system compiles multi-branch sales records, financial performance tables, and forecasting trends, formatting them for analytical consumption or export to external files.</w:t>
      </w:r>
    </w:p>
    <w:p w14:paraId="6CB332A9" w14:textId="717DA19B" w:rsidR="002568D4" w:rsidRPr="007134A7" w:rsidRDefault="002568D4">
      <w:pPr>
        <w:spacing w:line="276" w:lineRule="auto"/>
        <w:jc w:val="both"/>
        <w:rPr>
          <w:rFonts w:ascii="Times New Roman" w:hAnsi="Times New Roman" w:cs="Times New Roman"/>
          <w:sz w:val="20"/>
          <w:szCs w:val="20"/>
          <w:rPrChange w:id="2337" w:author="michaelaanas23@gmail.com" w:date="2026-09-25T21:42:00Z" w16du:dateUtc="2026-09-25T13:42:00Z">
            <w:rPr>
              <w:rFonts w:ascii="Times New Roman" w:hAnsi="Times New Roman" w:cs="Times New Roman"/>
              <w:sz w:val="22"/>
              <w:szCs w:val="22"/>
            </w:rPr>
          </w:rPrChange>
        </w:rPr>
        <w:pPrChange w:id="2338" w:author="michaelaanas23@gmail.com" w:date="2026-09-25T21:55:00Z" w16du:dateUtc="2026-09-25T13:55:00Z">
          <w:pPr>
            <w:jc w:val="both"/>
          </w:pPr>
        </w:pPrChange>
      </w:pPr>
      <w:r w:rsidRPr="007134A7">
        <w:rPr>
          <w:rFonts w:ascii="Times New Roman" w:hAnsi="Times New Roman" w:cs="Times New Roman"/>
          <w:sz w:val="20"/>
          <w:szCs w:val="20"/>
          <w:rPrChange w:id="2339" w:author="michaelaanas23@gmail.com" w:date="2026-09-25T21:42:00Z" w16du:dateUtc="2026-09-25T13:42:00Z">
            <w:rPr>
              <w:rFonts w:ascii="Times New Roman" w:hAnsi="Times New Roman" w:cs="Times New Roman"/>
              <w:sz w:val="22"/>
              <w:szCs w:val="22"/>
            </w:rPr>
          </w:rPrChange>
        </w:rPr>
        <w:t>Outgoing Data Flow: Report Filters →  Users specify temporal and spatial parameters (date ranges, branch selection, cashier, product type) to filter transaction logs into targeted reports.</w:t>
      </w:r>
    </w:p>
    <w:p w14:paraId="17BC8DD6" w14:textId="0498CABC" w:rsidR="002568D4" w:rsidRPr="007134A7" w:rsidRDefault="002568D4">
      <w:pPr>
        <w:spacing w:line="276" w:lineRule="auto"/>
        <w:jc w:val="both"/>
        <w:rPr>
          <w:rFonts w:ascii="Times New Roman" w:hAnsi="Times New Roman" w:cs="Times New Roman"/>
          <w:sz w:val="20"/>
          <w:szCs w:val="20"/>
          <w:rPrChange w:id="2340" w:author="michaelaanas23@gmail.com" w:date="2026-09-25T21:42:00Z" w16du:dateUtc="2026-09-25T13:42:00Z">
            <w:rPr>
              <w:rFonts w:ascii="Times New Roman" w:hAnsi="Times New Roman" w:cs="Times New Roman"/>
              <w:sz w:val="22"/>
              <w:szCs w:val="22"/>
            </w:rPr>
          </w:rPrChange>
        </w:rPr>
        <w:pPrChange w:id="2341" w:author="michaelaanas23@gmail.com" w:date="2026-09-25T21:55:00Z" w16du:dateUtc="2026-09-25T13:55:00Z">
          <w:pPr>
            <w:jc w:val="both"/>
          </w:pPr>
        </w:pPrChange>
      </w:pPr>
      <w:r w:rsidRPr="007134A7">
        <w:rPr>
          <w:rFonts w:ascii="Times New Roman" w:hAnsi="Times New Roman" w:cs="Times New Roman"/>
          <w:b/>
          <w:bCs/>
          <w:sz w:val="20"/>
          <w:szCs w:val="20"/>
          <w:rPrChange w:id="2342" w:author="michaelaanas23@gmail.com" w:date="2026-09-25T21:42:00Z" w16du:dateUtc="2026-09-25T13:42:00Z">
            <w:rPr>
              <w:rFonts w:ascii="Times New Roman" w:hAnsi="Times New Roman" w:cs="Times New Roman"/>
              <w:b/>
              <w:bCs/>
              <w:sz w:val="22"/>
              <w:szCs w:val="22"/>
            </w:rPr>
          </w:rPrChange>
        </w:rPr>
        <w:t>Key Design Characteristics</w:t>
      </w:r>
    </w:p>
    <w:p w14:paraId="379A0A95" w14:textId="77777777" w:rsidR="002568D4" w:rsidRPr="007134A7" w:rsidRDefault="002568D4">
      <w:pPr>
        <w:spacing w:line="276" w:lineRule="auto"/>
        <w:jc w:val="both"/>
        <w:rPr>
          <w:rFonts w:ascii="Times New Roman" w:hAnsi="Times New Roman" w:cs="Times New Roman"/>
          <w:sz w:val="20"/>
          <w:szCs w:val="20"/>
          <w:rPrChange w:id="2343" w:author="michaelaanas23@gmail.com" w:date="2026-09-25T21:42:00Z" w16du:dateUtc="2026-09-25T13:42:00Z">
            <w:rPr>
              <w:rFonts w:ascii="Times New Roman" w:hAnsi="Times New Roman" w:cs="Times New Roman"/>
              <w:sz w:val="22"/>
              <w:szCs w:val="22"/>
            </w:rPr>
          </w:rPrChange>
        </w:rPr>
        <w:pPrChange w:id="2344" w:author="michaelaanas23@gmail.com" w:date="2026-09-25T21:55:00Z" w16du:dateUtc="2026-09-25T13:55:00Z">
          <w:pPr>
            <w:jc w:val="both"/>
          </w:pPr>
        </w:pPrChange>
      </w:pPr>
      <w:r w:rsidRPr="007134A7">
        <w:rPr>
          <w:rFonts w:ascii="Times New Roman" w:hAnsi="Times New Roman" w:cs="Times New Roman"/>
          <w:sz w:val="20"/>
          <w:szCs w:val="20"/>
          <w:rPrChange w:id="2345" w:author="michaelaanas23@gmail.com" w:date="2026-09-25T21:42:00Z" w16du:dateUtc="2026-09-25T13:42:00Z">
            <w:rPr>
              <w:rFonts w:ascii="Times New Roman" w:hAnsi="Times New Roman" w:cs="Times New Roman"/>
              <w:sz w:val="22"/>
              <w:szCs w:val="22"/>
            </w:rPr>
          </w:rPrChange>
        </w:rPr>
        <w:t xml:space="preserve">1. </w:t>
      </w:r>
      <w:r w:rsidRPr="007134A7">
        <w:rPr>
          <w:rFonts w:ascii="Times New Roman" w:hAnsi="Times New Roman" w:cs="Times New Roman"/>
          <w:b/>
          <w:bCs/>
          <w:sz w:val="20"/>
          <w:szCs w:val="20"/>
          <w:rPrChange w:id="2346" w:author="michaelaanas23@gmail.com" w:date="2026-09-25T21:42:00Z" w16du:dateUtc="2026-09-25T13:42:00Z">
            <w:rPr>
              <w:rFonts w:ascii="Times New Roman" w:hAnsi="Times New Roman" w:cs="Times New Roman"/>
              <w:b/>
              <w:bCs/>
              <w:sz w:val="22"/>
              <w:szCs w:val="22"/>
            </w:rPr>
          </w:rPrChange>
        </w:rPr>
        <w:t xml:space="preserve">Multi-Tenant </w:t>
      </w:r>
      <w:proofErr w:type="spellStart"/>
      <w:r w:rsidRPr="007134A7">
        <w:rPr>
          <w:rFonts w:ascii="Times New Roman" w:hAnsi="Times New Roman" w:cs="Times New Roman"/>
          <w:b/>
          <w:bCs/>
          <w:sz w:val="20"/>
          <w:szCs w:val="20"/>
          <w:rPrChange w:id="2347" w:author="michaelaanas23@gmail.com" w:date="2026-09-25T21:42:00Z" w16du:dateUtc="2026-09-25T13:42:00Z">
            <w:rPr>
              <w:rFonts w:ascii="Times New Roman" w:hAnsi="Times New Roman" w:cs="Times New Roman"/>
              <w:b/>
              <w:bCs/>
              <w:sz w:val="22"/>
              <w:szCs w:val="22"/>
            </w:rPr>
          </w:rPrChange>
        </w:rPr>
        <w:t>Separation:</w:t>
      </w:r>
      <w:r w:rsidRPr="007134A7">
        <w:rPr>
          <w:rFonts w:ascii="Times New Roman" w:hAnsi="Times New Roman" w:cs="Times New Roman"/>
          <w:sz w:val="20"/>
          <w:szCs w:val="20"/>
          <w:rPrChange w:id="2348" w:author="michaelaanas23@gmail.com" w:date="2026-09-25T21:42:00Z" w16du:dateUtc="2026-09-25T13:42:00Z">
            <w:rPr>
              <w:rFonts w:ascii="Times New Roman" w:hAnsi="Times New Roman" w:cs="Times New Roman"/>
              <w:sz w:val="22"/>
              <w:szCs w:val="22"/>
            </w:rPr>
          </w:rPrChange>
        </w:rPr>
        <w:t>Operational</w:t>
      </w:r>
      <w:proofErr w:type="spellEnd"/>
      <w:r w:rsidRPr="007134A7">
        <w:rPr>
          <w:rFonts w:ascii="Times New Roman" w:hAnsi="Times New Roman" w:cs="Times New Roman"/>
          <w:sz w:val="20"/>
          <w:szCs w:val="20"/>
          <w:rPrChange w:id="2349" w:author="michaelaanas23@gmail.com" w:date="2026-09-25T21:42:00Z" w16du:dateUtc="2026-09-25T13:42:00Z">
            <w:rPr>
              <w:rFonts w:ascii="Times New Roman" w:hAnsi="Times New Roman" w:cs="Times New Roman"/>
              <w:sz w:val="22"/>
              <w:szCs w:val="22"/>
            </w:rPr>
          </w:rPrChange>
        </w:rPr>
        <w:t xml:space="preserve"> data is strictly segregated using `</w:t>
      </w:r>
      <w:proofErr w:type="spellStart"/>
      <w:r w:rsidRPr="007134A7">
        <w:rPr>
          <w:rFonts w:ascii="Times New Roman" w:hAnsi="Times New Roman" w:cs="Times New Roman"/>
          <w:sz w:val="20"/>
          <w:szCs w:val="20"/>
          <w:rPrChange w:id="2350" w:author="michaelaanas23@gmail.com" w:date="2026-09-25T21:42:00Z" w16du:dateUtc="2026-09-25T13:42:00Z">
            <w:rPr>
              <w:rFonts w:ascii="Times New Roman" w:hAnsi="Times New Roman" w:cs="Times New Roman"/>
              <w:sz w:val="22"/>
              <w:szCs w:val="22"/>
            </w:rPr>
          </w:rPrChange>
        </w:rPr>
        <w:t>branch_id</w:t>
      </w:r>
      <w:proofErr w:type="spellEnd"/>
      <w:r w:rsidRPr="007134A7">
        <w:rPr>
          <w:rFonts w:ascii="Times New Roman" w:hAnsi="Times New Roman" w:cs="Times New Roman"/>
          <w:sz w:val="20"/>
          <w:szCs w:val="20"/>
          <w:rPrChange w:id="2351" w:author="michaelaanas23@gmail.com" w:date="2026-09-25T21:42:00Z" w16du:dateUtc="2026-09-25T13:42:00Z">
            <w:rPr>
              <w:rFonts w:ascii="Times New Roman" w:hAnsi="Times New Roman" w:cs="Times New Roman"/>
              <w:sz w:val="22"/>
              <w:szCs w:val="22"/>
            </w:rPr>
          </w:rPrChange>
        </w:rPr>
        <w:t>`, ensuring branch cashiers only access localized records while administrators maintain cross-branch auditing.</w:t>
      </w:r>
    </w:p>
    <w:p w14:paraId="2B94C6AE" w14:textId="77777777" w:rsidR="002568D4" w:rsidRPr="007134A7" w:rsidRDefault="002568D4">
      <w:pPr>
        <w:spacing w:line="276" w:lineRule="auto"/>
        <w:jc w:val="both"/>
        <w:rPr>
          <w:rFonts w:ascii="Times New Roman" w:hAnsi="Times New Roman" w:cs="Times New Roman"/>
          <w:sz w:val="20"/>
          <w:szCs w:val="20"/>
          <w:rPrChange w:id="2352" w:author="michaelaanas23@gmail.com" w:date="2026-09-25T21:42:00Z" w16du:dateUtc="2026-09-25T13:42:00Z">
            <w:rPr>
              <w:rFonts w:ascii="Times New Roman" w:hAnsi="Times New Roman" w:cs="Times New Roman"/>
              <w:sz w:val="22"/>
              <w:szCs w:val="22"/>
            </w:rPr>
          </w:rPrChange>
        </w:rPr>
        <w:pPrChange w:id="2353" w:author="michaelaanas23@gmail.com" w:date="2026-09-25T21:55:00Z" w16du:dateUtc="2026-09-25T13:55:00Z">
          <w:pPr>
            <w:jc w:val="both"/>
          </w:pPr>
        </w:pPrChange>
      </w:pPr>
      <w:r w:rsidRPr="007134A7">
        <w:rPr>
          <w:rFonts w:ascii="Times New Roman" w:hAnsi="Times New Roman" w:cs="Times New Roman"/>
          <w:sz w:val="20"/>
          <w:szCs w:val="20"/>
          <w:rPrChange w:id="2354" w:author="michaelaanas23@gmail.com" w:date="2026-09-25T21:42:00Z" w16du:dateUtc="2026-09-25T13:42:00Z">
            <w:rPr>
              <w:rFonts w:ascii="Times New Roman" w:hAnsi="Times New Roman" w:cs="Times New Roman"/>
              <w:sz w:val="22"/>
              <w:szCs w:val="22"/>
            </w:rPr>
          </w:rPrChange>
        </w:rPr>
        <w:t>2</w:t>
      </w:r>
      <w:r w:rsidRPr="007134A7">
        <w:rPr>
          <w:rFonts w:ascii="Times New Roman" w:hAnsi="Times New Roman" w:cs="Times New Roman"/>
          <w:b/>
          <w:bCs/>
          <w:sz w:val="20"/>
          <w:szCs w:val="20"/>
          <w:rPrChange w:id="2355" w:author="michaelaanas23@gmail.com" w:date="2026-09-25T21:42:00Z" w16du:dateUtc="2026-09-25T13:42:00Z">
            <w:rPr>
              <w:rFonts w:ascii="Times New Roman" w:hAnsi="Times New Roman" w:cs="Times New Roman"/>
              <w:b/>
              <w:bCs/>
              <w:sz w:val="22"/>
              <w:szCs w:val="22"/>
            </w:rPr>
          </w:rPrChange>
        </w:rPr>
        <w:t xml:space="preserve">. Automated Inventory </w:t>
      </w:r>
      <w:proofErr w:type="spellStart"/>
      <w:r w:rsidRPr="007134A7">
        <w:rPr>
          <w:rFonts w:ascii="Times New Roman" w:hAnsi="Times New Roman" w:cs="Times New Roman"/>
          <w:b/>
          <w:bCs/>
          <w:sz w:val="20"/>
          <w:szCs w:val="20"/>
          <w:rPrChange w:id="2356" w:author="michaelaanas23@gmail.com" w:date="2026-09-25T21:42:00Z" w16du:dateUtc="2026-09-25T13:42:00Z">
            <w:rPr>
              <w:rFonts w:ascii="Times New Roman" w:hAnsi="Times New Roman" w:cs="Times New Roman"/>
              <w:b/>
              <w:bCs/>
              <w:sz w:val="22"/>
              <w:szCs w:val="22"/>
            </w:rPr>
          </w:rPrChange>
        </w:rPr>
        <w:t>Deduction:</w:t>
      </w:r>
      <w:r w:rsidRPr="007134A7">
        <w:rPr>
          <w:rFonts w:ascii="Times New Roman" w:hAnsi="Times New Roman" w:cs="Times New Roman"/>
          <w:sz w:val="20"/>
          <w:szCs w:val="20"/>
          <w:rPrChange w:id="2357" w:author="michaelaanas23@gmail.com" w:date="2026-09-25T21:42:00Z" w16du:dateUtc="2026-09-25T13:42:00Z">
            <w:rPr>
              <w:rFonts w:ascii="Times New Roman" w:hAnsi="Times New Roman" w:cs="Times New Roman"/>
              <w:sz w:val="22"/>
              <w:szCs w:val="22"/>
            </w:rPr>
          </w:rPrChange>
        </w:rPr>
        <w:t>Stock</w:t>
      </w:r>
      <w:proofErr w:type="spellEnd"/>
      <w:r w:rsidRPr="007134A7">
        <w:rPr>
          <w:rFonts w:ascii="Times New Roman" w:hAnsi="Times New Roman" w:cs="Times New Roman"/>
          <w:sz w:val="20"/>
          <w:szCs w:val="20"/>
          <w:rPrChange w:id="2358" w:author="michaelaanas23@gmail.com" w:date="2026-09-25T21:42:00Z" w16du:dateUtc="2026-09-25T13:42:00Z">
            <w:rPr>
              <w:rFonts w:ascii="Times New Roman" w:hAnsi="Times New Roman" w:cs="Times New Roman"/>
              <w:sz w:val="22"/>
              <w:szCs w:val="22"/>
            </w:rPr>
          </w:rPrChange>
        </w:rPr>
        <w:t xml:space="preserve"> levels are automatically updated in real-time, reducing human error and ensuring inventory records synchronize with actual consumption.</w:t>
      </w:r>
    </w:p>
    <w:p w14:paraId="0596BECE" w14:textId="77777777" w:rsidR="002568D4" w:rsidRPr="007134A7" w:rsidRDefault="002568D4">
      <w:pPr>
        <w:spacing w:line="276" w:lineRule="auto"/>
        <w:jc w:val="both"/>
        <w:rPr>
          <w:rFonts w:ascii="Times New Roman" w:hAnsi="Times New Roman" w:cs="Times New Roman"/>
          <w:sz w:val="20"/>
          <w:szCs w:val="20"/>
          <w:rPrChange w:id="2359" w:author="michaelaanas23@gmail.com" w:date="2026-09-25T21:42:00Z" w16du:dateUtc="2026-09-25T13:42:00Z">
            <w:rPr>
              <w:rFonts w:ascii="Times New Roman" w:hAnsi="Times New Roman" w:cs="Times New Roman"/>
              <w:sz w:val="22"/>
              <w:szCs w:val="22"/>
            </w:rPr>
          </w:rPrChange>
        </w:rPr>
        <w:pPrChange w:id="2360" w:author="michaelaanas23@gmail.com" w:date="2026-09-25T21:55:00Z" w16du:dateUtc="2026-09-25T13:55:00Z">
          <w:pPr>
            <w:jc w:val="both"/>
          </w:pPr>
        </w:pPrChange>
      </w:pPr>
      <w:r w:rsidRPr="007134A7">
        <w:rPr>
          <w:rFonts w:ascii="Times New Roman" w:hAnsi="Times New Roman" w:cs="Times New Roman"/>
          <w:sz w:val="20"/>
          <w:szCs w:val="20"/>
          <w:rPrChange w:id="2361" w:author="michaelaanas23@gmail.com" w:date="2026-09-25T21:42:00Z" w16du:dateUtc="2026-09-25T13:42:00Z">
            <w:rPr>
              <w:rFonts w:ascii="Times New Roman" w:hAnsi="Times New Roman" w:cs="Times New Roman"/>
              <w:sz w:val="22"/>
              <w:szCs w:val="22"/>
            </w:rPr>
          </w:rPrChange>
        </w:rPr>
        <w:t xml:space="preserve">3. </w:t>
      </w:r>
      <w:r w:rsidRPr="007134A7">
        <w:rPr>
          <w:rFonts w:ascii="Times New Roman" w:hAnsi="Times New Roman" w:cs="Times New Roman"/>
          <w:b/>
          <w:bCs/>
          <w:sz w:val="20"/>
          <w:szCs w:val="20"/>
          <w:rPrChange w:id="2362" w:author="michaelaanas23@gmail.com" w:date="2026-09-25T21:42:00Z" w16du:dateUtc="2026-09-25T13:42:00Z">
            <w:rPr>
              <w:rFonts w:ascii="Times New Roman" w:hAnsi="Times New Roman" w:cs="Times New Roman"/>
              <w:b/>
              <w:bCs/>
              <w:sz w:val="22"/>
              <w:szCs w:val="22"/>
            </w:rPr>
          </w:rPrChange>
        </w:rPr>
        <w:t xml:space="preserve">Closed-Loop Feedback: </w:t>
      </w:r>
      <w:r w:rsidRPr="007134A7">
        <w:rPr>
          <w:rFonts w:ascii="Times New Roman" w:hAnsi="Times New Roman" w:cs="Times New Roman"/>
          <w:sz w:val="20"/>
          <w:szCs w:val="20"/>
          <w:rPrChange w:id="2363" w:author="michaelaanas23@gmail.com" w:date="2026-09-25T21:42:00Z" w16du:dateUtc="2026-09-25T13:42:00Z">
            <w:rPr>
              <w:rFonts w:ascii="Times New Roman" w:hAnsi="Times New Roman" w:cs="Times New Roman"/>
              <w:sz w:val="22"/>
              <w:szCs w:val="22"/>
            </w:rPr>
          </w:rPrChange>
        </w:rPr>
        <w:t>Every external entity both provides input and receives output, creating balanced, interactive relationships.</w:t>
      </w:r>
    </w:p>
    <w:p w14:paraId="0322A428" w14:textId="77777777" w:rsidR="002568D4" w:rsidRPr="007134A7" w:rsidRDefault="002568D4">
      <w:pPr>
        <w:spacing w:line="276" w:lineRule="auto"/>
        <w:jc w:val="both"/>
        <w:rPr>
          <w:rFonts w:ascii="Times New Roman" w:hAnsi="Times New Roman" w:cs="Times New Roman"/>
          <w:sz w:val="20"/>
          <w:szCs w:val="20"/>
          <w:rPrChange w:id="2364" w:author="michaelaanas23@gmail.com" w:date="2026-09-25T21:42:00Z" w16du:dateUtc="2026-09-25T13:42:00Z">
            <w:rPr>
              <w:rFonts w:ascii="Times New Roman" w:hAnsi="Times New Roman" w:cs="Times New Roman"/>
              <w:sz w:val="22"/>
              <w:szCs w:val="22"/>
            </w:rPr>
          </w:rPrChange>
        </w:rPr>
        <w:pPrChange w:id="2365" w:author="michaelaanas23@gmail.com" w:date="2026-09-25T21:55:00Z" w16du:dateUtc="2026-09-25T13:55:00Z">
          <w:pPr>
            <w:jc w:val="both"/>
          </w:pPr>
        </w:pPrChange>
      </w:pPr>
      <w:r w:rsidRPr="007134A7">
        <w:rPr>
          <w:rFonts w:ascii="Times New Roman" w:hAnsi="Times New Roman" w:cs="Times New Roman"/>
          <w:sz w:val="20"/>
          <w:szCs w:val="20"/>
          <w:rPrChange w:id="2366" w:author="michaelaanas23@gmail.com" w:date="2026-09-25T21:42:00Z" w16du:dateUtc="2026-09-25T13:42:00Z">
            <w:rPr>
              <w:rFonts w:ascii="Times New Roman" w:hAnsi="Times New Roman" w:cs="Times New Roman"/>
              <w:sz w:val="22"/>
              <w:szCs w:val="22"/>
            </w:rPr>
          </w:rPrChange>
        </w:rPr>
        <w:t xml:space="preserve">4. </w:t>
      </w:r>
      <w:r w:rsidRPr="007134A7">
        <w:rPr>
          <w:rFonts w:ascii="Times New Roman" w:hAnsi="Times New Roman" w:cs="Times New Roman"/>
          <w:b/>
          <w:bCs/>
          <w:sz w:val="20"/>
          <w:szCs w:val="20"/>
          <w:rPrChange w:id="2367" w:author="michaelaanas23@gmail.com" w:date="2026-09-25T21:42:00Z" w16du:dateUtc="2026-09-25T13:42:00Z">
            <w:rPr>
              <w:rFonts w:ascii="Times New Roman" w:hAnsi="Times New Roman" w:cs="Times New Roman"/>
              <w:b/>
              <w:bCs/>
              <w:sz w:val="22"/>
              <w:szCs w:val="22"/>
            </w:rPr>
          </w:rPrChange>
        </w:rPr>
        <w:t>Centralized Security:</w:t>
      </w:r>
      <w:r w:rsidRPr="007134A7">
        <w:rPr>
          <w:rFonts w:ascii="Times New Roman" w:hAnsi="Times New Roman" w:cs="Times New Roman"/>
          <w:sz w:val="20"/>
          <w:szCs w:val="20"/>
          <w:rPrChange w:id="2368" w:author="michaelaanas23@gmail.com" w:date="2026-09-25T21:42:00Z" w16du:dateUtc="2026-09-25T13:42:00Z">
            <w:rPr>
              <w:rFonts w:ascii="Times New Roman" w:hAnsi="Times New Roman" w:cs="Times New Roman"/>
              <w:sz w:val="22"/>
              <w:szCs w:val="22"/>
            </w:rPr>
          </w:rPrChange>
        </w:rPr>
        <w:t xml:space="preserve"> Identity verification is handled via secure password hashing (</w:t>
      </w:r>
      <w:proofErr w:type="spellStart"/>
      <w:r w:rsidRPr="007134A7">
        <w:rPr>
          <w:rFonts w:ascii="Times New Roman" w:hAnsi="Times New Roman" w:cs="Times New Roman"/>
          <w:sz w:val="20"/>
          <w:szCs w:val="20"/>
          <w:rPrChange w:id="2369" w:author="michaelaanas23@gmail.com" w:date="2026-09-25T21:42:00Z" w16du:dateUtc="2026-09-25T13:42:00Z">
            <w:rPr>
              <w:rFonts w:ascii="Times New Roman" w:hAnsi="Times New Roman" w:cs="Times New Roman"/>
              <w:sz w:val="22"/>
              <w:szCs w:val="22"/>
            </w:rPr>
          </w:rPrChange>
        </w:rPr>
        <w:t>Bcrypt</w:t>
      </w:r>
      <w:proofErr w:type="spellEnd"/>
      <w:r w:rsidRPr="007134A7">
        <w:rPr>
          <w:rFonts w:ascii="Times New Roman" w:hAnsi="Times New Roman" w:cs="Times New Roman"/>
          <w:sz w:val="20"/>
          <w:szCs w:val="20"/>
          <w:rPrChange w:id="2370" w:author="michaelaanas23@gmail.com" w:date="2026-09-25T21:42:00Z" w16du:dateUtc="2026-09-25T13:42:00Z">
            <w:rPr>
              <w:rFonts w:ascii="Times New Roman" w:hAnsi="Times New Roman" w:cs="Times New Roman"/>
              <w:sz w:val="22"/>
              <w:szCs w:val="22"/>
            </w:rPr>
          </w:rPrChange>
        </w:rPr>
        <w:t>), role-based endpoint protection, and SMTP-dispatched OTP verification.</w:t>
      </w:r>
    </w:p>
    <w:p w14:paraId="6300324D" w14:textId="77777777" w:rsidR="002568D4" w:rsidRPr="007134A7" w:rsidDel="00427840" w:rsidRDefault="002568D4">
      <w:pPr>
        <w:spacing w:line="276" w:lineRule="auto"/>
        <w:jc w:val="both"/>
        <w:rPr>
          <w:del w:id="2371" w:author="michaelaanas23@gmail.com" w:date="2026-09-25T21:58:00Z" w16du:dateUtc="2026-09-25T13:58:00Z"/>
          <w:rFonts w:ascii="Times New Roman" w:hAnsi="Times New Roman" w:cs="Times New Roman"/>
          <w:sz w:val="20"/>
          <w:szCs w:val="20"/>
          <w:rPrChange w:id="2372" w:author="michaelaanas23@gmail.com" w:date="2026-09-25T21:42:00Z" w16du:dateUtc="2026-09-25T13:42:00Z">
            <w:rPr>
              <w:del w:id="2373" w:author="michaelaanas23@gmail.com" w:date="2026-09-25T21:58:00Z" w16du:dateUtc="2026-09-25T13:58:00Z"/>
              <w:rFonts w:ascii="Times New Roman" w:hAnsi="Times New Roman" w:cs="Times New Roman"/>
              <w:sz w:val="22"/>
              <w:szCs w:val="22"/>
            </w:rPr>
          </w:rPrChange>
        </w:rPr>
        <w:pPrChange w:id="2374" w:author="michaelaanas23@gmail.com" w:date="2026-09-25T21:55:00Z" w16du:dateUtc="2026-09-25T13:55:00Z">
          <w:pPr>
            <w:jc w:val="both"/>
          </w:pPr>
        </w:pPrChange>
      </w:pPr>
      <w:r w:rsidRPr="007134A7">
        <w:rPr>
          <w:rFonts w:ascii="Times New Roman" w:hAnsi="Times New Roman" w:cs="Times New Roman"/>
          <w:sz w:val="20"/>
          <w:szCs w:val="20"/>
          <w:rPrChange w:id="2375" w:author="michaelaanas23@gmail.com" w:date="2026-09-25T21:42:00Z" w16du:dateUtc="2026-09-25T13:42:00Z">
            <w:rPr>
              <w:rFonts w:ascii="Times New Roman" w:hAnsi="Times New Roman" w:cs="Times New Roman"/>
              <w:sz w:val="22"/>
              <w:szCs w:val="22"/>
            </w:rPr>
          </w:rPrChange>
        </w:rPr>
        <w:t xml:space="preserve">5. </w:t>
      </w:r>
      <w:r w:rsidRPr="007134A7">
        <w:rPr>
          <w:rFonts w:ascii="Times New Roman" w:hAnsi="Times New Roman" w:cs="Times New Roman"/>
          <w:b/>
          <w:bCs/>
          <w:sz w:val="20"/>
          <w:szCs w:val="20"/>
          <w:rPrChange w:id="2376" w:author="michaelaanas23@gmail.com" w:date="2026-09-25T21:42:00Z" w16du:dateUtc="2026-09-25T13:42:00Z">
            <w:rPr>
              <w:rFonts w:ascii="Times New Roman" w:hAnsi="Times New Roman" w:cs="Times New Roman"/>
              <w:b/>
              <w:bCs/>
              <w:sz w:val="22"/>
              <w:szCs w:val="22"/>
            </w:rPr>
          </w:rPrChange>
        </w:rPr>
        <w:t xml:space="preserve">Decision </w:t>
      </w:r>
      <w:proofErr w:type="spellStart"/>
      <w:r w:rsidRPr="007134A7">
        <w:rPr>
          <w:rFonts w:ascii="Times New Roman" w:hAnsi="Times New Roman" w:cs="Times New Roman"/>
          <w:b/>
          <w:bCs/>
          <w:sz w:val="20"/>
          <w:szCs w:val="20"/>
          <w:rPrChange w:id="2377" w:author="michaelaanas23@gmail.com" w:date="2026-09-25T21:42:00Z" w16du:dateUtc="2026-09-25T13:42:00Z">
            <w:rPr>
              <w:rFonts w:ascii="Times New Roman" w:hAnsi="Times New Roman" w:cs="Times New Roman"/>
              <w:b/>
              <w:bCs/>
              <w:sz w:val="22"/>
              <w:szCs w:val="22"/>
            </w:rPr>
          </w:rPrChange>
        </w:rPr>
        <w:t>Support:</w:t>
      </w:r>
      <w:r w:rsidRPr="007134A7">
        <w:rPr>
          <w:rFonts w:ascii="Times New Roman" w:hAnsi="Times New Roman" w:cs="Times New Roman"/>
          <w:sz w:val="20"/>
          <w:szCs w:val="20"/>
          <w:rPrChange w:id="2378" w:author="michaelaanas23@gmail.com" w:date="2026-09-25T21:42:00Z" w16du:dateUtc="2026-09-25T13:42:00Z">
            <w:rPr>
              <w:rFonts w:ascii="Times New Roman" w:hAnsi="Times New Roman" w:cs="Times New Roman"/>
              <w:sz w:val="22"/>
              <w:szCs w:val="22"/>
            </w:rPr>
          </w:rPrChange>
        </w:rPr>
        <w:t>Linear</w:t>
      </w:r>
      <w:proofErr w:type="spellEnd"/>
      <w:r w:rsidRPr="007134A7">
        <w:rPr>
          <w:rFonts w:ascii="Times New Roman" w:hAnsi="Times New Roman" w:cs="Times New Roman"/>
          <w:sz w:val="20"/>
          <w:szCs w:val="20"/>
          <w:rPrChange w:id="2379" w:author="michaelaanas23@gmail.com" w:date="2026-09-25T21:42:00Z" w16du:dateUtc="2026-09-25T13:42:00Z">
            <w:rPr>
              <w:rFonts w:ascii="Times New Roman" w:hAnsi="Times New Roman" w:cs="Times New Roman"/>
              <w:sz w:val="22"/>
              <w:szCs w:val="22"/>
            </w:rPr>
          </w:rPrChange>
        </w:rPr>
        <w:t xml:space="preserve"> regression algorithms translate raw transaction history into predictive 7-day forecasts, elevating the system from a transaction processor to a business intelligence platform.</w:t>
      </w:r>
    </w:p>
    <w:p w14:paraId="7A53D332" w14:textId="77777777" w:rsidR="002568D4" w:rsidRDefault="002568D4">
      <w:pPr>
        <w:spacing w:line="276" w:lineRule="auto"/>
        <w:jc w:val="both"/>
        <w:rPr>
          <w:rFonts w:ascii="Times New Roman" w:hAnsi="Times New Roman" w:cs="Times New Roman"/>
          <w:sz w:val="22"/>
          <w:szCs w:val="22"/>
        </w:rPr>
        <w:pPrChange w:id="2380" w:author="michaelaanas23@gmail.com" w:date="2026-09-25T21:55:00Z" w16du:dateUtc="2026-09-25T13:55:00Z">
          <w:pPr>
            <w:jc w:val="both"/>
          </w:pPr>
        </w:pPrChange>
      </w:pPr>
    </w:p>
    <w:p w14:paraId="581D55CA" w14:textId="3DF38844" w:rsidR="002568D4" w:rsidRPr="007134A7" w:rsidRDefault="002568D4">
      <w:pPr>
        <w:pStyle w:val="Heading2"/>
        <w:spacing w:line="360" w:lineRule="auto"/>
        <w:jc w:val="both"/>
        <w:rPr>
          <w:rFonts w:ascii="Times New Roman" w:hAnsi="Times New Roman" w:cs="Times New Roman"/>
          <w:b/>
          <w:bCs/>
          <w:color w:val="000000" w:themeColor="text1"/>
          <w:sz w:val="26"/>
          <w:szCs w:val="26"/>
          <w:rPrChange w:id="2381" w:author="michaelaanas23@gmail.com" w:date="2026-09-25T21:42:00Z" w16du:dateUtc="2026-09-25T13:42:00Z">
            <w:rPr>
              <w:rFonts w:ascii="Times New Roman" w:hAnsi="Times New Roman" w:cs="Times New Roman"/>
              <w:b/>
              <w:bCs/>
              <w:color w:val="000000" w:themeColor="text1"/>
            </w:rPr>
          </w:rPrChange>
        </w:rPr>
        <w:pPrChange w:id="2382" w:author="michaelaanas23@gmail.com" w:date="2026-09-25T21:58:00Z" w16du:dateUtc="2026-09-25T13:58:00Z">
          <w:pPr>
            <w:pStyle w:val="Heading2"/>
            <w:jc w:val="both"/>
          </w:pPr>
        </w:pPrChange>
      </w:pPr>
      <w:r w:rsidRPr="007134A7">
        <w:rPr>
          <w:rFonts w:ascii="Times New Roman" w:hAnsi="Times New Roman" w:cs="Times New Roman"/>
          <w:b/>
          <w:bCs/>
          <w:color w:val="000000" w:themeColor="text1"/>
          <w:sz w:val="26"/>
          <w:szCs w:val="26"/>
          <w:rPrChange w:id="2383" w:author="michaelaanas23@gmail.com" w:date="2026-09-25T21:42:00Z" w16du:dateUtc="2026-09-25T13:42:00Z">
            <w:rPr>
              <w:rFonts w:ascii="Times New Roman" w:hAnsi="Times New Roman" w:cs="Times New Roman"/>
              <w:b/>
              <w:bCs/>
              <w:color w:val="000000" w:themeColor="text1"/>
            </w:rPr>
          </w:rPrChange>
        </w:rPr>
        <w:t>Entity Relationship Diagram (ERD)</w:t>
      </w:r>
    </w:p>
    <w:p w14:paraId="125FDF14" w14:textId="77777777" w:rsidR="002568D4" w:rsidRPr="007134A7" w:rsidRDefault="002568D4">
      <w:pPr>
        <w:spacing w:line="276" w:lineRule="auto"/>
        <w:jc w:val="both"/>
        <w:rPr>
          <w:rFonts w:ascii="Times New Roman" w:hAnsi="Times New Roman" w:cs="Times New Roman"/>
          <w:sz w:val="20"/>
          <w:szCs w:val="20"/>
          <w:rPrChange w:id="2384" w:author="michaelaanas23@gmail.com" w:date="2026-09-25T21:42:00Z" w16du:dateUtc="2026-09-25T13:42:00Z">
            <w:rPr>
              <w:rFonts w:ascii="Times New Roman" w:hAnsi="Times New Roman" w:cs="Times New Roman"/>
              <w:sz w:val="22"/>
              <w:szCs w:val="22"/>
            </w:rPr>
          </w:rPrChange>
        </w:rPr>
        <w:pPrChange w:id="2385"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386" w:author="michaelaanas23@gmail.com" w:date="2026-09-25T21:42:00Z" w16du:dateUtc="2026-09-25T13:42:00Z">
            <w:rPr>
              <w:rFonts w:ascii="Times New Roman" w:hAnsi="Times New Roman" w:cs="Times New Roman"/>
              <w:b/>
              <w:bCs/>
              <w:sz w:val="22"/>
              <w:szCs w:val="22"/>
            </w:rPr>
          </w:rPrChange>
        </w:rPr>
        <w:t>3.5 Entity Relationship Diagram (ERD)</w:t>
      </w:r>
    </w:p>
    <w:p w14:paraId="4B67159E" w14:textId="4259623F" w:rsidR="002568D4" w:rsidRPr="007134A7" w:rsidRDefault="002568D4">
      <w:pPr>
        <w:spacing w:line="276" w:lineRule="auto"/>
        <w:jc w:val="both"/>
        <w:rPr>
          <w:rFonts w:ascii="Times New Roman" w:hAnsi="Times New Roman" w:cs="Times New Roman"/>
          <w:sz w:val="20"/>
          <w:szCs w:val="20"/>
          <w:rPrChange w:id="2387" w:author="michaelaanas23@gmail.com" w:date="2026-09-25T21:42:00Z" w16du:dateUtc="2026-09-25T13:42:00Z">
            <w:rPr>
              <w:rFonts w:ascii="Times New Roman" w:hAnsi="Times New Roman" w:cs="Times New Roman"/>
              <w:sz w:val="22"/>
              <w:szCs w:val="22"/>
            </w:rPr>
          </w:rPrChange>
        </w:rPr>
        <w:pPrChange w:id="2388"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389" w:author="michaelaanas23@gmail.com" w:date="2026-09-25T21:42:00Z" w16du:dateUtc="2026-09-25T13:42:00Z">
            <w:rPr>
              <w:rFonts w:ascii="Times New Roman" w:hAnsi="Times New Roman" w:cs="Times New Roman"/>
              <w:sz w:val="22"/>
              <w:szCs w:val="22"/>
            </w:rPr>
          </w:rPrChange>
        </w:rPr>
        <w:lastRenderedPageBreak/>
        <w:t>This diagram is an Entity-Relationship Diagram (ERD) for the H2Ops Operations Management System. It outlines how data is structured, stored, and shared between branches, users, customers, products, sales, inventory logs, and security verification logs within the multi-branch operational environment of High Island V.</w:t>
      </w:r>
    </w:p>
    <w:p w14:paraId="746F491E" w14:textId="070DE7CF" w:rsidR="002568D4" w:rsidRPr="002568D4" w:rsidRDefault="002568D4">
      <w:pPr>
        <w:spacing w:line="276" w:lineRule="auto"/>
        <w:jc w:val="both"/>
        <w:rPr>
          <w:rFonts w:ascii="Times New Roman" w:hAnsi="Times New Roman" w:cs="Times New Roman"/>
          <w:sz w:val="22"/>
          <w:szCs w:val="22"/>
        </w:rPr>
        <w:pPrChange w:id="2390" w:author="michaelaanas23@gmail.com" w:date="2026-09-25T21:55:00Z" w16du:dateUtc="2026-09-25T13:55:00Z">
          <w:pPr>
            <w:spacing w:line="360" w:lineRule="auto"/>
            <w:jc w:val="both"/>
          </w:pPr>
        </w:pPrChange>
      </w:pPr>
      <w:r>
        <w:rPr>
          <w:noProof/>
          <w:color w:val="000000"/>
        </w:rPr>
        <w:drawing>
          <wp:inline distT="0" distB="0" distL="0" distR="0" wp14:anchorId="6B57A804" wp14:editId="630A05EB">
            <wp:extent cx="5889420" cy="3800104"/>
            <wp:effectExtent l="0" t="0" r="0" b="0"/>
            <wp:docPr id="14781593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22390" cy="3821378"/>
                    </a:xfrm>
                    <a:prstGeom prst="rect">
                      <a:avLst/>
                    </a:prstGeom>
                    <a:noFill/>
                    <a:ln>
                      <a:noFill/>
                    </a:ln>
                  </pic:spPr>
                </pic:pic>
              </a:graphicData>
            </a:graphic>
          </wp:inline>
        </w:drawing>
      </w:r>
    </w:p>
    <w:p w14:paraId="3193C7D9" w14:textId="77777777" w:rsidR="002568D4" w:rsidRPr="007134A7" w:rsidRDefault="002568D4">
      <w:pPr>
        <w:spacing w:line="276" w:lineRule="auto"/>
        <w:jc w:val="both"/>
        <w:rPr>
          <w:rFonts w:ascii="Times New Roman" w:hAnsi="Times New Roman" w:cs="Times New Roman"/>
          <w:sz w:val="20"/>
          <w:szCs w:val="20"/>
          <w:rPrChange w:id="2391" w:author="michaelaanas23@gmail.com" w:date="2026-09-25T21:42:00Z" w16du:dateUtc="2026-09-25T13:42:00Z">
            <w:rPr>
              <w:rFonts w:ascii="Times New Roman" w:hAnsi="Times New Roman" w:cs="Times New Roman"/>
              <w:sz w:val="22"/>
              <w:szCs w:val="22"/>
            </w:rPr>
          </w:rPrChange>
        </w:rPr>
        <w:pPrChange w:id="2392"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393" w:author="michaelaanas23@gmail.com" w:date="2026-09-25T21:42:00Z" w16du:dateUtc="2026-09-25T13:42:00Z">
            <w:rPr>
              <w:rFonts w:ascii="Times New Roman" w:hAnsi="Times New Roman" w:cs="Times New Roman"/>
              <w:b/>
              <w:bCs/>
              <w:sz w:val="22"/>
              <w:szCs w:val="22"/>
            </w:rPr>
          </w:rPrChange>
        </w:rPr>
        <w:t>Entities and Their Attributes</w:t>
      </w:r>
    </w:p>
    <w:p w14:paraId="33D8FC11" w14:textId="3553124F" w:rsidR="002568D4" w:rsidRPr="007134A7" w:rsidRDefault="002568D4">
      <w:pPr>
        <w:spacing w:line="276" w:lineRule="auto"/>
        <w:jc w:val="both"/>
        <w:rPr>
          <w:rFonts w:ascii="Times New Roman" w:hAnsi="Times New Roman" w:cs="Times New Roman"/>
          <w:sz w:val="20"/>
          <w:szCs w:val="20"/>
          <w:rPrChange w:id="2394" w:author="michaelaanas23@gmail.com" w:date="2026-09-25T21:42:00Z" w16du:dateUtc="2026-09-25T13:42:00Z">
            <w:rPr>
              <w:rFonts w:ascii="Times New Roman" w:hAnsi="Times New Roman" w:cs="Times New Roman"/>
              <w:sz w:val="22"/>
              <w:szCs w:val="22"/>
            </w:rPr>
          </w:rPrChange>
        </w:rPr>
        <w:pPrChange w:id="2395"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396" w:author="michaelaanas23@gmail.com" w:date="2026-09-25T21:42:00Z" w16du:dateUtc="2026-09-25T13:42:00Z">
            <w:rPr>
              <w:rFonts w:ascii="Times New Roman" w:hAnsi="Times New Roman" w:cs="Times New Roman"/>
              <w:b/>
              <w:bCs/>
              <w:sz w:val="22"/>
              <w:szCs w:val="22"/>
            </w:rPr>
          </w:rPrChange>
        </w:rPr>
        <w:t xml:space="preserve">BRANCH (Branch Records): </w:t>
      </w:r>
      <w:r w:rsidRPr="007134A7">
        <w:rPr>
          <w:rFonts w:ascii="Times New Roman" w:hAnsi="Times New Roman" w:cs="Times New Roman"/>
          <w:sz w:val="20"/>
          <w:szCs w:val="20"/>
          <w:rPrChange w:id="2397" w:author="michaelaanas23@gmail.com" w:date="2026-09-25T21:42:00Z" w16du:dateUtc="2026-09-25T13:42:00Z">
            <w:rPr>
              <w:rFonts w:ascii="Times New Roman" w:hAnsi="Times New Roman" w:cs="Times New Roman"/>
              <w:sz w:val="22"/>
              <w:szCs w:val="22"/>
            </w:rPr>
          </w:rPrChange>
        </w:rPr>
        <w:t xml:space="preserve">Stores the operational information of each physical branch location of High Island V (such as flagship urban stations or remote provincial water refilling facilities). Key attributes include id (Primary Key), name (unique identifier), location (physical address), and </w:t>
      </w:r>
      <w:proofErr w:type="spellStart"/>
      <w:r w:rsidRPr="007134A7">
        <w:rPr>
          <w:rFonts w:ascii="Times New Roman" w:hAnsi="Times New Roman" w:cs="Times New Roman"/>
          <w:sz w:val="20"/>
          <w:szCs w:val="20"/>
          <w:rPrChange w:id="2398" w:author="michaelaanas23@gmail.com" w:date="2026-09-25T21:42:00Z" w16du:dateUtc="2026-09-25T13:42:00Z">
            <w:rPr>
              <w:rFonts w:ascii="Times New Roman" w:hAnsi="Times New Roman" w:cs="Times New Roman"/>
              <w:sz w:val="22"/>
              <w:szCs w:val="22"/>
            </w:rPr>
          </w:rPrChange>
        </w:rPr>
        <w:t>created_at</w:t>
      </w:r>
      <w:proofErr w:type="spellEnd"/>
      <w:r w:rsidRPr="007134A7">
        <w:rPr>
          <w:rFonts w:ascii="Times New Roman" w:hAnsi="Times New Roman" w:cs="Times New Roman"/>
          <w:sz w:val="20"/>
          <w:szCs w:val="20"/>
          <w:rPrChange w:id="2399" w:author="michaelaanas23@gmail.com" w:date="2026-09-25T21:42:00Z" w16du:dateUtc="2026-09-25T13:42:00Z">
            <w:rPr>
              <w:rFonts w:ascii="Times New Roman" w:hAnsi="Times New Roman" w:cs="Times New Roman"/>
              <w:sz w:val="22"/>
              <w:szCs w:val="22"/>
            </w:rPr>
          </w:rPrChange>
        </w:rPr>
        <w:t xml:space="preserve"> (timestamp).</w:t>
      </w:r>
    </w:p>
    <w:p w14:paraId="22420B80" w14:textId="47C168CB" w:rsidR="002568D4" w:rsidRPr="007134A7" w:rsidRDefault="002568D4">
      <w:pPr>
        <w:spacing w:line="276" w:lineRule="auto"/>
        <w:jc w:val="both"/>
        <w:rPr>
          <w:rFonts w:ascii="Times New Roman" w:hAnsi="Times New Roman" w:cs="Times New Roman"/>
          <w:sz w:val="20"/>
          <w:szCs w:val="20"/>
          <w:rPrChange w:id="2400" w:author="michaelaanas23@gmail.com" w:date="2026-09-25T21:42:00Z" w16du:dateUtc="2026-09-25T13:42:00Z">
            <w:rPr>
              <w:rFonts w:ascii="Times New Roman" w:hAnsi="Times New Roman" w:cs="Times New Roman"/>
              <w:sz w:val="22"/>
              <w:szCs w:val="22"/>
            </w:rPr>
          </w:rPrChange>
        </w:rPr>
        <w:pPrChange w:id="2401"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402" w:author="michaelaanas23@gmail.com" w:date="2026-09-25T21:42:00Z" w16du:dateUtc="2026-09-25T13:42:00Z">
            <w:rPr>
              <w:rFonts w:ascii="Times New Roman" w:hAnsi="Times New Roman" w:cs="Times New Roman"/>
              <w:b/>
              <w:bCs/>
              <w:sz w:val="22"/>
              <w:szCs w:val="22"/>
            </w:rPr>
          </w:rPrChange>
        </w:rPr>
        <w:t xml:space="preserve">USER (System Users): </w:t>
      </w:r>
      <w:r w:rsidRPr="007134A7">
        <w:rPr>
          <w:rFonts w:ascii="Times New Roman" w:hAnsi="Times New Roman" w:cs="Times New Roman"/>
          <w:sz w:val="20"/>
          <w:szCs w:val="20"/>
          <w:rPrChange w:id="2403" w:author="michaelaanas23@gmail.com" w:date="2026-09-25T21:42:00Z" w16du:dateUtc="2026-09-25T13:42:00Z">
            <w:rPr>
              <w:rFonts w:ascii="Times New Roman" w:hAnsi="Times New Roman" w:cs="Times New Roman"/>
              <w:sz w:val="22"/>
              <w:szCs w:val="22"/>
            </w:rPr>
          </w:rPrChange>
        </w:rPr>
        <w:t xml:space="preserve">Stores the account credentials and access privilege levels of all system administrators, branch managers, and cashiers. Key attributes include id (Primary Key), username (unique identifier), email (for verification and OTP dispatch), </w:t>
      </w:r>
      <w:proofErr w:type="spellStart"/>
      <w:r w:rsidRPr="007134A7">
        <w:rPr>
          <w:rFonts w:ascii="Times New Roman" w:hAnsi="Times New Roman" w:cs="Times New Roman"/>
          <w:sz w:val="20"/>
          <w:szCs w:val="20"/>
          <w:rPrChange w:id="2404" w:author="michaelaanas23@gmail.com" w:date="2026-09-25T21:42:00Z" w16du:dateUtc="2026-09-25T13:42:00Z">
            <w:rPr>
              <w:rFonts w:ascii="Times New Roman" w:hAnsi="Times New Roman" w:cs="Times New Roman"/>
              <w:sz w:val="22"/>
              <w:szCs w:val="22"/>
            </w:rPr>
          </w:rPrChange>
        </w:rPr>
        <w:t>password_hash</w:t>
      </w:r>
      <w:proofErr w:type="spellEnd"/>
      <w:r w:rsidRPr="007134A7">
        <w:rPr>
          <w:rFonts w:ascii="Times New Roman" w:hAnsi="Times New Roman" w:cs="Times New Roman"/>
          <w:sz w:val="20"/>
          <w:szCs w:val="20"/>
          <w:rPrChange w:id="2405" w:author="michaelaanas23@gmail.com" w:date="2026-09-25T21:42:00Z" w16du:dateUtc="2026-09-25T13:42:00Z">
            <w:rPr>
              <w:rFonts w:ascii="Times New Roman" w:hAnsi="Times New Roman" w:cs="Times New Roman"/>
              <w:sz w:val="22"/>
              <w:szCs w:val="22"/>
            </w:rPr>
          </w:rPrChange>
        </w:rPr>
        <w:t xml:space="preserve"> (secured via </w:t>
      </w:r>
      <w:proofErr w:type="spellStart"/>
      <w:r w:rsidRPr="007134A7">
        <w:rPr>
          <w:rFonts w:ascii="Times New Roman" w:hAnsi="Times New Roman" w:cs="Times New Roman"/>
          <w:sz w:val="20"/>
          <w:szCs w:val="20"/>
          <w:rPrChange w:id="2406" w:author="michaelaanas23@gmail.com" w:date="2026-09-25T21:42:00Z" w16du:dateUtc="2026-09-25T13:42:00Z">
            <w:rPr>
              <w:rFonts w:ascii="Times New Roman" w:hAnsi="Times New Roman" w:cs="Times New Roman"/>
              <w:sz w:val="22"/>
              <w:szCs w:val="22"/>
            </w:rPr>
          </w:rPrChange>
        </w:rPr>
        <w:t>Bcrypt</w:t>
      </w:r>
      <w:proofErr w:type="spellEnd"/>
      <w:r w:rsidRPr="007134A7">
        <w:rPr>
          <w:rFonts w:ascii="Times New Roman" w:hAnsi="Times New Roman" w:cs="Times New Roman"/>
          <w:sz w:val="20"/>
          <w:szCs w:val="20"/>
          <w:rPrChange w:id="2407" w:author="michaelaanas23@gmail.com" w:date="2026-09-25T21:42:00Z" w16du:dateUtc="2026-09-25T13:42:00Z">
            <w:rPr>
              <w:rFonts w:ascii="Times New Roman" w:hAnsi="Times New Roman" w:cs="Times New Roman"/>
              <w:sz w:val="22"/>
              <w:szCs w:val="22"/>
            </w:rPr>
          </w:rPrChange>
        </w:rPr>
        <w:t xml:space="preserve">), role (defines permissions, e.g., 'admin' or 'staff'), </w:t>
      </w:r>
      <w:proofErr w:type="spellStart"/>
      <w:r w:rsidRPr="007134A7">
        <w:rPr>
          <w:rFonts w:ascii="Times New Roman" w:hAnsi="Times New Roman" w:cs="Times New Roman"/>
          <w:sz w:val="20"/>
          <w:szCs w:val="20"/>
          <w:rPrChange w:id="2408" w:author="michaelaanas23@gmail.com" w:date="2026-09-25T21:42:00Z" w16du:dateUtc="2026-09-25T13:42:00Z">
            <w:rPr>
              <w:rFonts w:ascii="Times New Roman" w:hAnsi="Times New Roman" w:cs="Times New Roman"/>
              <w:sz w:val="22"/>
              <w:szCs w:val="22"/>
            </w:rPr>
          </w:rPrChange>
        </w:rPr>
        <w:t>branch_id</w:t>
      </w:r>
      <w:proofErr w:type="spellEnd"/>
      <w:r w:rsidRPr="007134A7">
        <w:rPr>
          <w:rFonts w:ascii="Times New Roman" w:hAnsi="Times New Roman" w:cs="Times New Roman"/>
          <w:sz w:val="20"/>
          <w:szCs w:val="20"/>
          <w:rPrChange w:id="2409" w:author="michaelaanas23@gmail.com" w:date="2026-09-25T21:42:00Z" w16du:dateUtc="2026-09-25T13:42:00Z">
            <w:rPr>
              <w:rFonts w:ascii="Times New Roman" w:hAnsi="Times New Roman" w:cs="Times New Roman"/>
              <w:sz w:val="22"/>
              <w:szCs w:val="22"/>
            </w:rPr>
          </w:rPrChange>
        </w:rPr>
        <w:t xml:space="preserve"> (Foreign Key referencing the user's assigned branch), and </w:t>
      </w:r>
      <w:proofErr w:type="spellStart"/>
      <w:r w:rsidRPr="007134A7">
        <w:rPr>
          <w:rFonts w:ascii="Times New Roman" w:hAnsi="Times New Roman" w:cs="Times New Roman"/>
          <w:sz w:val="20"/>
          <w:szCs w:val="20"/>
          <w:rPrChange w:id="2410" w:author="michaelaanas23@gmail.com" w:date="2026-09-25T21:42:00Z" w16du:dateUtc="2026-09-25T13:42:00Z">
            <w:rPr>
              <w:rFonts w:ascii="Times New Roman" w:hAnsi="Times New Roman" w:cs="Times New Roman"/>
              <w:sz w:val="22"/>
              <w:szCs w:val="22"/>
            </w:rPr>
          </w:rPrChange>
        </w:rPr>
        <w:t>created_at</w:t>
      </w:r>
      <w:proofErr w:type="spellEnd"/>
      <w:r w:rsidRPr="007134A7">
        <w:rPr>
          <w:rFonts w:ascii="Times New Roman" w:hAnsi="Times New Roman" w:cs="Times New Roman"/>
          <w:sz w:val="20"/>
          <w:szCs w:val="20"/>
          <w:rPrChange w:id="2411" w:author="michaelaanas23@gmail.com" w:date="2026-09-25T21:42:00Z" w16du:dateUtc="2026-09-25T13:42:00Z">
            <w:rPr>
              <w:rFonts w:ascii="Times New Roman" w:hAnsi="Times New Roman" w:cs="Times New Roman"/>
              <w:sz w:val="22"/>
              <w:szCs w:val="22"/>
            </w:rPr>
          </w:rPrChange>
        </w:rPr>
        <w:t>.</w:t>
      </w:r>
    </w:p>
    <w:p w14:paraId="1170E29A" w14:textId="57C3427C" w:rsidR="002568D4" w:rsidRPr="007134A7" w:rsidRDefault="002568D4">
      <w:pPr>
        <w:spacing w:line="276" w:lineRule="auto"/>
        <w:jc w:val="both"/>
        <w:rPr>
          <w:rFonts w:ascii="Times New Roman" w:hAnsi="Times New Roman" w:cs="Times New Roman"/>
          <w:sz w:val="20"/>
          <w:szCs w:val="20"/>
          <w:rPrChange w:id="2412" w:author="michaelaanas23@gmail.com" w:date="2026-09-25T21:42:00Z" w16du:dateUtc="2026-09-25T13:42:00Z">
            <w:rPr>
              <w:rFonts w:ascii="Times New Roman" w:hAnsi="Times New Roman" w:cs="Times New Roman"/>
              <w:sz w:val="22"/>
              <w:szCs w:val="22"/>
            </w:rPr>
          </w:rPrChange>
        </w:rPr>
        <w:pPrChange w:id="2413"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414" w:author="michaelaanas23@gmail.com" w:date="2026-09-25T21:42:00Z" w16du:dateUtc="2026-09-25T13:42:00Z">
            <w:rPr>
              <w:rFonts w:ascii="Times New Roman" w:hAnsi="Times New Roman" w:cs="Times New Roman"/>
              <w:b/>
              <w:bCs/>
              <w:sz w:val="22"/>
              <w:szCs w:val="22"/>
            </w:rPr>
          </w:rPrChange>
        </w:rPr>
        <w:t xml:space="preserve">CUSTOMER (Registered Customers): </w:t>
      </w:r>
      <w:r w:rsidRPr="007134A7">
        <w:rPr>
          <w:rFonts w:ascii="Times New Roman" w:hAnsi="Times New Roman" w:cs="Times New Roman"/>
          <w:sz w:val="20"/>
          <w:szCs w:val="20"/>
          <w:rPrChange w:id="2415" w:author="michaelaanas23@gmail.com" w:date="2026-09-25T21:42:00Z" w16du:dateUtc="2026-09-25T13:42:00Z">
            <w:rPr>
              <w:rFonts w:ascii="Times New Roman" w:hAnsi="Times New Roman" w:cs="Times New Roman"/>
              <w:sz w:val="22"/>
              <w:szCs w:val="22"/>
            </w:rPr>
          </w:rPrChange>
        </w:rPr>
        <w:t xml:space="preserve">Records the contact details and branch assignments of residential, commercial, or delivery customers. Key attributes include id (Primary Key), name (customer name), phone (contact number), address (delivery address), </w:t>
      </w:r>
      <w:proofErr w:type="spellStart"/>
      <w:r w:rsidRPr="007134A7">
        <w:rPr>
          <w:rFonts w:ascii="Times New Roman" w:hAnsi="Times New Roman" w:cs="Times New Roman"/>
          <w:sz w:val="20"/>
          <w:szCs w:val="20"/>
          <w:rPrChange w:id="2416" w:author="michaelaanas23@gmail.com" w:date="2026-09-25T21:42:00Z" w16du:dateUtc="2026-09-25T13:42:00Z">
            <w:rPr>
              <w:rFonts w:ascii="Times New Roman" w:hAnsi="Times New Roman" w:cs="Times New Roman"/>
              <w:sz w:val="22"/>
              <w:szCs w:val="22"/>
            </w:rPr>
          </w:rPrChange>
        </w:rPr>
        <w:t>branch_id</w:t>
      </w:r>
      <w:proofErr w:type="spellEnd"/>
      <w:r w:rsidRPr="007134A7">
        <w:rPr>
          <w:rFonts w:ascii="Times New Roman" w:hAnsi="Times New Roman" w:cs="Times New Roman"/>
          <w:sz w:val="20"/>
          <w:szCs w:val="20"/>
          <w:rPrChange w:id="2417" w:author="michaelaanas23@gmail.com" w:date="2026-09-25T21:42:00Z" w16du:dateUtc="2026-09-25T13:42:00Z">
            <w:rPr>
              <w:rFonts w:ascii="Times New Roman" w:hAnsi="Times New Roman" w:cs="Times New Roman"/>
              <w:sz w:val="22"/>
              <w:szCs w:val="22"/>
            </w:rPr>
          </w:rPrChange>
        </w:rPr>
        <w:t xml:space="preserve"> (Foreign Key linking the customer to the registering branch), and </w:t>
      </w:r>
      <w:proofErr w:type="spellStart"/>
      <w:r w:rsidRPr="007134A7">
        <w:rPr>
          <w:rFonts w:ascii="Times New Roman" w:hAnsi="Times New Roman" w:cs="Times New Roman"/>
          <w:sz w:val="20"/>
          <w:szCs w:val="20"/>
          <w:rPrChange w:id="2418" w:author="michaelaanas23@gmail.com" w:date="2026-09-25T21:42:00Z" w16du:dateUtc="2026-09-25T13:42:00Z">
            <w:rPr>
              <w:rFonts w:ascii="Times New Roman" w:hAnsi="Times New Roman" w:cs="Times New Roman"/>
              <w:sz w:val="22"/>
              <w:szCs w:val="22"/>
            </w:rPr>
          </w:rPrChange>
        </w:rPr>
        <w:t>created_at</w:t>
      </w:r>
      <w:proofErr w:type="spellEnd"/>
      <w:r w:rsidRPr="007134A7">
        <w:rPr>
          <w:rFonts w:ascii="Times New Roman" w:hAnsi="Times New Roman" w:cs="Times New Roman"/>
          <w:sz w:val="20"/>
          <w:szCs w:val="20"/>
          <w:rPrChange w:id="2419" w:author="michaelaanas23@gmail.com" w:date="2026-09-25T21:42:00Z" w16du:dateUtc="2026-09-25T13:42:00Z">
            <w:rPr>
              <w:rFonts w:ascii="Times New Roman" w:hAnsi="Times New Roman" w:cs="Times New Roman"/>
              <w:sz w:val="22"/>
              <w:szCs w:val="22"/>
            </w:rPr>
          </w:rPrChange>
        </w:rPr>
        <w:t>.</w:t>
      </w:r>
    </w:p>
    <w:p w14:paraId="7015BBE4" w14:textId="4E58715B" w:rsidR="002568D4" w:rsidRPr="007134A7" w:rsidRDefault="002568D4">
      <w:pPr>
        <w:spacing w:line="276" w:lineRule="auto"/>
        <w:jc w:val="both"/>
        <w:rPr>
          <w:rFonts w:ascii="Times New Roman" w:hAnsi="Times New Roman" w:cs="Times New Roman"/>
          <w:sz w:val="20"/>
          <w:szCs w:val="20"/>
          <w:rPrChange w:id="2420" w:author="michaelaanas23@gmail.com" w:date="2026-09-25T21:42:00Z" w16du:dateUtc="2026-09-25T13:42:00Z">
            <w:rPr>
              <w:rFonts w:ascii="Times New Roman" w:hAnsi="Times New Roman" w:cs="Times New Roman"/>
              <w:sz w:val="22"/>
              <w:szCs w:val="22"/>
            </w:rPr>
          </w:rPrChange>
        </w:rPr>
        <w:pPrChange w:id="2421"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422" w:author="michaelaanas23@gmail.com" w:date="2026-09-25T21:42:00Z" w16du:dateUtc="2026-09-25T13:42:00Z">
            <w:rPr>
              <w:rFonts w:ascii="Times New Roman" w:hAnsi="Times New Roman" w:cs="Times New Roman"/>
              <w:b/>
              <w:bCs/>
              <w:sz w:val="22"/>
              <w:szCs w:val="22"/>
            </w:rPr>
          </w:rPrChange>
        </w:rPr>
        <w:t xml:space="preserve">PRODUCT (Inventory Items): </w:t>
      </w:r>
      <w:r w:rsidRPr="007134A7">
        <w:rPr>
          <w:rFonts w:ascii="Times New Roman" w:hAnsi="Times New Roman" w:cs="Times New Roman"/>
          <w:sz w:val="20"/>
          <w:szCs w:val="20"/>
          <w:rPrChange w:id="2423" w:author="michaelaanas23@gmail.com" w:date="2026-09-25T21:42:00Z" w16du:dateUtc="2026-09-25T13:42:00Z">
            <w:rPr>
              <w:rFonts w:ascii="Times New Roman" w:hAnsi="Times New Roman" w:cs="Times New Roman"/>
              <w:sz w:val="22"/>
              <w:szCs w:val="22"/>
            </w:rPr>
          </w:rPrChange>
        </w:rPr>
        <w:t xml:space="preserve">Manages the catalogue of retail items, water categories, and operational consumables stocked at each branch. Key attributes include id (Primary Key), name (product name), type (e.g., 'Purified Water', 'Alkaline Water', 'Seal', 'Cap', or empty containers), price (unit price), </w:t>
      </w:r>
      <w:proofErr w:type="spellStart"/>
      <w:r w:rsidRPr="007134A7">
        <w:rPr>
          <w:rFonts w:ascii="Times New Roman" w:hAnsi="Times New Roman" w:cs="Times New Roman"/>
          <w:sz w:val="20"/>
          <w:szCs w:val="20"/>
          <w:rPrChange w:id="2424" w:author="michaelaanas23@gmail.com" w:date="2026-09-25T21:42:00Z" w16du:dateUtc="2026-09-25T13:42:00Z">
            <w:rPr>
              <w:rFonts w:ascii="Times New Roman" w:hAnsi="Times New Roman" w:cs="Times New Roman"/>
              <w:sz w:val="22"/>
              <w:szCs w:val="22"/>
            </w:rPr>
          </w:rPrChange>
        </w:rPr>
        <w:t>current_stock</w:t>
      </w:r>
      <w:proofErr w:type="spellEnd"/>
      <w:r w:rsidRPr="007134A7">
        <w:rPr>
          <w:rFonts w:ascii="Times New Roman" w:hAnsi="Times New Roman" w:cs="Times New Roman"/>
          <w:sz w:val="20"/>
          <w:szCs w:val="20"/>
          <w:rPrChange w:id="2425" w:author="michaelaanas23@gmail.com" w:date="2026-09-25T21:42:00Z" w16du:dateUtc="2026-09-25T13:42:00Z">
            <w:rPr>
              <w:rFonts w:ascii="Times New Roman" w:hAnsi="Times New Roman" w:cs="Times New Roman"/>
              <w:sz w:val="22"/>
              <w:szCs w:val="22"/>
            </w:rPr>
          </w:rPrChange>
        </w:rPr>
        <w:t xml:space="preserve"> (real-time quantity available), </w:t>
      </w:r>
      <w:proofErr w:type="spellStart"/>
      <w:r w:rsidRPr="007134A7">
        <w:rPr>
          <w:rFonts w:ascii="Times New Roman" w:hAnsi="Times New Roman" w:cs="Times New Roman"/>
          <w:sz w:val="20"/>
          <w:szCs w:val="20"/>
          <w:rPrChange w:id="2426" w:author="michaelaanas23@gmail.com" w:date="2026-09-25T21:42:00Z" w16du:dateUtc="2026-09-25T13:42:00Z">
            <w:rPr>
              <w:rFonts w:ascii="Times New Roman" w:hAnsi="Times New Roman" w:cs="Times New Roman"/>
              <w:sz w:val="22"/>
              <w:szCs w:val="22"/>
            </w:rPr>
          </w:rPrChange>
        </w:rPr>
        <w:t>branch_id</w:t>
      </w:r>
      <w:proofErr w:type="spellEnd"/>
      <w:r w:rsidRPr="007134A7">
        <w:rPr>
          <w:rFonts w:ascii="Times New Roman" w:hAnsi="Times New Roman" w:cs="Times New Roman"/>
          <w:sz w:val="20"/>
          <w:szCs w:val="20"/>
          <w:rPrChange w:id="2427" w:author="michaelaanas23@gmail.com" w:date="2026-09-25T21:42:00Z" w16du:dateUtc="2026-09-25T13:42:00Z">
            <w:rPr>
              <w:rFonts w:ascii="Times New Roman" w:hAnsi="Times New Roman" w:cs="Times New Roman"/>
              <w:sz w:val="22"/>
              <w:szCs w:val="22"/>
            </w:rPr>
          </w:rPrChange>
        </w:rPr>
        <w:t xml:space="preserve"> (Foreign Key identifying which branch stocks the item), and </w:t>
      </w:r>
      <w:proofErr w:type="spellStart"/>
      <w:r w:rsidRPr="007134A7">
        <w:rPr>
          <w:rFonts w:ascii="Times New Roman" w:hAnsi="Times New Roman" w:cs="Times New Roman"/>
          <w:sz w:val="20"/>
          <w:szCs w:val="20"/>
          <w:rPrChange w:id="2428" w:author="michaelaanas23@gmail.com" w:date="2026-09-25T21:42:00Z" w16du:dateUtc="2026-09-25T13:42:00Z">
            <w:rPr>
              <w:rFonts w:ascii="Times New Roman" w:hAnsi="Times New Roman" w:cs="Times New Roman"/>
              <w:sz w:val="22"/>
              <w:szCs w:val="22"/>
            </w:rPr>
          </w:rPrChange>
        </w:rPr>
        <w:t>created_at</w:t>
      </w:r>
      <w:proofErr w:type="spellEnd"/>
      <w:r w:rsidRPr="007134A7">
        <w:rPr>
          <w:rFonts w:ascii="Times New Roman" w:hAnsi="Times New Roman" w:cs="Times New Roman"/>
          <w:sz w:val="20"/>
          <w:szCs w:val="20"/>
          <w:rPrChange w:id="2429" w:author="michaelaanas23@gmail.com" w:date="2026-09-25T21:42:00Z" w16du:dateUtc="2026-09-25T13:42:00Z">
            <w:rPr>
              <w:rFonts w:ascii="Times New Roman" w:hAnsi="Times New Roman" w:cs="Times New Roman"/>
              <w:sz w:val="22"/>
              <w:szCs w:val="22"/>
            </w:rPr>
          </w:rPrChange>
        </w:rPr>
        <w:t>.</w:t>
      </w:r>
    </w:p>
    <w:p w14:paraId="0B2D680A" w14:textId="02FE5CFE" w:rsidR="002568D4" w:rsidRPr="007134A7" w:rsidRDefault="002568D4">
      <w:pPr>
        <w:spacing w:line="276" w:lineRule="auto"/>
        <w:jc w:val="both"/>
        <w:rPr>
          <w:rFonts w:ascii="Times New Roman" w:hAnsi="Times New Roman" w:cs="Times New Roman"/>
          <w:sz w:val="20"/>
          <w:szCs w:val="20"/>
          <w:rPrChange w:id="2430" w:author="michaelaanas23@gmail.com" w:date="2026-09-25T21:42:00Z" w16du:dateUtc="2026-09-25T13:42:00Z">
            <w:rPr>
              <w:rFonts w:ascii="Times New Roman" w:hAnsi="Times New Roman" w:cs="Times New Roman"/>
              <w:sz w:val="22"/>
              <w:szCs w:val="22"/>
            </w:rPr>
          </w:rPrChange>
        </w:rPr>
        <w:pPrChange w:id="2431"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432" w:author="michaelaanas23@gmail.com" w:date="2026-09-25T21:42:00Z" w16du:dateUtc="2026-09-25T13:42:00Z">
            <w:rPr>
              <w:rFonts w:ascii="Times New Roman" w:hAnsi="Times New Roman" w:cs="Times New Roman"/>
              <w:b/>
              <w:bCs/>
              <w:sz w:val="22"/>
              <w:szCs w:val="22"/>
            </w:rPr>
          </w:rPrChange>
        </w:rPr>
        <w:t xml:space="preserve">SALE (Sales Transactions): </w:t>
      </w:r>
      <w:r w:rsidRPr="007134A7">
        <w:rPr>
          <w:rFonts w:ascii="Times New Roman" w:hAnsi="Times New Roman" w:cs="Times New Roman"/>
          <w:sz w:val="20"/>
          <w:szCs w:val="20"/>
          <w:rPrChange w:id="2433" w:author="michaelaanas23@gmail.com" w:date="2026-09-25T21:42:00Z" w16du:dateUtc="2026-09-25T13:42:00Z">
            <w:rPr>
              <w:rFonts w:ascii="Times New Roman" w:hAnsi="Times New Roman" w:cs="Times New Roman"/>
              <w:sz w:val="22"/>
              <w:szCs w:val="22"/>
            </w:rPr>
          </w:rPrChange>
        </w:rPr>
        <w:t xml:space="preserve">Records storefront transactions processed at the cashier terminal. Key attributes include id (Primary Key), </w:t>
      </w:r>
      <w:proofErr w:type="spellStart"/>
      <w:r w:rsidRPr="007134A7">
        <w:rPr>
          <w:rFonts w:ascii="Times New Roman" w:hAnsi="Times New Roman" w:cs="Times New Roman"/>
          <w:sz w:val="20"/>
          <w:szCs w:val="20"/>
          <w:rPrChange w:id="2434" w:author="michaelaanas23@gmail.com" w:date="2026-09-25T21:42:00Z" w16du:dateUtc="2026-09-25T13:42:00Z">
            <w:rPr>
              <w:rFonts w:ascii="Times New Roman" w:hAnsi="Times New Roman" w:cs="Times New Roman"/>
              <w:sz w:val="22"/>
              <w:szCs w:val="22"/>
            </w:rPr>
          </w:rPrChange>
        </w:rPr>
        <w:t>customer_id</w:t>
      </w:r>
      <w:proofErr w:type="spellEnd"/>
      <w:r w:rsidRPr="007134A7">
        <w:rPr>
          <w:rFonts w:ascii="Times New Roman" w:hAnsi="Times New Roman" w:cs="Times New Roman"/>
          <w:sz w:val="20"/>
          <w:szCs w:val="20"/>
          <w:rPrChange w:id="2435" w:author="michaelaanas23@gmail.com" w:date="2026-09-25T21:42:00Z" w16du:dateUtc="2026-09-25T13:42:00Z">
            <w:rPr>
              <w:rFonts w:ascii="Times New Roman" w:hAnsi="Times New Roman" w:cs="Times New Roman"/>
              <w:sz w:val="22"/>
              <w:szCs w:val="22"/>
            </w:rPr>
          </w:rPrChange>
        </w:rPr>
        <w:t xml:space="preserve"> (Foreign Key referencing the customer; nullable for walk-in purchases), </w:t>
      </w:r>
      <w:proofErr w:type="spellStart"/>
      <w:r w:rsidRPr="007134A7">
        <w:rPr>
          <w:rFonts w:ascii="Times New Roman" w:hAnsi="Times New Roman" w:cs="Times New Roman"/>
          <w:sz w:val="20"/>
          <w:szCs w:val="20"/>
          <w:rPrChange w:id="2436" w:author="michaelaanas23@gmail.com" w:date="2026-09-25T21:42:00Z" w16du:dateUtc="2026-09-25T13:42:00Z">
            <w:rPr>
              <w:rFonts w:ascii="Times New Roman" w:hAnsi="Times New Roman" w:cs="Times New Roman"/>
              <w:sz w:val="22"/>
              <w:szCs w:val="22"/>
            </w:rPr>
          </w:rPrChange>
        </w:rPr>
        <w:t>user_id</w:t>
      </w:r>
      <w:proofErr w:type="spellEnd"/>
      <w:r w:rsidRPr="007134A7">
        <w:rPr>
          <w:rFonts w:ascii="Times New Roman" w:hAnsi="Times New Roman" w:cs="Times New Roman"/>
          <w:sz w:val="20"/>
          <w:szCs w:val="20"/>
          <w:rPrChange w:id="2437" w:author="michaelaanas23@gmail.com" w:date="2026-09-25T21:42:00Z" w16du:dateUtc="2026-09-25T13:42:00Z">
            <w:rPr>
              <w:rFonts w:ascii="Times New Roman" w:hAnsi="Times New Roman" w:cs="Times New Roman"/>
              <w:sz w:val="22"/>
              <w:szCs w:val="22"/>
            </w:rPr>
          </w:rPrChange>
        </w:rPr>
        <w:t xml:space="preserve"> (Foreign Key referencing the cashier who processed the order), </w:t>
      </w:r>
      <w:proofErr w:type="spellStart"/>
      <w:r w:rsidRPr="007134A7">
        <w:rPr>
          <w:rFonts w:ascii="Times New Roman" w:hAnsi="Times New Roman" w:cs="Times New Roman"/>
          <w:sz w:val="20"/>
          <w:szCs w:val="20"/>
          <w:rPrChange w:id="2438" w:author="michaelaanas23@gmail.com" w:date="2026-09-25T21:42:00Z" w16du:dateUtc="2026-09-25T13:42:00Z">
            <w:rPr>
              <w:rFonts w:ascii="Times New Roman" w:hAnsi="Times New Roman" w:cs="Times New Roman"/>
              <w:sz w:val="22"/>
              <w:szCs w:val="22"/>
            </w:rPr>
          </w:rPrChange>
        </w:rPr>
        <w:t>total_amount</w:t>
      </w:r>
      <w:proofErr w:type="spellEnd"/>
      <w:r w:rsidRPr="007134A7">
        <w:rPr>
          <w:rFonts w:ascii="Times New Roman" w:hAnsi="Times New Roman" w:cs="Times New Roman"/>
          <w:sz w:val="20"/>
          <w:szCs w:val="20"/>
          <w:rPrChange w:id="2439" w:author="michaelaanas23@gmail.com" w:date="2026-09-25T21:42:00Z" w16du:dateUtc="2026-09-25T13:42:00Z">
            <w:rPr>
              <w:rFonts w:ascii="Times New Roman" w:hAnsi="Times New Roman" w:cs="Times New Roman"/>
              <w:sz w:val="22"/>
              <w:szCs w:val="22"/>
            </w:rPr>
          </w:rPrChange>
        </w:rPr>
        <w:t xml:space="preserve"> (computed transaction total), </w:t>
      </w:r>
      <w:proofErr w:type="spellStart"/>
      <w:r w:rsidRPr="007134A7">
        <w:rPr>
          <w:rFonts w:ascii="Times New Roman" w:hAnsi="Times New Roman" w:cs="Times New Roman"/>
          <w:sz w:val="20"/>
          <w:szCs w:val="20"/>
          <w:rPrChange w:id="2440" w:author="michaelaanas23@gmail.com" w:date="2026-09-25T21:42:00Z" w16du:dateUtc="2026-09-25T13:42:00Z">
            <w:rPr>
              <w:rFonts w:ascii="Times New Roman" w:hAnsi="Times New Roman" w:cs="Times New Roman"/>
              <w:sz w:val="22"/>
              <w:szCs w:val="22"/>
            </w:rPr>
          </w:rPrChange>
        </w:rPr>
        <w:lastRenderedPageBreak/>
        <w:t>payment_method</w:t>
      </w:r>
      <w:proofErr w:type="spellEnd"/>
      <w:r w:rsidRPr="007134A7">
        <w:rPr>
          <w:rFonts w:ascii="Times New Roman" w:hAnsi="Times New Roman" w:cs="Times New Roman"/>
          <w:sz w:val="20"/>
          <w:szCs w:val="20"/>
          <w:rPrChange w:id="2441" w:author="michaelaanas23@gmail.com" w:date="2026-09-25T21:42:00Z" w16du:dateUtc="2026-09-25T13:42:00Z">
            <w:rPr>
              <w:rFonts w:ascii="Times New Roman" w:hAnsi="Times New Roman" w:cs="Times New Roman"/>
              <w:sz w:val="22"/>
              <w:szCs w:val="22"/>
            </w:rPr>
          </w:rPrChange>
        </w:rPr>
        <w:t xml:space="preserve"> (e.g., 'Cash' or digital wallets), </w:t>
      </w:r>
      <w:proofErr w:type="spellStart"/>
      <w:r w:rsidRPr="007134A7">
        <w:rPr>
          <w:rFonts w:ascii="Times New Roman" w:hAnsi="Times New Roman" w:cs="Times New Roman"/>
          <w:sz w:val="20"/>
          <w:szCs w:val="20"/>
          <w:rPrChange w:id="2442" w:author="michaelaanas23@gmail.com" w:date="2026-09-25T21:42:00Z" w16du:dateUtc="2026-09-25T13:42:00Z">
            <w:rPr>
              <w:rFonts w:ascii="Times New Roman" w:hAnsi="Times New Roman" w:cs="Times New Roman"/>
              <w:sz w:val="22"/>
              <w:szCs w:val="22"/>
            </w:rPr>
          </w:rPrChange>
        </w:rPr>
        <w:t>branch_id</w:t>
      </w:r>
      <w:proofErr w:type="spellEnd"/>
      <w:r w:rsidRPr="007134A7">
        <w:rPr>
          <w:rFonts w:ascii="Times New Roman" w:hAnsi="Times New Roman" w:cs="Times New Roman"/>
          <w:sz w:val="20"/>
          <w:szCs w:val="20"/>
          <w:rPrChange w:id="2443" w:author="michaelaanas23@gmail.com" w:date="2026-09-25T21:42:00Z" w16du:dateUtc="2026-09-25T13:42:00Z">
            <w:rPr>
              <w:rFonts w:ascii="Times New Roman" w:hAnsi="Times New Roman" w:cs="Times New Roman"/>
              <w:sz w:val="22"/>
              <w:szCs w:val="22"/>
            </w:rPr>
          </w:rPrChange>
        </w:rPr>
        <w:t xml:space="preserve"> (Foreign Key identifying the branch where the sale occurred), and </w:t>
      </w:r>
      <w:proofErr w:type="spellStart"/>
      <w:r w:rsidRPr="007134A7">
        <w:rPr>
          <w:rFonts w:ascii="Times New Roman" w:hAnsi="Times New Roman" w:cs="Times New Roman"/>
          <w:sz w:val="20"/>
          <w:szCs w:val="20"/>
          <w:rPrChange w:id="2444" w:author="michaelaanas23@gmail.com" w:date="2026-09-25T21:42:00Z" w16du:dateUtc="2026-09-25T13:42:00Z">
            <w:rPr>
              <w:rFonts w:ascii="Times New Roman" w:hAnsi="Times New Roman" w:cs="Times New Roman"/>
              <w:sz w:val="22"/>
              <w:szCs w:val="22"/>
            </w:rPr>
          </w:rPrChange>
        </w:rPr>
        <w:t>created_at</w:t>
      </w:r>
      <w:proofErr w:type="spellEnd"/>
      <w:r w:rsidRPr="007134A7">
        <w:rPr>
          <w:rFonts w:ascii="Times New Roman" w:hAnsi="Times New Roman" w:cs="Times New Roman"/>
          <w:sz w:val="20"/>
          <w:szCs w:val="20"/>
          <w:rPrChange w:id="2445" w:author="michaelaanas23@gmail.com" w:date="2026-09-25T21:42:00Z" w16du:dateUtc="2026-09-25T13:42:00Z">
            <w:rPr>
              <w:rFonts w:ascii="Times New Roman" w:hAnsi="Times New Roman" w:cs="Times New Roman"/>
              <w:sz w:val="22"/>
              <w:szCs w:val="22"/>
            </w:rPr>
          </w:rPrChange>
        </w:rPr>
        <w:t>.</w:t>
      </w:r>
    </w:p>
    <w:p w14:paraId="720BB261" w14:textId="497FA533" w:rsidR="002568D4" w:rsidRPr="007134A7" w:rsidRDefault="002568D4">
      <w:pPr>
        <w:spacing w:line="276" w:lineRule="auto"/>
        <w:jc w:val="both"/>
        <w:rPr>
          <w:rFonts w:ascii="Times New Roman" w:hAnsi="Times New Roman" w:cs="Times New Roman"/>
          <w:sz w:val="20"/>
          <w:szCs w:val="20"/>
          <w:rPrChange w:id="2446" w:author="michaelaanas23@gmail.com" w:date="2026-09-25T21:42:00Z" w16du:dateUtc="2026-09-25T13:42:00Z">
            <w:rPr>
              <w:rFonts w:ascii="Times New Roman" w:hAnsi="Times New Roman" w:cs="Times New Roman"/>
              <w:sz w:val="22"/>
              <w:szCs w:val="22"/>
            </w:rPr>
          </w:rPrChange>
        </w:rPr>
        <w:pPrChange w:id="2447"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448" w:author="michaelaanas23@gmail.com" w:date="2026-09-25T21:42:00Z" w16du:dateUtc="2026-09-25T13:42:00Z">
            <w:rPr>
              <w:rFonts w:ascii="Times New Roman" w:hAnsi="Times New Roman" w:cs="Times New Roman"/>
              <w:b/>
              <w:bCs/>
              <w:sz w:val="22"/>
              <w:szCs w:val="22"/>
            </w:rPr>
          </w:rPrChange>
        </w:rPr>
        <w:t>SALE_ITEM (Transaction Line Items):</w:t>
      </w:r>
      <w:r w:rsidRPr="007134A7">
        <w:rPr>
          <w:rFonts w:ascii="Times New Roman" w:hAnsi="Times New Roman" w:cs="Times New Roman"/>
          <w:sz w:val="20"/>
          <w:szCs w:val="20"/>
          <w:rPrChange w:id="2449" w:author="michaelaanas23@gmail.com" w:date="2026-09-25T21:42:00Z" w16du:dateUtc="2026-09-25T13:42:00Z">
            <w:rPr>
              <w:rFonts w:ascii="Times New Roman" w:hAnsi="Times New Roman" w:cs="Times New Roman"/>
              <w:sz w:val="22"/>
              <w:szCs w:val="22"/>
            </w:rPr>
          </w:rPrChange>
        </w:rPr>
        <w:t xml:space="preserve"> Represents the individual itemized products contained in each sales transaction. Key attributes include id (Primary Key), </w:t>
      </w:r>
      <w:proofErr w:type="spellStart"/>
      <w:r w:rsidRPr="007134A7">
        <w:rPr>
          <w:rFonts w:ascii="Times New Roman" w:hAnsi="Times New Roman" w:cs="Times New Roman"/>
          <w:sz w:val="20"/>
          <w:szCs w:val="20"/>
          <w:rPrChange w:id="2450" w:author="michaelaanas23@gmail.com" w:date="2026-09-25T21:42:00Z" w16du:dateUtc="2026-09-25T13:42:00Z">
            <w:rPr>
              <w:rFonts w:ascii="Times New Roman" w:hAnsi="Times New Roman" w:cs="Times New Roman"/>
              <w:sz w:val="22"/>
              <w:szCs w:val="22"/>
            </w:rPr>
          </w:rPrChange>
        </w:rPr>
        <w:t>sale_id</w:t>
      </w:r>
      <w:proofErr w:type="spellEnd"/>
      <w:r w:rsidRPr="007134A7">
        <w:rPr>
          <w:rFonts w:ascii="Times New Roman" w:hAnsi="Times New Roman" w:cs="Times New Roman"/>
          <w:sz w:val="20"/>
          <w:szCs w:val="20"/>
          <w:rPrChange w:id="2451" w:author="michaelaanas23@gmail.com" w:date="2026-09-25T21:42:00Z" w16du:dateUtc="2026-09-25T13:42:00Z">
            <w:rPr>
              <w:rFonts w:ascii="Times New Roman" w:hAnsi="Times New Roman" w:cs="Times New Roman"/>
              <w:sz w:val="22"/>
              <w:szCs w:val="22"/>
            </w:rPr>
          </w:rPrChange>
        </w:rPr>
        <w:t xml:space="preserve"> (Foreign Key referencing the parent sale), </w:t>
      </w:r>
      <w:proofErr w:type="spellStart"/>
      <w:r w:rsidRPr="007134A7">
        <w:rPr>
          <w:rFonts w:ascii="Times New Roman" w:hAnsi="Times New Roman" w:cs="Times New Roman"/>
          <w:sz w:val="20"/>
          <w:szCs w:val="20"/>
          <w:rPrChange w:id="2452" w:author="michaelaanas23@gmail.com" w:date="2026-09-25T21:42:00Z" w16du:dateUtc="2026-09-25T13:42:00Z">
            <w:rPr>
              <w:rFonts w:ascii="Times New Roman" w:hAnsi="Times New Roman" w:cs="Times New Roman"/>
              <w:sz w:val="22"/>
              <w:szCs w:val="22"/>
            </w:rPr>
          </w:rPrChange>
        </w:rPr>
        <w:t>product_id</w:t>
      </w:r>
      <w:proofErr w:type="spellEnd"/>
      <w:r w:rsidRPr="007134A7">
        <w:rPr>
          <w:rFonts w:ascii="Times New Roman" w:hAnsi="Times New Roman" w:cs="Times New Roman"/>
          <w:sz w:val="20"/>
          <w:szCs w:val="20"/>
          <w:rPrChange w:id="2453" w:author="michaelaanas23@gmail.com" w:date="2026-09-25T21:42:00Z" w16du:dateUtc="2026-09-25T13:42:00Z">
            <w:rPr>
              <w:rFonts w:ascii="Times New Roman" w:hAnsi="Times New Roman" w:cs="Times New Roman"/>
              <w:sz w:val="22"/>
              <w:szCs w:val="22"/>
            </w:rPr>
          </w:rPrChange>
        </w:rPr>
        <w:t xml:space="preserve"> (Foreign Key referencing the product purchased), quantity (number of units purchased), price (the unit price at the time of purchase), and subtotal (computed as quantity multiplied by price).</w:t>
      </w:r>
    </w:p>
    <w:p w14:paraId="0632A60C" w14:textId="142D39CE" w:rsidR="002568D4" w:rsidRPr="007134A7" w:rsidRDefault="002568D4">
      <w:pPr>
        <w:spacing w:line="276" w:lineRule="auto"/>
        <w:jc w:val="both"/>
        <w:rPr>
          <w:rFonts w:ascii="Times New Roman" w:hAnsi="Times New Roman" w:cs="Times New Roman"/>
          <w:sz w:val="20"/>
          <w:szCs w:val="20"/>
          <w:rPrChange w:id="2454" w:author="michaelaanas23@gmail.com" w:date="2026-09-25T21:42:00Z" w16du:dateUtc="2026-09-25T13:42:00Z">
            <w:rPr>
              <w:rFonts w:ascii="Times New Roman" w:hAnsi="Times New Roman" w:cs="Times New Roman"/>
              <w:sz w:val="22"/>
              <w:szCs w:val="22"/>
            </w:rPr>
          </w:rPrChange>
        </w:rPr>
        <w:pPrChange w:id="2455"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456" w:author="michaelaanas23@gmail.com" w:date="2026-09-25T21:42:00Z" w16du:dateUtc="2026-09-25T13:42:00Z">
            <w:rPr>
              <w:rFonts w:ascii="Times New Roman" w:hAnsi="Times New Roman" w:cs="Times New Roman"/>
              <w:b/>
              <w:bCs/>
              <w:sz w:val="22"/>
              <w:szCs w:val="22"/>
            </w:rPr>
          </w:rPrChange>
        </w:rPr>
        <w:t xml:space="preserve">INVENTORY_LOG (Stock Adjustments): </w:t>
      </w:r>
      <w:r w:rsidRPr="007134A7">
        <w:rPr>
          <w:rFonts w:ascii="Times New Roman" w:hAnsi="Times New Roman" w:cs="Times New Roman"/>
          <w:sz w:val="20"/>
          <w:szCs w:val="20"/>
          <w:rPrChange w:id="2457" w:author="michaelaanas23@gmail.com" w:date="2026-09-25T21:42:00Z" w16du:dateUtc="2026-09-25T13:42:00Z">
            <w:rPr>
              <w:rFonts w:ascii="Times New Roman" w:hAnsi="Times New Roman" w:cs="Times New Roman"/>
              <w:sz w:val="22"/>
              <w:szCs w:val="22"/>
            </w:rPr>
          </w:rPrChange>
        </w:rPr>
        <w:t xml:space="preserve">Tracks historical stock movements, audits manual adjustments, and monitors consumable consumption logs. Key attributes include id (Primary Key), </w:t>
      </w:r>
      <w:proofErr w:type="spellStart"/>
      <w:r w:rsidRPr="007134A7">
        <w:rPr>
          <w:rFonts w:ascii="Times New Roman" w:hAnsi="Times New Roman" w:cs="Times New Roman"/>
          <w:sz w:val="20"/>
          <w:szCs w:val="20"/>
          <w:rPrChange w:id="2458" w:author="michaelaanas23@gmail.com" w:date="2026-09-25T21:42:00Z" w16du:dateUtc="2026-09-25T13:42:00Z">
            <w:rPr>
              <w:rFonts w:ascii="Times New Roman" w:hAnsi="Times New Roman" w:cs="Times New Roman"/>
              <w:sz w:val="22"/>
              <w:szCs w:val="22"/>
            </w:rPr>
          </w:rPrChange>
        </w:rPr>
        <w:t>product_id</w:t>
      </w:r>
      <w:proofErr w:type="spellEnd"/>
      <w:r w:rsidRPr="007134A7">
        <w:rPr>
          <w:rFonts w:ascii="Times New Roman" w:hAnsi="Times New Roman" w:cs="Times New Roman"/>
          <w:sz w:val="20"/>
          <w:szCs w:val="20"/>
          <w:rPrChange w:id="2459" w:author="michaelaanas23@gmail.com" w:date="2026-09-25T21:42:00Z" w16du:dateUtc="2026-09-25T13:42:00Z">
            <w:rPr>
              <w:rFonts w:ascii="Times New Roman" w:hAnsi="Times New Roman" w:cs="Times New Roman"/>
              <w:sz w:val="22"/>
              <w:szCs w:val="22"/>
            </w:rPr>
          </w:rPrChange>
        </w:rPr>
        <w:t xml:space="preserve"> (Foreign Key referencing the product), </w:t>
      </w:r>
      <w:proofErr w:type="spellStart"/>
      <w:r w:rsidRPr="007134A7">
        <w:rPr>
          <w:rFonts w:ascii="Times New Roman" w:hAnsi="Times New Roman" w:cs="Times New Roman"/>
          <w:sz w:val="20"/>
          <w:szCs w:val="20"/>
          <w:rPrChange w:id="2460" w:author="michaelaanas23@gmail.com" w:date="2026-09-25T21:42:00Z" w16du:dateUtc="2026-09-25T13:42:00Z">
            <w:rPr>
              <w:rFonts w:ascii="Times New Roman" w:hAnsi="Times New Roman" w:cs="Times New Roman"/>
              <w:sz w:val="22"/>
              <w:szCs w:val="22"/>
            </w:rPr>
          </w:rPrChange>
        </w:rPr>
        <w:t>change_amount</w:t>
      </w:r>
      <w:proofErr w:type="spellEnd"/>
      <w:r w:rsidRPr="007134A7">
        <w:rPr>
          <w:rFonts w:ascii="Times New Roman" w:hAnsi="Times New Roman" w:cs="Times New Roman"/>
          <w:sz w:val="20"/>
          <w:szCs w:val="20"/>
          <w:rPrChange w:id="2461" w:author="michaelaanas23@gmail.com" w:date="2026-09-25T21:42:00Z" w16du:dateUtc="2026-09-25T13:42:00Z">
            <w:rPr>
              <w:rFonts w:ascii="Times New Roman" w:hAnsi="Times New Roman" w:cs="Times New Roman"/>
              <w:sz w:val="22"/>
              <w:szCs w:val="22"/>
            </w:rPr>
          </w:rPrChange>
        </w:rPr>
        <w:t xml:space="preserve"> (positive for restocks, negative for sales or damage losses), </w:t>
      </w:r>
      <w:proofErr w:type="spellStart"/>
      <w:r w:rsidRPr="007134A7">
        <w:rPr>
          <w:rFonts w:ascii="Times New Roman" w:hAnsi="Times New Roman" w:cs="Times New Roman"/>
          <w:sz w:val="20"/>
          <w:szCs w:val="20"/>
          <w:rPrChange w:id="2462" w:author="michaelaanas23@gmail.com" w:date="2026-09-25T21:42:00Z" w16du:dateUtc="2026-09-25T13:42:00Z">
            <w:rPr>
              <w:rFonts w:ascii="Times New Roman" w:hAnsi="Times New Roman" w:cs="Times New Roman"/>
              <w:sz w:val="22"/>
              <w:szCs w:val="22"/>
            </w:rPr>
          </w:rPrChange>
        </w:rPr>
        <w:t>log_type</w:t>
      </w:r>
      <w:proofErr w:type="spellEnd"/>
      <w:r w:rsidRPr="007134A7">
        <w:rPr>
          <w:rFonts w:ascii="Times New Roman" w:hAnsi="Times New Roman" w:cs="Times New Roman"/>
          <w:sz w:val="20"/>
          <w:szCs w:val="20"/>
          <w:rPrChange w:id="2463" w:author="michaelaanas23@gmail.com" w:date="2026-09-25T21:42:00Z" w16du:dateUtc="2026-09-25T13:42:00Z">
            <w:rPr>
              <w:rFonts w:ascii="Times New Roman" w:hAnsi="Times New Roman" w:cs="Times New Roman"/>
              <w:sz w:val="22"/>
              <w:szCs w:val="22"/>
            </w:rPr>
          </w:rPrChange>
        </w:rPr>
        <w:t xml:space="preserve"> (e.g., 'IN' or 'OUT'), reason (e.g., 'Restock', 'Sale', or 'Damage'), </w:t>
      </w:r>
      <w:proofErr w:type="spellStart"/>
      <w:r w:rsidRPr="007134A7">
        <w:rPr>
          <w:rFonts w:ascii="Times New Roman" w:hAnsi="Times New Roman" w:cs="Times New Roman"/>
          <w:sz w:val="20"/>
          <w:szCs w:val="20"/>
          <w:rPrChange w:id="2464" w:author="michaelaanas23@gmail.com" w:date="2026-09-25T21:42:00Z" w16du:dateUtc="2026-09-25T13:42:00Z">
            <w:rPr>
              <w:rFonts w:ascii="Times New Roman" w:hAnsi="Times New Roman" w:cs="Times New Roman"/>
              <w:sz w:val="22"/>
              <w:szCs w:val="22"/>
            </w:rPr>
          </w:rPrChange>
        </w:rPr>
        <w:t>branch_id</w:t>
      </w:r>
      <w:proofErr w:type="spellEnd"/>
      <w:r w:rsidRPr="007134A7">
        <w:rPr>
          <w:rFonts w:ascii="Times New Roman" w:hAnsi="Times New Roman" w:cs="Times New Roman"/>
          <w:sz w:val="20"/>
          <w:szCs w:val="20"/>
          <w:rPrChange w:id="2465" w:author="michaelaanas23@gmail.com" w:date="2026-09-25T21:42:00Z" w16du:dateUtc="2026-09-25T13:42:00Z">
            <w:rPr>
              <w:rFonts w:ascii="Times New Roman" w:hAnsi="Times New Roman" w:cs="Times New Roman"/>
              <w:sz w:val="22"/>
              <w:szCs w:val="22"/>
            </w:rPr>
          </w:rPrChange>
        </w:rPr>
        <w:t xml:space="preserve"> (Foreign Key linking the log to the branch), and </w:t>
      </w:r>
      <w:proofErr w:type="spellStart"/>
      <w:r w:rsidRPr="007134A7">
        <w:rPr>
          <w:rFonts w:ascii="Times New Roman" w:hAnsi="Times New Roman" w:cs="Times New Roman"/>
          <w:sz w:val="20"/>
          <w:szCs w:val="20"/>
          <w:rPrChange w:id="2466" w:author="michaelaanas23@gmail.com" w:date="2026-09-25T21:42:00Z" w16du:dateUtc="2026-09-25T13:42:00Z">
            <w:rPr>
              <w:rFonts w:ascii="Times New Roman" w:hAnsi="Times New Roman" w:cs="Times New Roman"/>
              <w:sz w:val="22"/>
              <w:szCs w:val="22"/>
            </w:rPr>
          </w:rPrChange>
        </w:rPr>
        <w:t>created_at</w:t>
      </w:r>
      <w:proofErr w:type="spellEnd"/>
      <w:r w:rsidRPr="007134A7">
        <w:rPr>
          <w:rFonts w:ascii="Times New Roman" w:hAnsi="Times New Roman" w:cs="Times New Roman"/>
          <w:sz w:val="20"/>
          <w:szCs w:val="20"/>
          <w:rPrChange w:id="2467" w:author="michaelaanas23@gmail.com" w:date="2026-09-25T21:42:00Z" w16du:dateUtc="2026-09-25T13:42:00Z">
            <w:rPr>
              <w:rFonts w:ascii="Times New Roman" w:hAnsi="Times New Roman" w:cs="Times New Roman"/>
              <w:sz w:val="22"/>
              <w:szCs w:val="22"/>
            </w:rPr>
          </w:rPrChange>
        </w:rPr>
        <w:t>.</w:t>
      </w:r>
    </w:p>
    <w:p w14:paraId="30449772" w14:textId="79757A1E" w:rsidR="002568D4" w:rsidRPr="007134A7" w:rsidRDefault="002568D4">
      <w:pPr>
        <w:spacing w:line="276" w:lineRule="auto"/>
        <w:jc w:val="both"/>
        <w:rPr>
          <w:rFonts w:ascii="Times New Roman" w:hAnsi="Times New Roman" w:cs="Times New Roman"/>
          <w:sz w:val="20"/>
          <w:szCs w:val="20"/>
          <w:rPrChange w:id="2468" w:author="michaelaanas23@gmail.com" w:date="2026-09-25T21:42:00Z" w16du:dateUtc="2026-09-25T13:42:00Z">
            <w:rPr>
              <w:rFonts w:ascii="Times New Roman" w:hAnsi="Times New Roman" w:cs="Times New Roman"/>
              <w:sz w:val="22"/>
              <w:szCs w:val="22"/>
            </w:rPr>
          </w:rPrChange>
        </w:rPr>
        <w:pPrChange w:id="2469"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470" w:author="michaelaanas23@gmail.com" w:date="2026-09-25T21:42:00Z" w16du:dateUtc="2026-09-25T13:42:00Z">
            <w:rPr>
              <w:rFonts w:ascii="Times New Roman" w:hAnsi="Times New Roman" w:cs="Times New Roman"/>
              <w:b/>
              <w:bCs/>
              <w:sz w:val="22"/>
              <w:szCs w:val="22"/>
            </w:rPr>
          </w:rPrChange>
        </w:rPr>
        <w:t xml:space="preserve">OTP (One-Time Password Verification): </w:t>
      </w:r>
      <w:r w:rsidRPr="007134A7">
        <w:rPr>
          <w:rFonts w:ascii="Times New Roman" w:hAnsi="Times New Roman" w:cs="Times New Roman"/>
          <w:sz w:val="20"/>
          <w:szCs w:val="20"/>
          <w:rPrChange w:id="2471" w:author="michaelaanas23@gmail.com" w:date="2026-09-25T21:42:00Z" w16du:dateUtc="2026-09-25T13:42:00Z">
            <w:rPr>
              <w:rFonts w:ascii="Times New Roman" w:hAnsi="Times New Roman" w:cs="Times New Roman"/>
              <w:sz w:val="22"/>
              <w:szCs w:val="22"/>
            </w:rPr>
          </w:rPrChange>
        </w:rPr>
        <w:t xml:space="preserve">Manages temporary security verification codes for multi-factor user authentication. Key attributes include id (Primary Key), </w:t>
      </w:r>
      <w:proofErr w:type="spellStart"/>
      <w:r w:rsidRPr="007134A7">
        <w:rPr>
          <w:rFonts w:ascii="Times New Roman" w:hAnsi="Times New Roman" w:cs="Times New Roman"/>
          <w:sz w:val="20"/>
          <w:szCs w:val="20"/>
          <w:rPrChange w:id="2472" w:author="michaelaanas23@gmail.com" w:date="2026-09-25T21:42:00Z" w16du:dateUtc="2026-09-25T13:42:00Z">
            <w:rPr>
              <w:rFonts w:ascii="Times New Roman" w:hAnsi="Times New Roman" w:cs="Times New Roman"/>
              <w:sz w:val="22"/>
              <w:szCs w:val="22"/>
            </w:rPr>
          </w:rPrChange>
        </w:rPr>
        <w:t>user_id</w:t>
      </w:r>
      <w:proofErr w:type="spellEnd"/>
      <w:r w:rsidRPr="007134A7">
        <w:rPr>
          <w:rFonts w:ascii="Times New Roman" w:hAnsi="Times New Roman" w:cs="Times New Roman"/>
          <w:sz w:val="20"/>
          <w:szCs w:val="20"/>
          <w:rPrChange w:id="2473" w:author="michaelaanas23@gmail.com" w:date="2026-09-25T21:42:00Z" w16du:dateUtc="2026-09-25T13:42:00Z">
            <w:rPr>
              <w:rFonts w:ascii="Times New Roman" w:hAnsi="Times New Roman" w:cs="Times New Roman"/>
              <w:sz w:val="22"/>
              <w:szCs w:val="22"/>
            </w:rPr>
          </w:rPrChange>
        </w:rPr>
        <w:t xml:space="preserve"> (Foreign Key linking the OTP to the requesting user), </w:t>
      </w:r>
      <w:proofErr w:type="spellStart"/>
      <w:r w:rsidRPr="007134A7">
        <w:rPr>
          <w:rFonts w:ascii="Times New Roman" w:hAnsi="Times New Roman" w:cs="Times New Roman"/>
          <w:sz w:val="20"/>
          <w:szCs w:val="20"/>
          <w:rPrChange w:id="2474" w:author="michaelaanas23@gmail.com" w:date="2026-09-25T21:42:00Z" w16du:dateUtc="2026-09-25T13:42:00Z">
            <w:rPr>
              <w:rFonts w:ascii="Times New Roman" w:hAnsi="Times New Roman" w:cs="Times New Roman"/>
              <w:sz w:val="22"/>
              <w:szCs w:val="22"/>
            </w:rPr>
          </w:rPrChange>
        </w:rPr>
        <w:t>otp_code</w:t>
      </w:r>
      <w:proofErr w:type="spellEnd"/>
      <w:r w:rsidRPr="007134A7">
        <w:rPr>
          <w:rFonts w:ascii="Times New Roman" w:hAnsi="Times New Roman" w:cs="Times New Roman"/>
          <w:sz w:val="20"/>
          <w:szCs w:val="20"/>
          <w:rPrChange w:id="2475" w:author="michaelaanas23@gmail.com" w:date="2026-09-25T21:42:00Z" w16du:dateUtc="2026-09-25T13:42:00Z">
            <w:rPr>
              <w:rFonts w:ascii="Times New Roman" w:hAnsi="Times New Roman" w:cs="Times New Roman"/>
              <w:sz w:val="22"/>
              <w:szCs w:val="22"/>
            </w:rPr>
          </w:rPrChange>
        </w:rPr>
        <w:t xml:space="preserve"> (6-digit alphanumeric or numeric code), </w:t>
      </w:r>
      <w:proofErr w:type="spellStart"/>
      <w:r w:rsidRPr="007134A7">
        <w:rPr>
          <w:rFonts w:ascii="Times New Roman" w:hAnsi="Times New Roman" w:cs="Times New Roman"/>
          <w:sz w:val="20"/>
          <w:szCs w:val="20"/>
          <w:rPrChange w:id="2476" w:author="michaelaanas23@gmail.com" w:date="2026-09-25T21:42:00Z" w16du:dateUtc="2026-09-25T13:42:00Z">
            <w:rPr>
              <w:rFonts w:ascii="Times New Roman" w:hAnsi="Times New Roman" w:cs="Times New Roman"/>
              <w:sz w:val="22"/>
              <w:szCs w:val="22"/>
            </w:rPr>
          </w:rPrChange>
        </w:rPr>
        <w:t>created_at</w:t>
      </w:r>
      <w:proofErr w:type="spellEnd"/>
      <w:r w:rsidRPr="007134A7">
        <w:rPr>
          <w:rFonts w:ascii="Times New Roman" w:hAnsi="Times New Roman" w:cs="Times New Roman"/>
          <w:sz w:val="20"/>
          <w:szCs w:val="20"/>
          <w:rPrChange w:id="2477" w:author="michaelaanas23@gmail.com" w:date="2026-09-25T21:42:00Z" w16du:dateUtc="2026-09-25T13:42:00Z">
            <w:rPr>
              <w:rFonts w:ascii="Times New Roman" w:hAnsi="Times New Roman" w:cs="Times New Roman"/>
              <w:sz w:val="22"/>
              <w:szCs w:val="22"/>
            </w:rPr>
          </w:rPrChange>
        </w:rPr>
        <w:t xml:space="preserve"> (generation time), </w:t>
      </w:r>
      <w:proofErr w:type="spellStart"/>
      <w:r w:rsidRPr="007134A7">
        <w:rPr>
          <w:rFonts w:ascii="Times New Roman" w:hAnsi="Times New Roman" w:cs="Times New Roman"/>
          <w:sz w:val="20"/>
          <w:szCs w:val="20"/>
          <w:rPrChange w:id="2478" w:author="michaelaanas23@gmail.com" w:date="2026-09-25T21:42:00Z" w16du:dateUtc="2026-09-25T13:42:00Z">
            <w:rPr>
              <w:rFonts w:ascii="Times New Roman" w:hAnsi="Times New Roman" w:cs="Times New Roman"/>
              <w:sz w:val="22"/>
              <w:szCs w:val="22"/>
            </w:rPr>
          </w:rPrChange>
        </w:rPr>
        <w:t>expires_at</w:t>
      </w:r>
      <w:proofErr w:type="spellEnd"/>
      <w:r w:rsidRPr="007134A7">
        <w:rPr>
          <w:rFonts w:ascii="Times New Roman" w:hAnsi="Times New Roman" w:cs="Times New Roman"/>
          <w:sz w:val="20"/>
          <w:szCs w:val="20"/>
          <w:rPrChange w:id="2479" w:author="michaelaanas23@gmail.com" w:date="2026-09-25T21:42:00Z" w16du:dateUtc="2026-09-25T13:42:00Z">
            <w:rPr>
              <w:rFonts w:ascii="Times New Roman" w:hAnsi="Times New Roman" w:cs="Times New Roman"/>
              <w:sz w:val="22"/>
              <w:szCs w:val="22"/>
            </w:rPr>
          </w:rPrChange>
        </w:rPr>
        <w:t xml:space="preserve"> (expiration deadline), and </w:t>
      </w:r>
      <w:proofErr w:type="spellStart"/>
      <w:r w:rsidRPr="007134A7">
        <w:rPr>
          <w:rFonts w:ascii="Times New Roman" w:hAnsi="Times New Roman" w:cs="Times New Roman"/>
          <w:sz w:val="20"/>
          <w:szCs w:val="20"/>
          <w:rPrChange w:id="2480" w:author="michaelaanas23@gmail.com" w:date="2026-09-25T21:42:00Z" w16du:dateUtc="2026-09-25T13:42:00Z">
            <w:rPr>
              <w:rFonts w:ascii="Times New Roman" w:hAnsi="Times New Roman" w:cs="Times New Roman"/>
              <w:sz w:val="22"/>
              <w:szCs w:val="22"/>
            </w:rPr>
          </w:rPrChange>
        </w:rPr>
        <w:t>is_used</w:t>
      </w:r>
      <w:proofErr w:type="spellEnd"/>
      <w:r w:rsidRPr="007134A7">
        <w:rPr>
          <w:rFonts w:ascii="Times New Roman" w:hAnsi="Times New Roman" w:cs="Times New Roman"/>
          <w:sz w:val="20"/>
          <w:szCs w:val="20"/>
          <w:rPrChange w:id="2481" w:author="michaelaanas23@gmail.com" w:date="2026-09-25T21:42:00Z" w16du:dateUtc="2026-09-25T13:42:00Z">
            <w:rPr>
              <w:rFonts w:ascii="Times New Roman" w:hAnsi="Times New Roman" w:cs="Times New Roman"/>
              <w:sz w:val="22"/>
              <w:szCs w:val="22"/>
            </w:rPr>
          </w:rPrChange>
        </w:rPr>
        <w:t xml:space="preserve"> (</w:t>
      </w:r>
      <w:proofErr w:type="spellStart"/>
      <w:r w:rsidRPr="007134A7">
        <w:rPr>
          <w:rFonts w:ascii="Times New Roman" w:hAnsi="Times New Roman" w:cs="Times New Roman"/>
          <w:sz w:val="20"/>
          <w:szCs w:val="20"/>
          <w:rPrChange w:id="2482" w:author="michaelaanas23@gmail.com" w:date="2026-09-25T21:42:00Z" w16du:dateUtc="2026-09-25T13:42:00Z">
            <w:rPr>
              <w:rFonts w:ascii="Times New Roman" w:hAnsi="Times New Roman" w:cs="Times New Roman"/>
              <w:sz w:val="22"/>
              <w:szCs w:val="22"/>
            </w:rPr>
          </w:rPrChange>
        </w:rPr>
        <w:t>boolean</w:t>
      </w:r>
      <w:proofErr w:type="spellEnd"/>
      <w:r w:rsidRPr="007134A7">
        <w:rPr>
          <w:rFonts w:ascii="Times New Roman" w:hAnsi="Times New Roman" w:cs="Times New Roman"/>
          <w:sz w:val="20"/>
          <w:szCs w:val="20"/>
          <w:rPrChange w:id="2483" w:author="michaelaanas23@gmail.com" w:date="2026-09-25T21:42:00Z" w16du:dateUtc="2026-09-25T13:42:00Z">
            <w:rPr>
              <w:rFonts w:ascii="Times New Roman" w:hAnsi="Times New Roman" w:cs="Times New Roman"/>
              <w:sz w:val="22"/>
              <w:szCs w:val="22"/>
            </w:rPr>
          </w:rPrChange>
        </w:rPr>
        <w:t xml:space="preserve"> status flag).</w:t>
      </w:r>
    </w:p>
    <w:p w14:paraId="158CF668" w14:textId="5F15F46D" w:rsidR="002568D4" w:rsidRPr="007134A7" w:rsidRDefault="002568D4">
      <w:pPr>
        <w:spacing w:line="276" w:lineRule="auto"/>
        <w:jc w:val="both"/>
        <w:rPr>
          <w:rFonts w:ascii="Times New Roman" w:hAnsi="Times New Roman" w:cs="Times New Roman"/>
          <w:sz w:val="20"/>
          <w:szCs w:val="20"/>
          <w:rPrChange w:id="2484" w:author="michaelaanas23@gmail.com" w:date="2026-09-25T21:42:00Z" w16du:dateUtc="2026-09-25T13:42:00Z">
            <w:rPr>
              <w:rFonts w:ascii="Times New Roman" w:hAnsi="Times New Roman" w:cs="Times New Roman"/>
              <w:sz w:val="22"/>
              <w:szCs w:val="22"/>
            </w:rPr>
          </w:rPrChange>
        </w:rPr>
        <w:pPrChange w:id="2485"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486" w:author="michaelaanas23@gmail.com" w:date="2026-09-25T21:42:00Z" w16du:dateUtc="2026-09-25T13:42:00Z">
            <w:rPr>
              <w:rFonts w:ascii="Times New Roman" w:hAnsi="Times New Roman" w:cs="Times New Roman"/>
              <w:b/>
              <w:bCs/>
              <w:sz w:val="22"/>
              <w:szCs w:val="22"/>
            </w:rPr>
          </w:rPrChange>
        </w:rPr>
        <w:t xml:space="preserve">PASSWORD_RESET (Reset Request Logs): </w:t>
      </w:r>
      <w:r w:rsidRPr="007134A7">
        <w:rPr>
          <w:rFonts w:ascii="Times New Roman" w:hAnsi="Times New Roman" w:cs="Times New Roman"/>
          <w:sz w:val="20"/>
          <w:szCs w:val="20"/>
          <w:rPrChange w:id="2487" w:author="michaelaanas23@gmail.com" w:date="2026-09-25T21:42:00Z" w16du:dateUtc="2026-09-25T13:42:00Z">
            <w:rPr>
              <w:rFonts w:ascii="Times New Roman" w:hAnsi="Times New Roman" w:cs="Times New Roman"/>
              <w:sz w:val="22"/>
              <w:szCs w:val="22"/>
            </w:rPr>
          </w:rPrChange>
        </w:rPr>
        <w:t xml:space="preserve">Manages password recovery tokens requested by users. Key attributes include id (Primary Key), </w:t>
      </w:r>
      <w:proofErr w:type="spellStart"/>
      <w:r w:rsidRPr="007134A7">
        <w:rPr>
          <w:rFonts w:ascii="Times New Roman" w:hAnsi="Times New Roman" w:cs="Times New Roman"/>
          <w:sz w:val="20"/>
          <w:szCs w:val="20"/>
          <w:rPrChange w:id="2488" w:author="michaelaanas23@gmail.com" w:date="2026-09-25T21:42:00Z" w16du:dateUtc="2026-09-25T13:42:00Z">
            <w:rPr>
              <w:rFonts w:ascii="Times New Roman" w:hAnsi="Times New Roman" w:cs="Times New Roman"/>
              <w:sz w:val="22"/>
              <w:szCs w:val="22"/>
            </w:rPr>
          </w:rPrChange>
        </w:rPr>
        <w:t>user_id</w:t>
      </w:r>
      <w:proofErr w:type="spellEnd"/>
      <w:r w:rsidRPr="007134A7">
        <w:rPr>
          <w:rFonts w:ascii="Times New Roman" w:hAnsi="Times New Roman" w:cs="Times New Roman"/>
          <w:sz w:val="20"/>
          <w:szCs w:val="20"/>
          <w:rPrChange w:id="2489" w:author="michaelaanas23@gmail.com" w:date="2026-09-25T21:42:00Z" w16du:dateUtc="2026-09-25T13:42:00Z">
            <w:rPr>
              <w:rFonts w:ascii="Times New Roman" w:hAnsi="Times New Roman" w:cs="Times New Roman"/>
              <w:sz w:val="22"/>
              <w:szCs w:val="22"/>
            </w:rPr>
          </w:rPrChange>
        </w:rPr>
        <w:t xml:space="preserve"> (Foreign Key referencing the user account), </w:t>
      </w:r>
      <w:proofErr w:type="spellStart"/>
      <w:r w:rsidRPr="007134A7">
        <w:rPr>
          <w:rFonts w:ascii="Times New Roman" w:hAnsi="Times New Roman" w:cs="Times New Roman"/>
          <w:sz w:val="20"/>
          <w:szCs w:val="20"/>
          <w:rPrChange w:id="2490" w:author="michaelaanas23@gmail.com" w:date="2026-09-25T21:42:00Z" w16du:dateUtc="2026-09-25T13:42:00Z">
            <w:rPr>
              <w:rFonts w:ascii="Times New Roman" w:hAnsi="Times New Roman" w:cs="Times New Roman"/>
              <w:sz w:val="22"/>
              <w:szCs w:val="22"/>
            </w:rPr>
          </w:rPrChange>
        </w:rPr>
        <w:t>reset_token</w:t>
      </w:r>
      <w:proofErr w:type="spellEnd"/>
      <w:r w:rsidRPr="007134A7">
        <w:rPr>
          <w:rFonts w:ascii="Times New Roman" w:hAnsi="Times New Roman" w:cs="Times New Roman"/>
          <w:sz w:val="20"/>
          <w:szCs w:val="20"/>
          <w:rPrChange w:id="2491" w:author="michaelaanas23@gmail.com" w:date="2026-09-25T21:42:00Z" w16du:dateUtc="2026-09-25T13:42:00Z">
            <w:rPr>
              <w:rFonts w:ascii="Times New Roman" w:hAnsi="Times New Roman" w:cs="Times New Roman"/>
              <w:sz w:val="22"/>
              <w:szCs w:val="22"/>
            </w:rPr>
          </w:rPrChange>
        </w:rPr>
        <w:t xml:space="preserve"> (secure unique string), </w:t>
      </w:r>
      <w:proofErr w:type="spellStart"/>
      <w:r w:rsidRPr="007134A7">
        <w:rPr>
          <w:rFonts w:ascii="Times New Roman" w:hAnsi="Times New Roman" w:cs="Times New Roman"/>
          <w:sz w:val="20"/>
          <w:szCs w:val="20"/>
          <w:rPrChange w:id="2492" w:author="michaelaanas23@gmail.com" w:date="2026-09-25T21:42:00Z" w16du:dateUtc="2026-09-25T13:42:00Z">
            <w:rPr>
              <w:rFonts w:ascii="Times New Roman" w:hAnsi="Times New Roman" w:cs="Times New Roman"/>
              <w:sz w:val="22"/>
              <w:szCs w:val="22"/>
            </w:rPr>
          </w:rPrChange>
        </w:rPr>
        <w:t>created_at</w:t>
      </w:r>
      <w:proofErr w:type="spellEnd"/>
      <w:r w:rsidRPr="007134A7">
        <w:rPr>
          <w:rFonts w:ascii="Times New Roman" w:hAnsi="Times New Roman" w:cs="Times New Roman"/>
          <w:sz w:val="20"/>
          <w:szCs w:val="20"/>
          <w:rPrChange w:id="2493" w:author="michaelaanas23@gmail.com" w:date="2026-09-25T21:42:00Z" w16du:dateUtc="2026-09-25T13:42:00Z">
            <w:rPr>
              <w:rFonts w:ascii="Times New Roman" w:hAnsi="Times New Roman" w:cs="Times New Roman"/>
              <w:sz w:val="22"/>
              <w:szCs w:val="22"/>
            </w:rPr>
          </w:rPrChange>
        </w:rPr>
        <w:t xml:space="preserve"> (generation time), </w:t>
      </w:r>
      <w:proofErr w:type="spellStart"/>
      <w:r w:rsidRPr="007134A7">
        <w:rPr>
          <w:rFonts w:ascii="Times New Roman" w:hAnsi="Times New Roman" w:cs="Times New Roman"/>
          <w:sz w:val="20"/>
          <w:szCs w:val="20"/>
          <w:rPrChange w:id="2494" w:author="michaelaanas23@gmail.com" w:date="2026-09-25T21:42:00Z" w16du:dateUtc="2026-09-25T13:42:00Z">
            <w:rPr>
              <w:rFonts w:ascii="Times New Roman" w:hAnsi="Times New Roman" w:cs="Times New Roman"/>
              <w:sz w:val="22"/>
              <w:szCs w:val="22"/>
            </w:rPr>
          </w:rPrChange>
        </w:rPr>
        <w:t>expires_at</w:t>
      </w:r>
      <w:proofErr w:type="spellEnd"/>
      <w:r w:rsidRPr="007134A7">
        <w:rPr>
          <w:rFonts w:ascii="Times New Roman" w:hAnsi="Times New Roman" w:cs="Times New Roman"/>
          <w:sz w:val="20"/>
          <w:szCs w:val="20"/>
          <w:rPrChange w:id="2495" w:author="michaelaanas23@gmail.com" w:date="2026-09-25T21:42:00Z" w16du:dateUtc="2026-09-25T13:42:00Z">
            <w:rPr>
              <w:rFonts w:ascii="Times New Roman" w:hAnsi="Times New Roman" w:cs="Times New Roman"/>
              <w:sz w:val="22"/>
              <w:szCs w:val="22"/>
            </w:rPr>
          </w:rPrChange>
        </w:rPr>
        <w:t xml:space="preserve"> (expiration timestamp), and </w:t>
      </w:r>
      <w:proofErr w:type="spellStart"/>
      <w:r w:rsidRPr="007134A7">
        <w:rPr>
          <w:rFonts w:ascii="Times New Roman" w:hAnsi="Times New Roman" w:cs="Times New Roman"/>
          <w:sz w:val="20"/>
          <w:szCs w:val="20"/>
          <w:rPrChange w:id="2496" w:author="michaelaanas23@gmail.com" w:date="2026-09-25T21:42:00Z" w16du:dateUtc="2026-09-25T13:42:00Z">
            <w:rPr>
              <w:rFonts w:ascii="Times New Roman" w:hAnsi="Times New Roman" w:cs="Times New Roman"/>
              <w:sz w:val="22"/>
              <w:szCs w:val="22"/>
            </w:rPr>
          </w:rPrChange>
        </w:rPr>
        <w:t>is_used</w:t>
      </w:r>
      <w:proofErr w:type="spellEnd"/>
      <w:r w:rsidRPr="007134A7">
        <w:rPr>
          <w:rFonts w:ascii="Times New Roman" w:hAnsi="Times New Roman" w:cs="Times New Roman"/>
          <w:sz w:val="20"/>
          <w:szCs w:val="20"/>
          <w:rPrChange w:id="2497" w:author="michaelaanas23@gmail.com" w:date="2026-09-25T21:42:00Z" w16du:dateUtc="2026-09-25T13:42:00Z">
            <w:rPr>
              <w:rFonts w:ascii="Times New Roman" w:hAnsi="Times New Roman" w:cs="Times New Roman"/>
              <w:sz w:val="22"/>
              <w:szCs w:val="22"/>
            </w:rPr>
          </w:rPrChange>
        </w:rPr>
        <w:t xml:space="preserve"> (</w:t>
      </w:r>
      <w:proofErr w:type="spellStart"/>
      <w:r w:rsidRPr="007134A7">
        <w:rPr>
          <w:rFonts w:ascii="Times New Roman" w:hAnsi="Times New Roman" w:cs="Times New Roman"/>
          <w:sz w:val="20"/>
          <w:szCs w:val="20"/>
          <w:rPrChange w:id="2498" w:author="michaelaanas23@gmail.com" w:date="2026-09-25T21:42:00Z" w16du:dateUtc="2026-09-25T13:42:00Z">
            <w:rPr>
              <w:rFonts w:ascii="Times New Roman" w:hAnsi="Times New Roman" w:cs="Times New Roman"/>
              <w:sz w:val="22"/>
              <w:szCs w:val="22"/>
            </w:rPr>
          </w:rPrChange>
        </w:rPr>
        <w:t>boolean</w:t>
      </w:r>
      <w:proofErr w:type="spellEnd"/>
      <w:r w:rsidRPr="007134A7">
        <w:rPr>
          <w:rFonts w:ascii="Times New Roman" w:hAnsi="Times New Roman" w:cs="Times New Roman"/>
          <w:sz w:val="20"/>
          <w:szCs w:val="20"/>
          <w:rPrChange w:id="2499" w:author="michaelaanas23@gmail.com" w:date="2026-09-25T21:42:00Z" w16du:dateUtc="2026-09-25T13:42:00Z">
            <w:rPr>
              <w:rFonts w:ascii="Times New Roman" w:hAnsi="Times New Roman" w:cs="Times New Roman"/>
              <w:sz w:val="22"/>
              <w:szCs w:val="22"/>
            </w:rPr>
          </w:rPrChange>
        </w:rPr>
        <w:t xml:space="preserve"> status flag).</w:t>
      </w:r>
    </w:p>
    <w:p w14:paraId="5BD5A04A" w14:textId="77777777" w:rsidR="002568D4" w:rsidRPr="007134A7" w:rsidRDefault="002568D4">
      <w:pPr>
        <w:spacing w:line="276" w:lineRule="auto"/>
        <w:jc w:val="both"/>
        <w:rPr>
          <w:rFonts w:ascii="Times New Roman" w:hAnsi="Times New Roman" w:cs="Times New Roman"/>
          <w:sz w:val="20"/>
          <w:szCs w:val="20"/>
          <w:rPrChange w:id="2500" w:author="michaelaanas23@gmail.com" w:date="2026-09-25T21:42:00Z" w16du:dateUtc="2026-09-25T13:42:00Z">
            <w:rPr>
              <w:rFonts w:ascii="Times New Roman" w:hAnsi="Times New Roman" w:cs="Times New Roman"/>
              <w:sz w:val="22"/>
              <w:szCs w:val="22"/>
            </w:rPr>
          </w:rPrChange>
        </w:rPr>
        <w:pPrChange w:id="2501"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502" w:author="michaelaanas23@gmail.com" w:date="2026-09-25T21:42:00Z" w16du:dateUtc="2026-09-25T13:42:00Z">
            <w:rPr>
              <w:rFonts w:ascii="Times New Roman" w:hAnsi="Times New Roman" w:cs="Times New Roman"/>
              <w:b/>
              <w:bCs/>
              <w:sz w:val="22"/>
              <w:szCs w:val="22"/>
            </w:rPr>
          </w:rPrChange>
        </w:rPr>
        <w:t>Relationships and Cardinalities</w:t>
      </w:r>
    </w:p>
    <w:p w14:paraId="2D730CAD" w14:textId="77777777" w:rsidR="002568D4" w:rsidRPr="007134A7" w:rsidRDefault="002568D4">
      <w:pPr>
        <w:spacing w:line="276" w:lineRule="auto"/>
        <w:jc w:val="both"/>
        <w:rPr>
          <w:rFonts w:ascii="Times New Roman" w:hAnsi="Times New Roman" w:cs="Times New Roman"/>
          <w:sz w:val="20"/>
          <w:szCs w:val="20"/>
          <w:rPrChange w:id="2503" w:author="michaelaanas23@gmail.com" w:date="2026-09-25T21:42:00Z" w16du:dateUtc="2026-09-25T13:42:00Z">
            <w:rPr>
              <w:rFonts w:ascii="Times New Roman" w:hAnsi="Times New Roman" w:cs="Times New Roman"/>
              <w:sz w:val="22"/>
              <w:szCs w:val="22"/>
            </w:rPr>
          </w:rPrChange>
        </w:rPr>
        <w:pPrChange w:id="2504"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505" w:author="michaelaanas23@gmail.com" w:date="2026-09-25T21:42:00Z" w16du:dateUtc="2026-09-25T13:42:00Z">
            <w:rPr>
              <w:rFonts w:ascii="Times New Roman" w:hAnsi="Times New Roman" w:cs="Times New Roman"/>
              <w:b/>
              <w:bCs/>
              <w:sz w:val="22"/>
              <w:szCs w:val="22"/>
            </w:rPr>
          </w:rPrChange>
        </w:rPr>
        <w:t xml:space="preserve">BRANCH → USER (1:N): </w:t>
      </w:r>
      <w:r w:rsidRPr="007134A7">
        <w:rPr>
          <w:rFonts w:ascii="Times New Roman" w:hAnsi="Times New Roman" w:cs="Times New Roman"/>
          <w:sz w:val="20"/>
          <w:szCs w:val="20"/>
          <w:rPrChange w:id="2506" w:author="michaelaanas23@gmail.com" w:date="2026-09-25T21:42:00Z" w16du:dateUtc="2026-09-25T13:42:00Z">
            <w:rPr>
              <w:rFonts w:ascii="Times New Roman" w:hAnsi="Times New Roman" w:cs="Times New Roman"/>
              <w:sz w:val="22"/>
              <w:szCs w:val="22"/>
            </w:rPr>
          </w:rPrChange>
        </w:rPr>
        <w:t xml:space="preserve">A branch has one or many assigned users (administrators, managers, cashiers). This is a one-to-many relationship, represented by the </w:t>
      </w:r>
      <w:proofErr w:type="spellStart"/>
      <w:r w:rsidRPr="007134A7">
        <w:rPr>
          <w:rFonts w:ascii="Times New Roman" w:hAnsi="Times New Roman" w:cs="Times New Roman"/>
          <w:sz w:val="20"/>
          <w:szCs w:val="20"/>
          <w:rPrChange w:id="2507" w:author="michaelaanas23@gmail.com" w:date="2026-09-25T21:42:00Z" w16du:dateUtc="2026-09-25T13:42:00Z">
            <w:rPr>
              <w:rFonts w:ascii="Times New Roman" w:hAnsi="Times New Roman" w:cs="Times New Roman"/>
              <w:sz w:val="22"/>
              <w:szCs w:val="22"/>
            </w:rPr>
          </w:rPrChange>
        </w:rPr>
        <w:t>branch_id</w:t>
      </w:r>
      <w:proofErr w:type="spellEnd"/>
      <w:r w:rsidRPr="007134A7">
        <w:rPr>
          <w:rFonts w:ascii="Times New Roman" w:hAnsi="Times New Roman" w:cs="Times New Roman"/>
          <w:sz w:val="20"/>
          <w:szCs w:val="20"/>
          <w:rPrChange w:id="2508" w:author="michaelaanas23@gmail.com" w:date="2026-09-25T21:42:00Z" w16du:dateUtc="2026-09-25T13:42:00Z">
            <w:rPr>
              <w:rFonts w:ascii="Times New Roman" w:hAnsi="Times New Roman" w:cs="Times New Roman"/>
              <w:sz w:val="22"/>
              <w:szCs w:val="22"/>
            </w:rPr>
          </w:rPrChange>
        </w:rPr>
        <w:t xml:space="preserve"> Foreign Key in the USER table.</w:t>
      </w:r>
    </w:p>
    <w:p w14:paraId="4CB1ED08" w14:textId="43F5137C" w:rsidR="002568D4" w:rsidRPr="007134A7" w:rsidRDefault="002568D4">
      <w:pPr>
        <w:spacing w:line="276" w:lineRule="auto"/>
        <w:jc w:val="both"/>
        <w:rPr>
          <w:rFonts w:ascii="Times New Roman" w:hAnsi="Times New Roman" w:cs="Times New Roman"/>
          <w:sz w:val="20"/>
          <w:szCs w:val="20"/>
          <w:rPrChange w:id="2509" w:author="michaelaanas23@gmail.com" w:date="2026-09-25T21:42:00Z" w16du:dateUtc="2026-09-25T13:42:00Z">
            <w:rPr>
              <w:rFonts w:ascii="Times New Roman" w:hAnsi="Times New Roman" w:cs="Times New Roman"/>
              <w:sz w:val="22"/>
              <w:szCs w:val="22"/>
            </w:rPr>
          </w:rPrChange>
        </w:rPr>
        <w:pPrChange w:id="2510"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511" w:author="michaelaanas23@gmail.com" w:date="2026-09-25T21:42:00Z" w16du:dateUtc="2026-09-25T13:42:00Z">
            <w:rPr>
              <w:rFonts w:ascii="Times New Roman" w:hAnsi="Times New Roman" w:cs="Times New Roman"/>
              <w:b/>
              <w:bCs/>
              <w:sz w:val="22"/>
              <w:szCs w:val="22"/>
            </w:rPr>
          </w:rPrChange>
        </w:rPr>
        <w:t xml:space="preserve">BRANCH → CUSTOMER (1:N): </w:t>
      </w:r>
      <w:r w:rsidRPr="007134A7">
        <w:rPr>
          <w:rFonts w:ascii="Times New Roman" w:hAnsi="Times New Roman" w:cs="Times New Roman"/>
          <w:sz w:val="20"/>
          <w:szCs w:val="20"/>
          <w:rPrChange w:id="2512" w:author="michaelaanas23@gmail.com" w:date="2026-09-25T21:42:00Z" w16du:dateUtc="2026-09-25T13:42:00Z">
            <w:rPr>
              <w:rFonts w:ascii="Times New Roman" w:hAnsi="Times New Roman" w:cs="Times New Roman"/>
              <w:sz w:val="22"/>
              <w:szCs w:val="22"/>
            </w:rPr>
          </w:rPrChange>
        </w:rPr>
        <w:t xml:space="preserve">A branch registers and services one or many local customers. This is a one-to-many relationship, tracked by the </w:t>
      </w:r>
      <w:proofErr w:type="spellStart"/>
      <w:r w:rsidRPr="007134A7">
        <w:rPr>
          <w:rFonts w:ascii="Times New Roman" w:hAnsi="Times New Roman" w:cs="Times New Roman"/>
          <w:sz w:val="20"/>
          <w:szCs w:val="20"/>
          <w:rPrChange w:id="2513" w:author="michaelaanas23@gmail.com" w:date="2026-09-25T21:42:00Z" w16du:dateUtc="2026-09-25T13:42:00Z">
            <w:rPr>
              <w:rFonts w:ascii="Times New Roman" w:hAnsi="Times New Roman" w:cs="Times New Roman"/>
              <w:sz w:val="22"/>
              <w:szCs w:val="22"/>
            </w:rPr>
          </w:rPrChange>
        </w:rPr>
        <w:t>branch_id</w:t>
      </w:r>
      <w:proofErr w:type="spellEnd"/>
      <w:r w:rsidRPr="007134A7">
        <w:rPr>
          <w:rFonts w:ascii="Times New Roman" w:hAnsi="Times New Roman" w:cs="Times New Roman"/>
          <w:sz w:val="20"/>
          <w:szCs w:val="20"/>
          <w:rPrChange w:id="2514" w:author="michaelaanas23@gmail.com" w:date="2026-09-25T21:42:00Z" w16du:dateUtc="2026-09-25T13:42:00Z">
            <w:rPr>
              <w:rFonts w:ascii="Times New Roman" w:hAnsi="Times New Roman" w:cs="Times New Roman"/>
              <w:sz w:val="22"/>
              <w:szCs w:val="22"/>
            </w:rPr>
          </w:rPrChange>
        </w:rPr>
        <w:t xml:space="preserve"> Foreign Key in the CUSTOMER table.</w:t>
      </w:r>
    </w:p>
    <w:p w14:paraId="6CB1F6CE" w14:textId="784B7856" w:rsidR="002568D4" w:rsidRPr="007134A7" w:rsidRDefault="002568D4">
      <w:pPr>
        <w:spacing w:line="276" w:lineRule="auto"/>
        <w:jc w:val="both"/>
        <w:rPr>
          <w:rFonts w:ascii="Times New Roman" w:hAnsi="Times New Roman" w:cs="Times New Roman"/>
          <w:sz w:val="20"/>
          <w:szCs w:val="20"/>
          <w:rPrChange w:id="2515" w:author="michaelaanas23@gmail.com" w:date="2026-09-25T21:42:00Z" w16du:dateUtc="2026-09-25T13:42:00Z">
            <w:rPr>
              <w:rFonts w:ascii="Times New Roman" w:hAnsi="Times New Roman" w:cs="Times New Roman"/>
              <w:sz w:val="22"/>
              <w:szCs w:val="22"/>
            </w:rPr>
          </w:rPrChange>
        </w:rPr>
        <w:pPrChange w:id="2516"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517" w:author="michaelaanas23@gmail.com" w:date="2026-09-25T21:42:00Z" w16du:dateUtc="2026-09-25T13:42:00Z">
            <w:rPr>
              <w:rFonts w:ascii="Times New Roman" w:hAnsi="Times New Roman" w:cs="Times New Roman"/>
              <w:b/>
              <w:bCs/>
              <w:sz w:val="22"/>
              <w:szCs w:val="22"/>
            </w:rPr>
          </w:rPrChange>
        </w:rPr>
        <w:t xml:space="preserve">BRANCH → PRODUCT (1:N): </w:t>
      </w:r>
      <w:r w:rsidRPr="007134A7">
        <w:rPr>
          <w:rFonts w:ascii="Times New Roman" w:hAnsi="Times New Roman" w:cs="Times New Roman"/>
          <w:sz w:val="20"/>
          <w:szCs w:val="20"/>
          <w:rPrChange w:id="2518" w:author="michaelaanas23@gmail.com" w:date="2026-09-25T21:42:00Z" w16du:dateUtc="2026-09-25T13:42:00Z">
            <w:rPr>
              <w:rFonts w:ascii="Times New Roman" w:hAnsi="Times New Roman" w:cs="Times New Roman"/>
              <w:sz w:val="22"/>
              <w:szCs w:val="22"/>
            </w:rPr>
          </w:rPrChange>
        </w:rPr>
        <w:t xml:space="preserve">A branch stocks and manages one or many product items (various water types and consumables). This is a one-to-many relationship, linked by the </w:t>
      </w:r>
      <w:proofErr w:type="spellStart"/>
      <w:r w:rsidRPr="007134A7">
        <w:rPr>
          <w:rFonts w:ascii="Times New Roman" w:hAnsi="Times New Roman" w:cs="Times New Roman"/>
          <w:sz w:val="20"/>
          <w:szCs w:val="20"/>
          <w:rPrChange w:id="2519" w:author="michaelaanas23@gmail.com" w:date="2026-09-25T21:42:00Z" w16du:dateUtc="2026-09-25T13:42:00Z">
            <w:rPr>
              <w:rFonts w:ascii="Times New Roman" w:hAnsi="Times New Roman" w:cs="Times New Roman"/>
              <w:sz w:val="22"/>
              <w:szCs w:val="22"/>
            </w:rPr>
          </w:rPrChange>
        </w:rPr>
        <w:t>branch_id</w:t>
      </w:r>
      <w:proofErr w:type="spellEnd"/>
      <w:r w:rsidRPr="007134A7">
        <w:rPr>
          <w:rFonts w:ascii="Times New Roman" w:hAnsi="Times New Roman" w:cs="Times New Roman"/>
          <w:sz w:val="20"/>
          <w:szCs w:val="20"/>
          <w:rPrChange w:id="2520" w:author="michaelaanas23@gmail.com" w:date="2026-09-25T21:42:00Z" w16du:dateUtc="2026-09-25T13:42:00Z">
            <w:rPr>
              <w:rFonts w:ascii="Times New Roman" w:hAnsi="Times New Roman" w:cs="Times New Roman"/>
              <w:sz w:val="22"/>
              <w:szCs w:val="22"/>
            </w:rPr>
          </w:rPrChange>
        </w:rPr>
        <w:t xml:space="preserve"> Foreign Key in the PRODUCT table.</w:t>
      </w:r>
    </w:p>
    <w:p w14:paraId="3F6271F9" w14:textId="2C5BE060" w:rsidR="002568D4" w:rsidRPr="007134A7" w:rsidRDefault="002568D4">
      <w:pPr>
        <w:spacing w:line="276" w:lineRule="auto"/>
        <w:jc w:val="both"/>
        <w:rPr>
          <w:rFonts w:ascii="Times New Roman" w:hAnsi="Times New Roman" w:cs="Times New Roman"/>
          <w:sz w:val="20"/>
          <w:szCs w:val="20"/>
          <w:rPrChange w:id="2521" w:author="michaelaanas23@gmail.com" w:date="2026-09-25T21:42:00Z" w16du:dateUtc="2026-09-25T13:42:00Z">
            <w:rPr>
              <w:rFonts w:ascii="Times New Roman" w:hAnsi="Times New Roman" w:cs="Times New Roman"/>
              <w:sz w:val="22"/>
              <w:szCs w:val="22"/>
            </w:rPr>
          </w:rPrChange>
        </w:rPr>
        <w:pPrChange w:id="2522"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523" w:author="michaelaanas23@gmail.com" w:date="2026-09-25T21:42:00Z" w16du:dateUtc="2026-09-25T13:42:00Z">
            <w:rPr>
              <w:rFonts w:ascii="Times New Roman" w:hAnsi="Times New Roman" w:cs="Times New Roman"/>
              <w:b/>
              <w:bCs/>
              <w:sz w:val="22"/>
              <w:szCs w:val="22"/>
            </w:rPr>
          </w:rPrChange>
        </w:rPr>
        <w:t>BRANCH → SALE (1:N):</w:t>
      </w:r>
      <w:r w:rsidRPr="007134A7">
        <w:rPr>
          <w:rFonts w:ascii="Times New Roman" w:hAnsi="Times New Roman" w:cs="Times New Roman"/>
          <w:sz w:val="20"/>
          <w:szCs w:val="20"/>
          <w:rPrChange w:id="2524" w:author="michaelaanas23@gmail.com" w:date="2026-09-25T21:42:00Z" w16du:dateUtc="2026-09-25T13:42:00Z">
            <w:rPr>
              <w:rFonts w:ascii="Times New Roman" w:hAnsi="Times New Roman" w:cs="Times New Roman"/>
              <w:sz w:val="22"/>
              <w:szCs w:val="22"/>
            </w:rPr>
          </w:rPrChange>
        </w:rPr>
        <w:t xml:space="preserve"> A branch records one or many sales transactions. This is a one-to-many relationship, managed by the </w:t>
      </w:r>
      <w:proofErr w:type="spellStart"/>
      <w:r w:rsidRPr="007134A7">
        <w:rPr>
          <w:rFonts w:ascii="Times New Roman" w:hAnsi="Times New Roman" w:cs="Times New Roman"/>
          <w:sz w:val="20"/>
          <w:szCs w:val="20"/>
          <w:rPrChange w:id="2525" w:author="michaelaanas23@gmail.com" w:date="2026-09-25T21:42:00Z" w16du:dateUtc="2026-09-25T13:42:00Z">
            <w:rPr>
              <w:rFonts w:ascii="Times New Roman" w:hAnsi="Times New Roman" w:cs="Times New Roman"/>
              <w:sz w:val="22"/>
              <w:szCs w:val="22"/>
            </w:rPr>
          </w:rPrChange>
        </w:rPr>
        <w:t>branch_id</w:t>
      </w:r>
      <w:proofErr w:type="spellEnd"/>
      <w:r w:rsidRPr="007134A7">
        <w:rPr>
          <w:rFonts w:ascii="Times New Roman" w:hAnsi="Times New Roman" w:cs="Times New Roman"/>
          <w:sz w:val="20"/>
          <w:szCs w:val="20"/>
          <w:rPrChange w:id="2526" w:author="michaelaanas23@gmail.com" w:date="2026-09-25T21:42:00Z" w16du:dateUtc="2026-09-25T13:42:00Z">
            <w:rPr>
              <w:rFonts w:ascii="Times New Roman" w:hAnsi="Times New Roman" w:cs="Times New Roman"/>
              <w:sz w:val="22"/>
              <w:szCs w:val="22"/>
            </w:rPr>
          </w:rPrChange>
        </w:rPr>
        <w:t xml:space="preserve"> Foreign Key in the SALE table.</w:t>
      </w:r>
    </w:p>
    <w:p w14:paraId="2D3CFEB2" w14:textId="2D1ED677" w:rsidR="002568D4" w:rsidRPr="007134A7" w:rsidRDefault="002568D4">
      <w:pPr>
        <w:spacing w:line="276" w:lineRule="auto"/>
        <w:jc w:val="both"/>
        <w:rPr>
          <w:rFonts w:ascii="Times New Roman" w:hAnsi="Times New Roman" w:cs="Times New Roman"/>
          <w:sz w:val="20"/>
          <w:szCs w:val="20"/>
          <w:rPrChange w:id="2527" w:author="michaelaanas23@gmail.com" w:date="2026-09-25T21:42:00Z" w16du:dateUtc="2026-09-25T13:42:00Z">
            <w:rPr>
              <w:rFonts w:ascii="Times New Roman" w:hAnsi="Times New Roman" w:cs="Times New Roman"/>
              <w:sz w:val="22"/>
              <w:szCs w:val="22"/>
            </w:rPr>
          </w:rPrChange>
        </w:rPr>
        <w:pPrChange w:id="2528"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529" w:author="michaelaanas23@gmail.com" w:date="2026-09-25T21:42:00Z" w16du:dateUtc="2026-09-25T13:42:00Z">
            <w:rPr>
              <w:rFonts w:ascii="Times New Roman" w:hAnsi="Times New Roman" w:cs="Times New Roman"/>
              <w:b/>
              <w:bCs/>
              <w:sz w:val="22"/>
              <w:szCs w:val="22"/>
            </w:rPr>
          </w:rPrChange>
        </w:rPr>
        <w:t>BRANCH → INVENTORY_LOG (1:N):</w:t>
      </w:r>
      <w:r w:rsidRPr="007134A7">
        <w:rPr>
          <w:rFonts w:ascii="Times New Roman" w:hAnsi="Times New Roman" w:cs="Times New Roman"/>
          <w:sz w:val="20"/>
          <w:szCs w:val="20"/>
          <w:rPrChange w:id="2530" w:author="michaelaanas23@gmail.com" w:date="2026-09-25T21:42:00Z" w16du:dateUtc="2026-09-25T13:42:00Z">
            <w:rPr>
              <w:rFonts w:ascii="Times New Roman" w:hAnsi="Times New Roman" w:cs="Times New Roman"/>
              <w:sz w:val="22"/>
              <w:szCs w:val="22"/>
            </w:rPr>
          </w:rPrChange>
        </w:rPr>
        <w:t xml:space="preserve"> A branch generates one or many inventory logs to record stock restocks or damages. This is a one-to-many relationship, established by the </w:t>
      </w:r>
      <w:proofErr w:type="spellStart"/>
      <w:r w:rsidRPr="007134A7">
        <w:rPr>
          <w:rFonts w:ascii="Times New Roman" w:hAnsi="Times New Roman" w:cs="Times New Roman"/>
          <w:sz w:val="20"/>
          <w:szCs w:val="20"/>
          <w:rPrChange w:id="2531" w:author="michaelaanas23@gmail.com" w:date="2026-09-25T21:42:00Z" w16du:dateUtc="2026-09-25T13:42:00Z">
            <w:rPr>
              <w:rFonts w:ascii="Times New Roman" w:hAnsi="Times New Roman" w:cs="Times New Roman"/>
              <w:sz w:val="22"/>
              <w:szCs w:val="22"/>
            </w:rPr>
          </w:rPrChange>
        </w:rPr>
        <w:t>branch_id</w:t>
      </w:r>
      <w:proofErr w:type="spellEnd"/>
      <w:r w:rsidRPr="007134A7">
        <w:rPr>
          <w:rFonts w:ascii="Times New Roman" w:hAnsi="Times New Roman" w:cs="Times New Roman"/>
          <w:sz w:val="20"/>
          <w:szCs w:val="20"/>
          <w:rPrChange w:id="2532" w:author="michaelaanas23@gmail.com" w:date="2026-09-25T21:42:00Z" w16du:dateUtc="2026-09-25T13:42:00Z">
            <w:rPr>
              <w:rFonts w:ascii="Times New Roman" w:hAnsi="Times New Roman" w:cs="Times New Roman"/>
              <w:sz w:val="22"/>
              <w:szCs w:val="22"/>
            </w:rPr>
          </w:rPrChange>
        </w:rPr>
        <w:t xml:space="preserve"> Foreign Key in the INVENTORY_LOG table. </w:t>
      </w:r>
    </w:p>
    <w:p w14:paraId="1803ADA3" w14:textId="77777777" w:rsidR="002568D4" w:rsidRPr="007134A7" w:rsidRDefault="002568D4">
      <w:pPr>
        <w:spacing w:line="276" w:lineRule="auto"/>
        <w:jc w:val="both"/>
        <w:rPr>
          <w:rFonts w:ascii="Times New Roman" w:hAnsi="Times New Roman" w:cs="Times New Roman"/>
          <w:sz w:val="20"/>
          <w:szCs w:val="20"/>
          <w:rPrChange w:id="2533" w:author="michaelaanas23@gmail.com" w:date="2026-09-25T21:42:00Z" w16du:dateUtc="2026-09-25T13:42:00Z">
            <w:rPr>
              <w:rFonts w:ascii="Times New Roman" w:hAnsi="Times New Roman" w:cs="Times New Roman"/>
              <w:sz w:val="22"/>
              <w:szCs w:val="22"/>
            </w:rPr>
          </w:rPrChange>
        </w:rPr>
        <w:pPrChange w:id="2534"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535" w:author="michaelaanas23@gmail.com" w:date="2026-09-25T21:42:00Z" w16du:dateUtc="2026-09-25T13:42:00Z">
            <w:rPr>
              <w:rFonts w:ascii="Times New Roman" w:hAnsi="Times New Roman" w:cs="Times New Roman"/>
              <w:b/>
              <w:bCs/>
              <w:sz w:val="22"/>
              <w:szCs w:val="22"/>
            </w:rPr>
          </w:rPrChange>
        </w:rPr>
        <w:t>USER → OTP (1:N):</w:t>
      </w:r>
      <w:r w:rsidRPr="007134A7">
        <w:rPr>
          <w:rFonts w:ascii="Times New Roman" w:hAnsi="Times New Roman" w:cs="Times New Roman"/>
          <w:sz w:val="20"/>
          <w:szCs w:val="20"/>
          <w:rPrChange w:id="2536" w:author="michaelaanas23@gmail.com" w:date="2026-09-25T21:42:00Z" w16du:dateUtc="2026-09-25T13:42:00Z">
            <w:rPr>
              <w:rFonts w:ascii="Times New Roman" w:hAnsi="Times New Roman" w:cs="Times New Roman"/>
              <w:sz w:val="22"/>
              <w:szCs w:val="22"/>
            </w:rPr>
          </w:rPrChange>
        </w:rPr>
        <w:t xml:space="preserve"> A user receives one or many generated One-Time Passwords (OTPs) over time to secure login sessions. This is a one-to-many relationship, linked by the </w:t>
      </w:r>
      <w:proofErr w:type="spellStart"/>
      <w:r w:rsidRPr="007134A7">
        <w:rPr>
          <w:rFonts w:ascii="Times New Roman" w:hAnsi="Times New Roman" w:cs="Times New Roman"/>
          <w:sz w:val="20"/>
          <w:szCs w:val="20"/>
          <w:rPrChange w:id="2537" w:author="michaelaanas23@gmail.com" w:date="2026-09-25T21:42:00Z" w16du:dateUtc="2026-09-25T13:42:00Z">
            <w:rPr>
              <w:rFonts w:ascii="Times New Roman" w:hAnsi="Times New Roman" w:cs="Times New Roman"/>
              <w:sz w:val="22"/>
              <w:szCs w:val="22"/>
            </w:rPr>
          </w:rPrChange>
        </w:rPr>
        <w:t>user_id</w:t>
      </w:r>
      <w:proofErr w:type="spellEnd"/>
      <w:r w:rsidRPr="007134A7">
        <w:rPr>
          <w:rFonts w:ascii="Times New Roman" w:hAnsi="Times New Roman" w:cs="Times New Roman"/>
          <w:sz w:val="20"/>
          <w:szCs w:val="20"/>
          <w:rPrChange w:id="2538" w:author="michaelaanas23@gmail.com" w:date="2026-09-25T21:42:00Z" w16du:dateUtc="2026-09-25T13:42:00Z">
            <w:rPr>
              <w:rFonts w:ascii="Times New Roman" w:hAnsi="Times New Roman" w:cs="Times New Roman"/>
              <w:sz w:val="22"/>
              <w:szCs w:val="22"/>
            </w:rPr>
          </w:rPrChange>
        </w:rPr>
        <w:t xml:space="preserve"> Foreign Key in the OTP table.</w:t>
      </w:r>
    </w:p>
    <w:p w14:paraId="4D32E64A" w14:textId="77777777" w:rsidR="002568D4" w:rsidRPr="007134A7" w:rsidRDefault="002568D4">
      <w:pPr>
        <w:spacing w:line="276" w:lineRule="auto"/>
        <w:jc w:val="both"/>
        <w:rPr>
          <w:rFonts w:ascii="Times New Roman" w:hAnsi="Times New Roman" w:cs="Times New Roman"/>
          <w:sz w:val="20"/>
          <w:szCs w:val="20"/>
          <w:rPrChange w:id="2539" w:author="michaelaanas23@gmail.com" w:date="2026-09-25T21:42:00Z" w16du:dateUtc="2026-09-25T13:42:00Z">
            <w:rPr>
              <w:rFonts w:ascii="Times New Roman" w:hAnsi="Times New Roman" w:cs="Times New Roman"/>
              <w:sz w:val="22"/>
              <w:szCs w:val="22"/>
            </w:rPr>
          </w:rPrChange>
        </w:rPr>
        <w:pPrChange w:id="2540"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541" w:author="michaelaanas23@gmail.com" w:date="2026-09-25T21:42:00Z" w16du:dateUtc="2026-09-25T13:42:00Z">
            <w:rPr>
              <w:rFonts w:ascii="Times New Roman" w:hAnsi="Times New Roman" w:cs="Times New Roman"/>
              <w:b/>
              <w:bCs/>
              <w:sz w:val="22"/>
              <w:szCs w:val="22"/>
            </w:rPr>
          </w:rPrChange>
        </w:rPr>
        <w:t>USER → PASSWORD_RESET (1:N):</w:t>
      </w:r>
      <w:r w:rsidRPr="007134A7">
        <w:rPr>
          <w:rFonts w:ascii="Times New Roman" w:hAnsi="Times New Roman" w:cs="Times New Roman"/>
          <w:sz w:val="20"/>
          <w:szCs w:val="20"/>
          <w:rPrChange w:id="2542" w:author="michaelaanas23@gmail.com" w:date="2026-09-25T21:42:00Z" w16du:dateUtc="2026-09-25T13:42:00Z">
            <w:rPr>
              <w:rFonts w:ascii="Times New Roman" w:hAnsi="Times New Roman" w:cs="Times New Roman"/>
              <w:sz w:val="22"/>
              <w:szCs w:val="22"/>
            </w:rPr>
          </w:rPrChange>
        </w:rPr>
        <w:t xml:space="preserve"> A user requests one or many password reset tokens for account recovery. This is a one-to-many relationship, linked by the </w:t>
      </w:r>
      <w:proofErr w:type="spellStart"/>
      <w:r w:rsidRPr="007134A7">
        <w:rPr>
          <w:rFonts w:ascii="Times New Roman" w:hAnsi="Times New Roman" w:cs="Times New Roman"/>
          <w:sz w:val="20"/>
          <w:szCs w:val="20"/>
          <w:rPrChange w:id="2543" w:author="michaelaanas23@gmail.com" w:date="2026-09-25T21:42:00Z" w16du:dateUtc="2026-09-25T13:42:00Z">
            <w:rPr>
              <w:rFonts w:ascii="Times New Roman" w:hAnsi="Times New Roman" w:cs="Times New Roman"/>
              <w:sz w:val="22"/>
              <w:szCs w:val="22"/>
            </w:rPr>
          </w:rPrChange>
        </w:rPr>
        <w:t>user_id</w:t>
      </w:r>
      <w:proofErr w:type="spellEnd"/>
      <w:r w:rsidRPr="007134A7">
        <w:rPr>
          <w:rFonts w:ascii="Times New Roman" w:hAnsi="Times New Roman" w:cs="Times New Roman"/>
          <w:sz w:val="20"/>
          <w:szCs w:val="20"/>
          <w:rPrChange w:id="2544" w:author="michaelaanas23@gmail.com" w:date="2026-09-25T21:42:00Z" w16du:dateUtc="2026-09-25T13:42:00Z">
            <w:rPr>
              <w:rFonts w:ascii="Times New Roman" w:hAnsi="Times New Roman" w:cs="Times New Roman"/>
              <w:sz w:val="22"/>
              <w:szCs w:val="22"/>
            </w:rPr>
          </w:rPrChange>
        </w:rPr>
        <w:t xml:space="preserve"> Foreign Key in the PASSWORD_RESET table.</w:t>
      </w:r>
    </w:p>
    <w:p w14:paraId="1F2956FB" w14:textId="07045B65" w:rsidR="002568D4" w:rsidRPr="007134A7" w:rsidRDefault="002568D4">
      <w:pPr>
        <w:spacing w:line="276" w:lineRule="auto"/>
        <w:jc w:val="both"/>
        <w:rPr>
          <w:rFonts w:ascii="Times New Roman" w:hAnsi="Times New Roman" w:cs="Times New Roman"/>
          <w:sz w:val="20"/>
          <w:szCs w:val="20"/>
          <w:rPrChange w:id="2545" w:author="michaelaanas23@gmail.com" w:date="2026-09-25T21:42:00Z" w16du:dateUtc="2026-09-25T13:42:00Z">
            <w:rPr>
              <w:rFonts w:ascii="Times New Roman" w:hAnsi="Times New Roman" w:cs="Times New Roman"/>
              <w:sz w:val="22"/>
              <w:szCs w:val="22"/>
            </w:rPr>
          </w:rPrChange>
        </w:rPr>
        <w:pPrChange w:id="2546"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547" w:author="michaelaanas23@gmail.com" w:date="2026-09-25T21:42:00Z" w16du:dateUtc="2026-09-25T13:42:00Z">
            <w:rPr>
              <w:rFonts w:ascii="Times New Roman" w:hAnsi="Times New Roman" w:cs="Times New Roman"/>
              <w:b/>
              <w:bCs/>
              <w:sz w:val="22"/>
              <w:szCs w:val="22"/>
            </w:rPr>
          </w:rPrChange>
        </w:rPr>
        <w:t>USER → SALE (1:N):</w:t>
      </w:r>
      <w:r w:rsidRPr="007134A7">
        <w:rPr>
          <w:rFonts w:ascii="Times New Roman" w:hAnsi="Times New Roman" w:cs="Times New Roman"/>
          <w:sz w:val="20"/>
          <w:szCs w:val="20"/>
          <w:rPrChange w:id="2548" w:author="michaelaanas23@gmail.com" w:date="2026-09-25T21:42:00Z" w16du:dateUtc="2026-09-25T13:42:00Z">
            <w:rPr>
              <w:rFonts w:ascii="Times New Roman" w:hAnsi="Times New Roman" w:cs="Times New Roman"/>
              <w:sz w:val="22"/>
              <w:szCs w:val="22"/>
            </w:rPr>
          </w:rPrChange>
        </w:rPr>
        <w:t xml:space="preserve"> A user (cashier) processes one or many storefront sales. This is a one-to-many relationship, established by the </w:t>
      </w:r>
      <w:proofErr w:type="spellStart"/>
      <w:r w:rsidRPr="007134A7">
        <w:rPr>
          <w:rFonts w:ascii="Times New Roman" w:hAnsi="Times New Roman" w:cs="Times New Roman"/>
          <w:sz w:val="20"/>
          <w:szCs w:val="20"/>
          <w:rPrChange w:id="2549" w:author="michaelaanas23@gmail.com" w:date="2026-09-25T21:42:00Z" w16du:dateUtc="2026-09-25T13:42:00Z">
            <w:rPr>
              <w:rFonts w:ascii="Times New Roman" w:hAnsi="Times New Roman" w:cs="Times New Roman"/>
              <w:sz w:val="22"/>
              <w:szCs w:val="22"/>
            </w:rPr>
          </w:rPrChange>
        </w:rPr>
        <w:t>user_id</w:t>
      </w:r>
      <w:proofErr w:type="spellEnd"/>
      <w:r w:rsidRPr="007134A7">
        <w:rPr>
          <w:rFonts w:ascii="Times New Roman" w:hAnsi="Times New Roman" w:cs="Times New Roman"/>
          <w:sz w:val="20"/>
          <w:szCs w:val="20"/>
          <w:rPrChange w:id="2550" w:author="michaelaanas23@gmail.com" w:date="2026-09-25T21:42:00Z" w16du:dateUtc="2026-09-25T13:42:00Z">
            <w:rPr>
              <w:rFonts w:ascii="Times New Roman" w:hAnsi="Times New Roman" w:cs="Times New Roman"/>
              <w:sz w:val="22"/>
              <w:szCs w:val="22"/>
            </w:rPr>
          </w:rPrChange>
        </w:rPr>
        <w:t xml:space="preserve"> Foreign Key in the SALE table.</w:t>
      </w:r>
    </w:p>
    <w:p w14:paraId="1AA1822C" w14:textId="47625257" w:rsidR="002568D4" w:rsidRPr="007134A7" w:rsidRDefault="002568D4">
      <w:pPr>
        <w:spacing w:line="276" w:lineRule="auto"/>
        <w:jc w:val="both"/>
        <w:rPr>
          <w:rFonts w:ascii="Times New Roman" w:hAnsi="Times New Roman" w:cs="Times New Roman"/>
          <w:sz w:val="20"/>
          <w:szCs w:val="20"/>
          <w:rPrChange w:id="2551" w:author="michaelaanas23@gmail.com" w:date="2026-09-25T21:42:00Z" w16du:dateUtc="2026-09-25T13:42:00Z">
            <w:rPr>
              <w:rFonts w:ascii="Times New Roman" w:hAnsi="Times New Roman" w:cs="Times New Roman"/>
              <w:sz w:val="22"/>
              <w:szCs w:val="22"/>
            </w:rPr>
          </w:rPrChange>
        </w:rPr>
        <w:pPrChange w:id="2552"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553" w:author="michaelaanas23@gmail.com" w:date="2026-09-25T21:42:00Z" w16du:dateUtc="2026-09-25T13:42:00Z">
            <w:rPr>
              <w:rFonts w:ascii="Times New Roman" w:hAnsi="Times New Roman" w:cs="Times New Roman"/>
              <w:b/>
              <w:bCs/>
              <w:sz w:val="22"/>
              <w:szCs w:val="22"/>
            </w:rPr>
          </w:rPrChange>
        </w:rPr>
        <w:t xml:space="preserve">CUSTOMER → SALE (1:N): </w:t>
      </w:r>
      <w:r w:rsidRPr="007134A7">
        <w:rPr>
          <w:rFonts w:ascii="Times New Roman" w:hAnsi="Times New Roman" w:cs="Times New Roman"/>
          <w:sz w:val="20"/>
          <w:szCs w:val="20"/>
          <w:rPrChange w:id="2554" w:author="michaelaanas23@gmail.com" w:date="2026-09-25T21:42:00Z" w16du:dateUtc="2026-09-25T13:42:00Z">
            <w:rPr>
              <w:rFonts w:ascii="Times New Roman" w:hAnsi="Times New Roman" w:cs="Times New Roman"/>
              <w:sz w:val="22"/>
              <w:szCs w:val="22"/>
            </w:rPr>
          </w:rPrChange>
        </w:rPr>
        <w:t xml:space="preserve">A customer places one or many sales transactions. This is a one-to-many relationship, where a single customer record can be linked to multiple purchases (represented by the </w:t>
      </w:r>
      <w:proofErr w:type="spellStart"/>
      <w:r w:rsidRPr="007134A7">
        <w:rPr>
          <w:rFonts w:ascii="Times New Roman" w:hAnsi="Times New Roman" w:cs="Times New Roman"/>
          <w:sz w:val="20"/>
          <w:szCs w:val="20"/>
          <w:rPrChange w:id="2555" w:author="michaelaanas23@gmail.com" w:date="2026-09-25T21:42:00Z" w16du:dateUtc="2026-09-25T13:42:00Z">
            <w:rPr>
              <w:rFonts w:ascii="Times New Roman" w:hAnsi="Times New Roman" w:cs="Times New Roman"/>
              <w:sz w:val="22"/>
              <w:szCs w:val="22"/>
            </w:rPr>
          </w:rPrChange>
        </w:rPr>
        <w:t>customer_id</w:t>
      </w:r>
      <w:proofErr w:type="spellEnd"/>
      <w:r w:rsidRPr="007134A7">
        <w:rPr>
          <w:rFonts w:ascii="Times New Roman" w:hAnsi="Times New Roman" w:cs="Times New Roman"/>
          <w:sz w:val="20"/>
          <w:szCs w:val="20"/>
          <w:rPrChange w:id="2556" w:author="michaelaanas23@gmail.com" w:date="2026-09-25T21:42:00Z" w16du:dateUtc="2026-09-25T13:42:00Z">
            <w:rPr>
              <w:rFonts w:ascii="Times New Roman" w:hAnsi="Times New Roman" w:cs="Times New Roman"/>
              <w:sz w:val="22"/>
              <w:szCs w:val="22"/>
            </w:rPr>
          </w:rPrChange>
        </w:rPr>
        <w:t xml:space="preserve"> Foreign Key in the SALE table; this relationship is optional/nullable to allow walk-in transactions without customer profiles).</w:t>
      </w:r>
    </w:p>
    <w:p w14:paraId="762C3202" w14:textId="424060C8" w:rsidR="002568D4" w:rsidRPr="007134A7" w:rsidRDefault="002568D4">
      <w:pPr>
        <w:spacing w:line="276" w:lineRule="auto"/>
        <w:jc w:val="both"/>
        <w:rPr>
          <w:rFonts w:ascii="Times New Roman" w:hAnsi="Times New Roman" w:cs="Times New Roman"/>
          <w:sz w:val="20"/>
          <w:szCs w:val="20"/>
          <w:rPrChange w:id="2557" w:author="michaelaanas23@gmail.com" w:date="2026-09-25T21:42:00Z" w16du:dateUtc="2026-09-25T13:42:00Z">
            <w:rPr>
              <w:rFonts w:ascii="Times New Roman" w:hAnsi="Times New Roman" w:cs="Times New Roman"/>
              <w:sz w:val="22"/>
              <w:szCs w:val="22"/>
            </w:rPr>
          </w:rPrChange>
        </w:rPr>
        <w:pPrChange w:id="2558"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559" w:author="michaelaanas23@gmail.com" w:date="2026-09-25T21:42:00Z" w16du:dateUtc="2026-09-25T13:42:00Z">
            <w:rPr>
              <w:rFonts w:ascii="Times New Roman" w:hAnsi="Times New Roman" w:cs="Times New Roman"/>
              <w:b/>
              <w:bCs/>
              <w:sz w:val="22"/>
              <w:szCs w:val="22"/>
            </w:rPr>
          </w:rPrChange>
        </w:rPr>
        <w:lastRenderedPageBreak/>
        <w:t>SALE → SALE_ITEM (1:N):</w:t>
      </w:r>
      <w:r w:rsidRPr="007134A7">
        <w:rPr>
          <w:rFonts w:ascii="Times New Roman" w:hAnsi="Times New Roman" w:cs="Times New Roman"/>
          <w:sz w:val="20"/>
          <w:szCs w:val="20"/>
          <w:rPrChange w:id="2560" w:author="michaelaanas23@gmail.com" w:date="2026-09-25T21:42:00Z" w16du:dateUtc="2026-09-25T13:42:00Z">
            <w:rPr>
              <w:rFonts w:ascii="Times New Roman" w:hAnsi="Times New Roman" w:cs="Times New Roman"/>
              <w:sz w:val="22"/>
              <w:szCs w:val="22"/>
            </w:rPr>
          </w:rPrChange>
        </w:rPr>
        <w:t xml:space="preserve"> A sale contains one or many transaction line items. This is a one-to-many relationship, where the deletion of a parent sale cascades to delete all associated line items (linked via the </w:t>
      </w:r>
      <w:proofErr w:type="spellStart"/>
      <w:r w:rsidRPr="007134A7">
        <w:rPr>
          <w:rFonts w:ascii="Times New Roman" w:hAnsi="Times New Roman" w:cs="Times New Roman"/>
          <w:sz w:val="20"/>
          <w:szCs w:val="20"/>
          <w:rPrChange w:id="2561" w:author="michaelaanas23@gmail.com" w:date="2026-09-25T21:42:00Z" w16du:dateUtc="2026-09-25T13:42:00Z">
            <w:rPr>
              <w:rFonts w:ascii="Times New Roman" w:hAnsi="Times New Roman" w:cs="Times New Roman"/>
              <w:sz w:val="22"/>
              <w:szCs w:val="22"/>
            </w:rPr>
          </w:rPrChange>
        </w:rPr>
        <w:t>sale_id</w:t>
      </w:r>
      <w:proofErr w:type="spellEnd"/>
      <w:r w:rsidRPr="007134A7">
        <w:rPr>
          <w:rFonts w:ascii="Times New Roman" w:hAnsi="Times New Roman" w:cs="Times New Roman"/>
          <w:sz w:val="20"/>
          <w:szCs w:val="20"/>
          <w:rPrChange w:id="2562" w:author="michaelaanas23@gmail.com" w:date="2026-09-25T21:42:00Z" w16du:dateUtc="2026-09-25T13:42:00Z">
            <w:rPr>
              <w:rFonts w:ascii="Times New Roman" w:hAnsi="Times New Roman" w:cs="Times New Roman"/>
              <w:sz w:val="22"/>
              <w:szCs w:val="22"/>
            </w:rPr>
          </w:rPrChange>
        </w:rPr>
        <w:t xml:space="preserve"> Foreign Key in the SALE_ITEM table).</w:t>
      </w:r>
    </w:p>
    <w:p w14:paraId="1FF8B97D" w14:textId="70955190" w:rsidR="002568D4" w:rsidRPr="007134A7" w:rsidRDefault="002568D4">
      <w:pPr>
        <w:spacing w:line="276" w:lineRule="auto"/>
        <w:jc w:val="both"/>
        <w:rPr>
          <w:rFonts w:ascii="Times New Roman" w:hAnsi="Times New Roman" w:cs="Times New Roman"/>
          <w:sz w:val="20"/>
          <w:szCs w:val="20"/>
          <w:rPrChange w:id="2563" w:author="michaelaanas23@gmail.com" w:date="2026-09-25T21:42:00Z" w16du:dateUtc="2026-09-25T13:42:00Z">
            <w:rPr>
              <w:rFonts w:ascii="Times New Roman" w:hAnsi="Times New Roman" w:cs="Times New Roman"/>
              <w:sz w:val="22"/>
              <w:szCs w:val="22"/>
            </w:rPr>
          </w:rPrChange>
        </w:rPr>
        <w:pPrChange w:id="2564"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565" w:author="michaelaanas23@gmail.com" w:date="2026-09-25T21:42:00Z" w16du:dateUtc="2026-09-25T13:42:00Z">
            <w:rPr>
              <w:rFonts w:ascii="Times New Roman" w:hAnsi="Times New Roman" w:cs="Times New Roman"/>
              <w:b/>
              <w:bCs/>
              <w:sz w:val="22"/>
              <w:szCs w:val="22"/>
            </w:rPr>
          </w:rPrChange>
        </w:rPr>
        <w:t>PRODUCT → SALE_ITEM (1:N):</w:t>
      </w:r>
      <w:r w:rsidRPr="007134A7">
        <w:rPr>
          <w:rFonts w:ascii="Times New Roman" w:hAnsi="Times New Roman" w:cs="Times New Roman"/>
          <w:sz w:val="20"/>
          <w:szCs w:val="20"/>
          <w:rPrChange w:id="2566" w:author="michaelaanas23@gmail.com" w:date="2026-09-25T21:42:00Z" w16du:dateUtc="2026-09-25T13:42:00Z">
            <w:rPr>
              <w:rFonts w:ascii="Times New Roman" w:hAnsi="Times New Roman" w:cs="Times New Roman"/>
              <w:sz w:val="22"/>
              <w:szCs w:val="22"/>
            </w:rPr>
          </w:rPrChange>
        </w:rPr>
        <w:t xml:space="preserve"> A product is included in one or many sale line items. This is a one-to-many relationship, matching products to transaction lines via the </w:t>
      </w:r>
      <w:proofErr w:type="spellStart"/>
      <w:r w:rsidRPr="007134A7">
        <w:rPr>
          <w:rFonts w:ascii="Times New Roman" w:hAnsi="Times New Roman" w:cs="Times New Roman"/>
          <w:sz w:val="20"/>
          <w:szCs w:val="20"/>
          <w:rPrChange w:id="2567" w:author="michaelaanas23@gmail.com" w:date="2026-09-25T21:42:00Z" w16du:dateUtc="2026-09-25T13:42:00Z">
            <w:rPr>
              <w:rFonts w:ascii="Times New Roman" w:hAnsi="Times New Roman" w:cs="Times New Roman"/>
              <w:sz w:val="22"/>
              <w:szCs w:val="22"/>
            </w:rPr>
          </w:rPrChange>
        </w:rPr>
        <w:t>product_id</w:t>
      </w:r>
      <w:proofErr w:type="spellEnd"/>
      <w:r w:rsidRPr="007134A7">
        <w:rPr>
          <w:rFonts w:ascii="Times New Roman" w:hAnsi="Times New Roman" w:cs="Times New Roman"/>
          <w:sz w:val="20"/>
          <w:szCs w:val="20"/>
          <w:rPrChange w:id="2568" w:author="michaelaanas23@gmail.com" w:date="2026-09-25T21:42:00Z" w16du:dateUtc="2026-09-25T13:42:00Z">
            <w:rPr>
              <w:rFonts w:ascii="Times New Roman" w:hAnsi="Times New Roman" w:cs="Times New Roman"/>
              <w:sz w:val="22"/>
              <w:szCs w:val="22"/>
            </w:rPr>
          </w:rPrChange>
        </w:rPr>
        <w:t xml:space="preserve"> Foreign Key in the SALE_ITEM table.</w:t>
      </w:r>
    </w:p>
    <w:p w14:paraId="64640F43" w14:textId="15E9D042" w:rsidR="002568D4" w:rsidRPr="007134A7" w:rsidRDefault="002568D4">
      <w:pPr>
        <w:spacing w:line="276" w:lineRule="auto"/>
        <w:jc w:val="both"/>
        <w:rPr>
          <w:rFonts w:ascii="Times New Roman" w:hAnsi="Times New Roman" w:cs="Times New Roman"/>
          <w:sz w:val="20"/>
          <w:szCs w:val="20"/>
          <w:rPrChange w:id="2569" w:author="michaelaanas23@gmail.com" w:date="2026-09-25T21:42:00Z" w16du:dateUtc="2026-09-25T13:42:00Z">
            <w:rPr>
              <w:rFonts w:ascii="Times New Roman" w:hAnsi="Times New Roman" w:cs="Times New Roman"/>
              <w:sz w:val="22"/>
              <w:szCs w:val="22"/>
            </w:rPr>
          </w:rPrChange>
        </w:rPr>
        <w:pPrChange w:id="2570"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571" w:author="michaelaanas23@gmail.com" w:date="2026-09-25T21:42:00Z" w16du:dateUtc="2026-09-25T13:42:00Z">
            <w:rPr>
              <w:rFonts w:ascii="Times New Roman" w:hAnsi="Times New Roman" w:cs="Times New Roman"/>
              <w:b/>
              <w:bCs/>
              <w:sz w:val="22"/>
              <w:szCs w:val="22"/>
            </w:rPr>
          </w:rPrChange>
        </w:rPr>
        <w:t>PRODUCT → INVENTORY_LOG (1:N):</w:t>
      </w:r>
      <w:r w:rsidRPr="007134A7">
        <w:rPr>
          <w:rFonts w:ascii="Times New Roman" w:hAnsi="Times New Roman" w:cs="Times New Roman"/>
          <w:sz w:val="20"/>
          <w:szCs w:val="20"/>
          <w:rPrChange w:id="2572" w:author="michaelaanas23@gmail.com" w:date="2026-09-25T21:42:00Z" w16du:dateUtc="2026-09-25T13:42:00Z">
            <w:rPr>
              <w:rFonts w:ascii="Times New Roman" w:hAnsi="Times New Roman" w:cs="Times New Roman"/>
              <w:sz w:val="22"/>
              <w:szCs w:val="22"/>
            </w:rPr>
          </w:rPrChange>
        </w:rPr>
        <w:t xml:space="preserve"> A product tracks its stock history through one or many inventory logs. This is a one-to-many relationship, where inventory actions reference specific catalog items via the </w:t>
      </w:r>
      <w:proofErr w:type="spellStart"/>
      <w:r w:rsidRPr="007134A7">
        <w:rPr>
          <w:rFonts w:ascii="Times New Roman" w:hAnsi="Times New Roman" w:cs="Times New Roman"/>
          <w:sz w:val="20"/>
          <w:szCs w:val="20"/>
          <w:rPrChange w:id="2573" w:author="michaelaanas23@gmail.com" w:date="2026-09-25T21:42:00Z" w16du:dateUtc="2026-09-25T13:42:00Z">
            <w:rPr>
              <w:rFonts w:ascii="Times New Roman" w:hAnsi="Times New Roman" w:cs="Times New Roman"/>
              <w:sz w:val="22"/>
              <w:szCs w:val="22"/>
            </w:rPr>
          </w:rPrChange>
        </w:rPr>
        <w:t>product_id</w:t>
      </w:r>
      <w:proofErr w:type="spellEnd"/>
      <w:r w:rsidRPr="007134A7">
        <w:rPr>
          <w:rFonts w:ascii="Times New Roman" w:hAnsi="Times New Roman" w:cs="Times New Roman"/>
          <w:sz w:val="20"/>
          <w:szCs w:val="20"/>
          <w:rPrChange w:id="2574" w:author="michaelaanas23@gmail.com" w:date="2026-09-25T21:42:00Z" w16du:dateUtc="2026-09-25T13:42:00Z">
            <w:rPr>
              <w:rFonts w:ascii="Times New Roman" w:hAnsi="Times New Roman" w:cs="Times New Roman"/>
              <w:sz w:val="22"/>
              <w:szCs w:val="22"/>
            </w:rPr>
          </w:rPrChange>
        </w:rPr>
        <w:t xml:space="preserve"> Foreign Key in the INVENTORY_LOG table.</w:t>
      </w:r>
    </w:p>
    <w:p w14:paraId="6DAA5DD8" w14:textId="45E7317E" w:rsidR="002568D4" w:rsidRPr="007134A7" w:rsidRDefault="002568D4">
      <w:pPr>
        <w:spacing w:line="276" w:lineRule="auto"/>
        <w:jc w:val="both"/>
        <w:rPr>
          <w:rFonts w:ascii="Times New Roman" w:hAnsi="Times New Roman" w:cs="Times New Roman"/>
          <w:sz w:val="20"/>
          <w:szCs w:val="20"/>
          <w:rPrChange w:id="2575" w:author="michaelaanas23@gmail.com" w:date="2026-09-25T21:42:00Z" w16du:dateUtc="2026-09-25T13:42:00Z">
            <w:rPr>
              <w:rFonts w:ascii="Times New Roman" w:hAnsi="Times New Roman" w:cs="Times New Roman"/>
              <w:sz w:val="22"/>
              <w:szCs w:val="22"/>
            </w:rPr>
          </w:rPrChange>
        </w:rPr>
        <w:pPrChange w:id="2576"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577" w:author="michaelaanas23@gmail.com" w:date="2026-09-25T21:42:00Z" w16du:dateUtc="2026-09-25T13:42:00Z">
            <w:rPr>
              <w:rFonts w:ascii="Times New Roman" w:hAnsi="Times New Roman" w:cs="Times New Roman"/>
              <w:sz w:val="22"/>
              <w:szCs w:val="22"/>
            </w:rPr>
          </w:rPrChange>
        </w:rPr>
        <w:t>The database schema of H2Ops, composed of nine entities and twelve defined relationships, establishes a comprehensive and logically structured data management foundation that directly supports High Island V's multi-branch operational objectives. The careful design of entity relationships ensures referential integrity across all interconnected tables, minimizing the risk of data inconsistencies that could compromise the accuracy of sales records, multi-tenant branch data isolation, inventory levels, and generated report summaries.</w:t>
      </w:r>
    </w:p>
    <w:p w14:paraId="3BDF25E0" w14:textId="77777777" w:rsidR="002568D4" w:rsidRPr="007134A7" w:rsidDel="00427840" w:rsidRDefault="002568D4">
      <w:pPr>
        <w:spacing w:line="276" w:lineRule="auto"/>
        <w:jc w:val="both"/>
        <w:rPr>
          <w:del w:id="2578" w:author="michaelaanas23@gmail.com" w:date="2026-09-25T21:58:00Z" w16du:dateUtc="2026-09-25T13:58:00Z"/>
          <w:rFonts w:ascii="Times New Roman" w:hAnsi="Times New Roman" w:cs="Times New Roman"/>
          <w:sz w:val="20"/>
          <w:szCs w:val="20"/>
          <w:rPrChange w:id="2579" w:author="michaelaanas23@gmail.com" w:date="2026-09-25T21:42:00Z" w16du:dateUtc="2026-09-25T13:42:00Z">
            <w:rPr>
              <w:del w:id="2580" w:author="michaelaanas23@gmail.com" w:date="2026-09-25T21:58:00Z" w16du:dateUtc="2026-09-25T13:58:00Z"/>
              <w:rFonts w:ascii="Times New Roman" w:hAnsi="Times New Roman" w:cs="Times New Roman"/>
              <w:sz w:val="22"/>
              <w:szCs w:val="22"/>
            </w:rPr>
          </w:rPrChange>
        </w:rPr>
        <w:pPrChange w:id="2581"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582" w:author="michaelaanas23@gmail.com" w:date="2026-09-25T21:42:00Z" w16du:dateUtc="2026-09-25T13:42:00Z">
            <w:rPr>
              <w:rFonts w:ascii="Times New Roman" w:hAnsi="Times New Roman" w:cs="Times New Roman"/>
              <w:sz w:val="22"/>
              <w:szCs w:val="22"/>
            </w:rPr>
          </w:rPrChange>
        </w:rPr>
        <w:t>By aligning the database structure with the actual operational workflows of High Island V, the schema enables H2Ops to process, store, and retrieve business data in a manner that is both highly efficient and reflective of real-world water refilling station operations. Automatic cascade-delete rules on transaction line items prevent orphaned database records, while indexable branch and user foreign keys isolate localized operations and ensure fast reporting. Ultimately, this structural architecture provides management with a reliable, normalized, and well-organized data environment upon which sound and informed business decisions can be consistently made.</w:t>
      </w:r>
    </w:p>
    <w:p w14:paraId="4CDA984D" w14:textId="77777777" w:rsidR="002568D4" w:rsidRDefault="002568D4">
      <w:pPr>
        <w:spacing w:line="276" w:lineRule="auto"/>
        <w:jc w:val="both"/>
        <w:rPr>
          <w:rFonts w:ascii="Times New Roman" w:hAnsi="Times New Roman" w:cs="Times New Roman"/>
          <w:sz w:val="22"/>
          <w:szCs w:val="22"/>
        </w:rPr>
        <w:pPrChange w:id="2583" w:author="michaelaanas23@gmail.com" w:date="2026-09-25T21:55:00Z" w16du:dateUtc="2026-09-25T13:55:00Z">
          <w:pPr>
            <w:spacing w:line="360" w:lineRule="auto"/>
            <w:jc w:val="both"/>
          </w:pPr>
        </w:pPrChange>
      </w:pPr>
    </w:p>
    <w:p w14:paraId="1AEF4FCB" w14:textId="77777777" w:rsidR="002568D4" w:rsidRPr="007134A7" w:rsidRDefault="002568D4">
      <w:pPr>
        <w:pStyle w:val="Heading2"/>
        <w:spacing w:line="360" w:lineRule="auto"/>
        <w:jc w:val="both"/>
        <w:rPr>
          <w:rFonts w:ascii="Times New Roman" w:hAnsi="Times New Roman" w:cs="Times New Roman"/>
          <w:b/>
          <w:bCs/>
          <w:color w:val="000000" w:themeColor="text1"/>
          <w:sz w:val="26"/>
          <w:szCs w:val="26"/>
          <w:rPrChange w:id="2584" w:author="michaelaanas23@gmail.com" w:date="2026-09-25T21:43:00Z" w16du:dateUtc="2026-09-25T13:43:00Z">
            <w:rPr>
              <w:rFonts w:ascii="Times New Roman" w:hAnsi="Times New Roman" w:cs="Times New Roman"/>
              <w:b/>
              <w:bCs/>
              <w:color w:val="000000" w:themeColor="text1"/>
            </w:rPr>
          </w:rPrChange>
        </w:rPr>
        <w:pPrChange w:id="2585" w:author="michaelaanas23@gmail.com" w:date="2026-09-25T21:58:00Z" w16du:dateUtc="2026-09-25T13:58:00Z">
          <w:pPr>
            <w:pStyle w:val="Heading2"/>
            <w:jc w:val="both"/>
          </w:pPr>
        </w:pPrChange>
      </w:pPr>
      <w:r w:rsidRPr="007134A7">
        <w:rPr>
          <w:rFonts w:ascii="Times New Roman" w:hAnsi="Times New Roman" w:cs="Times New Roman"/>
          <w:b/>
          <w:bCs/>
          <w:color w:val="000000" w:themeColor="text1"/>
          <w:sz w:val="26"/>
          <w:szCs w:val="26"/>
          <w:rPrChange w:id="2586" w:author="michaelaanas23@gmail.com" w:date="2026-09-25T21:43:00Z" w16du:dateUtc="2026-09-25T13:43:00Z">
            <w:rPr>
              <w:rFonts w:ascii="Times New Roman" w:hAnsi="Times New Roman" w:cs="Times New Roman"/>
              <w:b/>
              <w:bCs/>
              <w:color w:val="000000" w:themeColor="text1"/>
            </w:rPr>
          </w:rPrChange>
        </w:rPr>
        <w:t>Use Case Diagram</w:t>
      </w:r>
    </w:p>
    <w:p w14:paraId="48892902" w14:textId="77777777" w:rsidR="0048494B" w:rsidRPr="007134A7" w:rsidRDefault="002568D4">
      <w:pPr>
        <w:spacing w:line="276" w:lineRule="auto"/>
        <w:ind w:firstLine="357"/>
        <w:jc w:val="both"/>
        <w:rPr>
          <w:rFonts w:ascii="Times New Roman" w:hAnsi="Times New Roman" w:cs="Times New Roman"/>
          <w:sz w:val="20"/>
          <w:szCs w:val="20"/>
          <w:rPrChange w:id="2587" w:author="michaelaanas23@gmail.com" w:date="2026-09-25T21:43:00Z" w16du:dateUtc="2026-09-25T13:43:00Z">
            <w:rPr>
              <w:rFonts w:ascii="Times New Roman" w:hAnsi="Times New Roman" w:cs="Times New Roman"/>
              <w:sz w:val="22"/>
              <w:szCs w:val="22"/>
            </w:rPr>
          </w:rPrChange>
        </w:rPr>
        <w:pPrChange w:id="2588" w:author="michaelaanas23@gmail.com" w:date="2026-09-25T21:55:00Z" w16du:dateUtc="2026-09-25T13:55:00Z">
          <w:pPr>
            <w:spacing w:line="360" w:lineRule="auto"/>
            <w:ind w:firstLine="357"/>
            <w:jc w:val="both"/>
          </w:pPr>
        </w:pPrChange>
      </w:pPr>
      <w:r w:rsidRPr="007134A7">
        <w:rPr>
          <w:rFonts w:ascii="Times New Roman" w:hAnsi="Times New Roman" w:cs="Times New Roman"/>
          <w:sz w:val="20"/>
          <w:szCs w:val="20"/>
          <w:rPrChange w:id="2589" w:author="michaelaanas23@gmail.com" w:date="2026-09-25T21:43:00Z" w16du:dateUtc="2026-09-25T13:43:00Z">
            <w:rPr>
              <w:rFonts w:ascii="Times New Roman" w:hAnsi="Times New Roman" w:cs="Times New Roman"/>
              <w:sz w:val="22"/>
              <w:szCs w:val="22"/>
            </w:rPr>
          </w:rPrChange>
        </w:rPr>
        <w:t>This Use Case Diagram illustrates the functional relationships and access controls established within the H2Ops Operations Management System. It shows the interactions between the system and its primary users, namely the Admin and the Staff or Cashier. The diagram explains how tasks are assigned, how system operations are secured, and how business information is generated to support the workflows of High Island V.</w:t>
      </w:r>
    </w:p>
    <w:p w14:paraId="69D4E733" w14:textId="1EA55A62" w:rsidR="002568D4" w:rsidRPr="002568D4" w:rsidRDefault="002568D4">
      <w:pPr>
        <w:spacing w:line="276" w:lineRule="auto"/>
        <w:ind w:firstLine="357"/>
        <w:jc w:val="both"/>
        <w:rPr>
          <w:rFonts w:ascii="Times New Roman" w:hAnsi="Times New Roman" w:cs="Times New Roman"/>
          <w:sz w:val="22"/>
          <w:szCs w:val="22"/>
        </w:rPr>
        <w:pPrChange w:id="2590" w:author="michaelaanas23@gmail.com" w:date="2026-09-25T21:55:00Z" w16du:dateUtc="2026-09-25T13:55:00Z">
          <w:pPr>
            <w:spacing w:line="360" w:lineRule="auto"/>
            <w:ind w:firstLine="357"/>
            <w:jc w:val="both"/>
          </w:pPr>
        </w:pPrChange>
      </w:pPr>
      <w:r w:rsidRPr="002568D4">
        <w:rPr>
          <w:rFonts w:ascii="Times New Roman" w:hAnsi="Times New Roman" w:cs="Times New Roman"/>
          <w:noProof/>
          <w:sz w:val="22"/>
          <w:szCs w:val="22"/>
        </w:rPr>
        <w:drawing>
          <wp:inline distT="0" distB="0" distL="0" distR="0" wp14:anchorId="7F87E1D3" wp14:editId="687F595D">
            <wp:extent cx="5452604" cy="3412490"/>
            <wp:effectExtent l="0" t="0" r="0" b="0"/>
            <wp:docPr id="14521786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0932" cy="3480287"/>
                    </a:xfrm>
                    <a:prstGeom prst="rect">
                      <a:avLst/>
                    </a:prstGeom>
                    <a:noFill/>
                    <a:ln>
                      <a:noFill/>
                    </a:ln>
                  </pic:spPr>
                </pic:pic>
              </a:graphicData>
            </a:graphic>
          </wp:inline>
        </w:drawing>
      </w:r>
    </w:p>
    <w:p w14:paraId="339BEBD9" w14:textId="77777777" w:rsidR="002568D4" w:rsidRPr="002568D4" w:rsidDel="007134A7" w:rsidRDefault="002568D4">
      <w:pPr>
        <w:spacing w:line="276" w:lineRule="auto"/>
        <w:jc w:val="both"/>
        <w:rPr>
          <w:del w:id="2591" w:author="michaelaanas23@gmail.com" w:date="2026-09-25T21:47:00Z" w16du:dateUtc="2026-09-25T13:47:00Z"/>
          <w:rFonts w:ascii="Times New Roman" w:hAnsi="Times New Roman" w:cs="Times New Roman"/>
          <w:sz w:val="22"/>
          <w:szCs w:val="22"/>
        </w:rPr>
        <w:pPrChange w:id="2592" w:author="michaelaanas23@gmail.com" w:date="2026-09-25T21:55:00Z" w16du:dateUtc="2026-09-25T13:55:00Z">
          <w:pPr>
            <w:spacing w:line="360" w:lineRule="auto"/>
            <w:jc w:val="both"/>
          </w:pPr>
        </w:pPrChange>
      </w:pPr>
    </w:p>
    <w:p w14:paraId="23370E76" w14:textId="288D7C32" w:rsidR="0048494B" w:rsidRPr="007134A7" w:rsidRDefault="0048494B">
      <w:pPr>
        <w:spacing w:line="276" w:lineRule="auto"/>
        <w:jc w:val="both"/>
        <w:rPr>
          <w:rFonts w:ascii="Times New Roman" w:hAnsi="Times New Roman" w:cs="Times New Roman"/>
          <w:sz w:val="20"/>
          <w:szCs w:val="20"/>
          <w:rPrChange w:id="2593" w:author="michaelaanas23@gmail.com" w:date="2026-09-25T21:43:00Z" w16du:dateUtc="2026-09-25T13:43:00Z">
            <w:rPr>
              <w:rFonts w:ascii="Times New Roman" w:hAnsi="Times New Roman" w:cs="Times New Roman"/>
              <w:sz w:val="22"/>
              <w:szCs w:val="22"/>
            </w:rPr>
          </w:rPrChange>
        </w:rPr>
        <w:pPrChange w:id="2594"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595" w:author="michaelaanas23@gmail.com" w:date="2026-09-25T21:43:00Z" w16du:dateUtc="2026-09-25T13:43:00Z">
            <w:rPr>
              <w:rFonts w:ascii="Times New Roman" w:hAnsi="Times New Roman" w:cs="Times New Roman"/>
              <w:b/>
              <w:bCs/>
              <w:sz w:val="22"/>
              <w:szCs w:val="22"/>
            </w:rPr>
          </w:rPrChange>
        </w:rPr>
        <w:t>Role Based Access Control and System Boundaries</w:t>
      </w:r>
    </w:p>
    <w:p w14:paraId="12329951" w14:textId="012B217B" w:rsidR="0048494B" w:rsidRPr="007134A7" w:rsidRDefault="0048494B">
      <w:pPr>
        <w:spacing w:line="276" w:lineRule="auto"/>
        <w:jc w:val="both"/>
        <w:rPr>
          <w:rFonts w:ascii="Times New Roman" w:hAnsi="Times New Roman" w:cs="Times New Roman"/>
          <w:sz w:val="20"/>
          <w:szCs w:val="20"/>
          <w:rPrChange w:id="2596" w:author="michaelaanas23@gmail.com" w:date="2026-09-25T21:43:00Z" w16du:dateUtc="2026-09-25T13:43:00Z">
            <w:rPr>
              <w:rFonts w:ascii="Times New Roman" w:hAnsi="Times New Roman" w:cs="Times New Roman"/>
              <w:sz w:val="22"/>
              <w:szCs w:val="22"/>
            </w:rPr>
          </w:rPrChange>
        </w:rPr>
        <w:pPrChange w:id="2597"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598" w:author="michaelaanas23@gmail.com" w:date="2026-09-25T21:43:00Z" w16du:dateUtc="2026-09-25T13:43:00Z">
            <w:rPr>
              <w:rFonts w:ascii="Times New Roman" w:hAnsi="Times New Roman" w:cs="Times New Roman"/>
              <w:sz w:val="22"/>
              <w:szCs w:val="22"/>
            </w:rPr>
          </w:rPrChange>
        </w:rPr>
        <w:t>The role based access control (RBAC) design of H2Ops is intended to maintain operational security while reducing the risk of unauthorized data modification and accidental system misuse. The Admin has full access to system configuration, user accounts, product management, pricing, inventory adjustments, and reports. Meanwhile, the Staff or Cashier has limited access focused on sales transactions and login authentication.</w:t>
      </w:r>
    </w:p>
    <w:p w14:paraId="3A3060BD" w14:textId="77777777" w:rsidR="0048494B" w:rsidRPr="007134A7" w:rsidRDefault="0048494B">
      <w:pPr>
        <w:spacing w:line="276" w:lineRule="auto"/>
        <w:jc w:val="both"/>
        <w:rPr>
          <w:rFonts w:ascii="Times New Roman" w:hAnsi="Times New Roman" w:cs="Times New Roman"/>
          <w:sz w:val="20"/>
          <w:szCs w:val="20"/>
          <w:rPrChange w:id="2599" w:author="michaelaanas23@gmail.com" w:date="2026-09-25T21:43:00Z" w16du:dateUtc="2026-09-25T13:43:00Z">
            <w:rPr>
              <w:rFonts w:ascii="Times New Roman" w:hAnsi="Times New Roman" w:cs="Times New Roman"/>
              <w:sz w:val="22"/>
              <w:szCs w:val="22"/>
            </w:rPr>
          </w:rPrChange>
        </w:rPr>
        <w:pPrChange w:id="2600"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601" w:author="michaelaanas23@gmail.com" w:date="2026-09-25T21:43:00Z" w16du:dateUtc="2026-09-25T13:43:00Z">
            <w:rPr>
              <w:rFonts w:ascii="Times New Roman" w:hAnsi="Times New Roman" w:cs="Times New Roman"/>
              <w:sz w:val="22"/>
              <w:szCs w:val="22"/>
            </w:rPr>
          </w:rPrChange>
        </w:rPr>
        <w:t xml:space="preserve">The use of role based access control is supported by several studies. Laudon and Laudon (2020) explain that RBAC is an important security mechanism that allows users to access only the functions related to their responsibilities. O'Brien and </w:t>
      </w:r>
      <w:proofErr w:type="spellStart"/>
      <w:r w:rsidRPr="007134A7">
        <w:rPr>
          <w:rFonts w:ascii="Times New Roman" w:hAnsi="Times New Roman" w:cs="Times New Roman"/>
          <w:sz w:val="20"/>
          <w:szCs w:val="20"/>
          <w:rPrChange w:id="2602" w:author="michaelaanas23@gmail.com" w:date="2026-09-25T21:43:00Z" w16du:dateUtc="2026-09-25T13:43:00Z">
            <w:rPr>
              <w:rFonts w:ascii="Times New Roman" w:hAnsi="Times New Roman" w:cs="Times New Roman"/>
              <w:sz w:val="22"/>
              <w:szCs w:val="22"/>
            </w:rPr>
          </w:rPrChange>
        </w:rPr>
        <w:t>Marakas</w:t>
      </w:r>
      <w:proofErr w:type="spellEnd"/>
      <w:r w:rsidRPr="007134A7">
        <w:rPr>
          <w:rFonts w:ascii="Times New Roman" w:hAnsi="Times New Roman" w:cs="Times New Roman"/>
          <w:sz w:val="20"/>
          <w:szCs w:val="20"/>
          <w:rPrChange w:id="2603" w:author="michaelaanas23@gmail.com" w:date="2026-09-25T21:43:00Z" w16du:dateUtc="2026-09-25T13:43:00Z">
            <w:rPr>
              <w:rFonts w:ascii="Times New Roman" w:hAnsi="Times New Roman" w:cs="Times New Roman"/>
              <w:sz w:val="22"/>
              <w:szCs w:val="22"/>
            </w:rPr>
          </w:rPrChange>
        </w:rPr>
        <w:t xml:space="preserve"> (2018) state that assigning permissions based on user roles simplifies system administration and improves security. Dela Peña and Santos (2021) implemented a similar structure in their food service POS system where administrators managed system settings, user accounts, and reports, while staff members focused on sales processing and inventory inquiries. </w:t>
      </w:r>
      <w:proofErr w:type="spellStart"/>
      <w:r w:rsidRPr="007134A7">
        <w:rPr>
          <w:rFonts w:ascii="Times New Roman" w:hAnsi="Times New Roman" w:cs="Times New Roman"/>
          <w:sz w:val="20"/>
          <w:szCs w:val="20"/>
          <w:rPrChange w:id="2604" w:author="michaelaanas23@gmail.com" w:date="2026-09-25T21:43:00Z" w16du:dateUtc="2026-09-25T13:43:00Z">
            <w:rPr>
              <w:rFonts w:ascii="Times New Roman" w:hAnsi="Times New Roman" w:cs="Times New Roman"/>
              <w:sz w:val="22"/>
              <w:szCs w:val="22"/>
            </w:rPr>
          </w:rPrChange>
        </w:rPr>
        <w:t>Arig</w:t>
      </w:r>
      <w:proofErr w:type="spellEnd"/>
      <w:r w:rsidRPr="007134A7">
        <w:rPr>
          <w:rFonts w:ascii="Times New Roman" w:hAnsi="Times New Roman" w:cs="Times New Roman"/>
          <w:sz w:val="20"/>
          <w:szCs w:val="20"/>
          <w:rPrChange w:id="2605" w:author="michaelaanas23@gmail.com" w:date="2026-09-25T21:43:00Z" w16du:dateUtc="2026-09-25T13:43:00Z">
            <w:rPr>
              <w:rFonts w:ascii="Times New Roman" w:hAnsi="Times New Roman" w:cs="Times New Roman"/>
              <w:sz w:val="22"/>
              <w:szCs w:val="22"/>
            </w:rPr>
          </w:rPrChange>
        </w:rPr>
        <w:t xml:space="preserve"> et al. (2025) also separated system access by restricting staff to transaction processing and giving administrators complete control. Bienvenido (2023) found that clear role differentiation improved security and reduced errors caused by unauthorized access. Cruz, Dela Cruz, and Santos (2022) also used separate admin and staff roles in their sales and inventory system to improve efficiency and security.</w:t>
      </w:r>
    </w:p>
    <w:p w14:paraId="6CFC01DB" w14:textId="77777777" w:rsidR="0048494B" w:rsidRPr="007134A7" w:rsidRDefault="0048494B">
      <w:pPr>
        <w:spacing w:line="276" w:lineRule="auto"/>
        <w:jc w:val="both"/>
        <w:rPr>
          <w:rFonts w:ascii="Times New Roman" w:hAnsi="Times New Roman" w:cs="Times New Roman"/>
          <w:sz w:val="20"/>
          <w:szCs w:val="20"/>
          <w:rPrChange w:id="2606" w:author="michaelaanas23@gmail.com" w:date="2026-09-25T21:43:00Z" w16du:dateUtc="2026-09-25T13:43:00Z">
            <w:rPr>
              <w:rFonts w:ascii="Times New Roman" w:hAnsi="Times New Roman" w:cs="Times New Roman"/>
              <w:sz w:val="22"/>
              <w:szCs w:val="22"/>
            </w:rPr>
          </w:rPrChange>
        </w:rPr>
        <w:pPrChange w:id="2607"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608" w:author="michaelaanas23@gmail.com" w:date="2026-09-25T21:43:00Z" w16du:dateUtc="2026-09-25T13:43:00Z">
            <w:rPr>
              <w:rFonts w:ascii="Times New Roman" w:hAnsi="Times New Roman" w:cs="Times New Roman"/>
              <w:b/>
              <w:bCs/>
              <w:sz w:val="22"/>
              <w:szCs w:val="22"/>
            </w:rPr>
          </w:rPrChange>
        </w:rPr>
        <w:t>Primary Actors</w:t>
      </w:r>
    </w:p>
    <w:p w14:paraId="256620E7" w14:textId="7A1AB1E7" w:rsidR="0048494B" w:rsidRPr="007134A7" w:rsidRDefault="0048494B">
      <w:pPr>
        <w:spacing w:line="276" w:lineRule="auto"/>
        <w:jc w:val="both"/>
        <w:rPr>
          <w:rFonts w:ascii="Times New Roman" w:hAnsi="Times New Roman" w:cs="Times New Roman"/>
          <w:sz w:val="20"/>
          <w:szCs w:val="20"/>
          <w:rPrChange w:id="2609" w:author="michaelaanas23@gmail.com" w:date="2026-09-25T21:43:00Z" w16du:dateUtc="2026-09-25T13:43:00Z">
            <w:rPr>
              <w:rFonts w:ascii="Times New Roman" w:hAnsi="Times New Roman" w:cs="Times New Roman"/>
              <w:sz w:val="22"/>
              <w:szCs w:val="22"/>
            </w:rPr>
          </w:rPrChange>
        </w:rPr>
        <w:pPrChange w:id="2610"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611" w:author="michaelaanas23@gmail.com" w:date="2026-09-25T21:43:00Z" w16du:dateUtc="2026-09-25T13:43:00Z">
            <w:rPr>
              <w:rFonts w:ascii="Times New Roman" w:hAnsi="Times New Roman" w:cs="Times New Roman"/>
              <w:sz w:val="22"/>
              <w:szCs w:val="22"/>
            </w:rPr>
          </w:rPrChange>
        </w:rPr>
        <w:t xml:space="preserve">The H2Ops system has two primary actors, the Admin and the Staff or Cashier. Each actor is assigned specific functions based on their responsibilities in High Island V. Sommerville (2015) explains that identifying actors is important in understanding how users interact with a system. Pressman (2014) states that use case diagrams must clearly separate different user types and their permissions. Laudon and Laudon (2020) also emphasize that understanding user roles helps align the system with organizational workflows. Dela Peña and Santos (2021), </w:t>
      </w:r>
      <w:proofErr w:type="spellStart"/>
      <w:r w:rsidRPr="007134A7">
        <w:rPr>
          <w:rFonts w:ascii="Times New Roman" w:hAnsi="Times New Roman" w:cs="Times New Roman"/>
          <w:sz w:val="20"/>
          <w:szCs w:val="20"/>
          <w:rPrChange w:id="2612" w:author="michaelaanas23@gmail.com" w:date="2026-09-25T21:43:00Z" w16du:dateUtc="2026-09-25T13:43:00Z">
            <w:rPr>
              <w:rFonts w:ascii="Times New Roman" w:hAnsi="Times New Roman" w:cs="Times New Roman"/>
              <w:sz w:val="22"/>
              <w:szCs w:val="22"/>
            </w:rPr>
          </w:rPrChange>
        </w:rPr>
        <w:t>Tanaman</w:t>
      </w:r>
      <w:proofErr w:type="spellEnd"/>
      <w:r w:rsidRPr="007134A7">
        <w:rPr>
          <w:rFonts w:ascii="Times New Roman" w:hAnsi="Times New Roman" w:cs="Times New Roman"/>
          <w:sz w:val="20"/>
          <w:szCs w:val="20"/>
          <w:rPrChange w:id="2613" w:author="michaelaanas23@gmail.com" w:date="2026-09-25T21:43:00Z" w16du:dateUtc="2026-09-25T13:43:00Z">
            <w:rPr>
              <w:rFonts w:ascii="Times New Roman" w:hAnsi="Times New Roman" w:cs="Times New Roman"/>
              <w:sz w:val="22"/>
              <w:szCs w:val="22"/>
            </w:rPr>
          </w:rPrChange>
        </w:rPr>
        <w:t xml:space="preserve"> et al. (2023), and Bienvenido (2023) similarly identified administrators and staff as primary users in their systems.</w:t>
      </w:r>
    </w:p>
    <w:p w14:paraId="5A08FD4E" w14:textId="77777777" w:rsidR="0048494B" w:rsidRPr="007134A7" w:rsidRDefault="0048494B">
      <w:pPr>
        <w:spacing w:line="276" w:lineRule="auto"/>
        <w:jc w:val="both"/>
        <w:rPr>
          <w:rFonts w:ascii="Times New Roman" w:hAnsi="Times New Roman" w:cs="Times New Roman"/>
          <w:sz w:val="20"/>
          <w:szCs w:val="20"/>
          <w:rPrChange w:id="2614" w:author="michaelaanas23@gmail.com" w:date="2026-09-25T21:43:00Z" w16du:dateUtc="2026-09-25T13:43:00Z">
            <w:rPr>
              <w:rFonts w:ascii="Times New Roman" w:hAnsi="Times New Roman" w:cs="Times New Roman"/>
              <w:sz w:val="22"/>
              <w:szCs w:val="22"/>
            </w:rPr>
          </w:rPrChange>
        </w:rPr>
        <w:pPrChange w:id="2615"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616" w:author="michaelaanas23@gmail.com" w:date="2026-09-25T21:43:00Z" w16du:dateUtc="2026-09-25T13:43:00Z">
            <w:rPr>
              <w:rFonts w:ascii="Times New Roman" w:hAnsi="Times New Roman" w:cs="Times New Roman"/>
              <w:b/>
              <w:bCs/>
              <w:sz w:val="22"/>
              <w:szCs w:val="22"/>
            </w:rPr>
          </w:rPrChange>
        </w:rPr>
        <w:t>1. Admin</w:t>
      </w:r>
    </w:p>
    <w:p w14:paraId="25EA8CCD" w14:textId="77777777" w:rsidR="0048494B" w:rsidRPr="007134A7" w:rsidRDefault="0048494B">
      <w:pPr>
        <w:spacing w:line="276" w:lineRule="auto"/>
        <w:jc w:val="both"/>
        <w:rPr>
          <w:rFonts w:ascii="Times New Roman" w:hAnsi="Times New Roman" w:cs="Times New Roman"/>
          <w:sz w:val="20"/>
          <w:szCs w:val="20"/>
          <w:rPrChange w:id="2617" w:author="michaelaanas23@gmail.com" w:date="2026-09-25T21:43:00Z" w16du:dateUtc="2026-09-25T13:43:00Z">
            <w:rPr>
              <w:rFonts w:ascii="Times New Roman" w:hAnsi="Times New Roman" w:cs="Times New Roman"/>
              <w:sz w:val="22"/>
              <w:szCs w:val="22"/>
            </w:rPr>
          </w:rPrChange>
        </w:rPr>
        <w:pPrChange w:id="2618"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619" w:author="michaelaanas23@gmail.com" w:date="2026-09-25T21:43:00Z" w16du:dateUtc="2026-09-25T13:43:00Z">
            <w:rPr>
              <w:rFonts w:ascii="Times New Roman" w:hAnsi="Times New Roman" w:cs="Times New Roman"/>
              <w:sz w:val="22"/>
              <w:szCs w:val="22"/>
            </w:rPr>
          </w:rPrChange>
        </w:rPr>
        <w:t>The Admin represents the business owner or branch manager of High Island V. This user has complete access to the system and is responsible for supervising all operations.</w:t>
      </w:r>
    </w:p>
    <w:p w14:paraId="32286ACB" w14:textId="2DC4A969" w:rsidR="0048494B" w:rsidRPr="007134A7" w:rsidRDefault="0048494B">
      <w:pPr>
        <w:spacing w:line="276" w:lineRule="auto"/>
        <w:jc w:val="both"/>
        <w:rPr>
          <w:rFonts w:ascii="Times New Roman" w:hAnsi="Times New Roman" w:cs="Times New Roman"/>
          <w:sz w:val="20"/>
          <w:szCs w:val="20"/>
          <w:rPrChange w:id="2620" w:author="michaelaanas23@gmail.com" w:date="2026-09-25T21:43:00Z" w16du:dateUtc="2026-09-25T13:43:00Z">
            <w:rPr>
              <w:rFonts w:ascii="Times New Roman" w:hAnsi="Times New Roman" w:cs="Times New Roman"/>
              <w:sz w:val="22"/>
              <w:szCs w:val="22"/>
            </w:rPr>
          </w:rPrChange>
        </w:rPr>
        <w:pPrChange w:id="2621"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622" w:author="michaelaanas23@gmail.com" w:date="2026-09-25T21:43:00Z" w16du:dateUtc="2026-09-25T13:43:00Z">
            <w:rPr>
              <w:rFonts w:ascii="Times New Roman" w:hAnsi="Times New Roman" w:cs="Times New Roman"/>
              <w:sz w:val="22"/>
              <w:szCs w:val="22"/>
            </w:rPr>
          </w:rPrChange>
        </w:rPr>
        <w:t xml:space="preserve"> According to </w:t>
      </w:r>
      <w:r w:rsidRPr="007134A7">
        <w:rPr>
          <w:rFonts w:ascii="Times New Roman" w:hAnsi="Times New Roman" w:cs="Times New Roman"/>
          <w:b/>
          <w:bCs/>
          <w:sz w:val="20"/>
          <w:szCs w:val="20"/>
          <w:rPrChange w:id="2623" w:author="michaelaanas23@gmail.com" w:date="2026-09-25T21:43:00Z" w16du:dateUtc="2026-09-25T13:43:00Z">
            <w:rPr>
              <w:rFonts w:ascii="Times New Roman" w:hAnsi="Times New Roman" w:cs="Times New Roman"/>
              <w:b/>
              <w:bCs/>
              <w:sz w:val="22"/>
              <w:szCs w:val="22"/>
            </w:rPr>
          </w:rPrChange>
        </w:rPr>
        <w:t xml:space="preserve">O'Brien and </w:t>
      </w:r>
      <w:proofErr w:type="spellStart"/>
      <w:r w:rsidRPr="007134A7">
        <w:rPr>
          <w:rFonts w:ascii="Times New Roman" w:hAnsi="Times New Roman" w:cs="Times New Roman"/>
          <w:b/>
          <w:bCs/>
          <w:sz w:val="20"/>
          <w:szCs w:val="20"/>
          <w:rPrChange w:id="2624" w:author="michaelaanas23@gmail.com" w:date="2026-09-25T21:43:00Z" w16du:dateUtc="2026-09-25T13:43:00Z">
            <w:rPr>
              <w:rFonts w:ascii="Times New Roman" w:hAnsi="Times New Roman" w:cs="Times New Roman"/>
              <w:b/>
              <w:bCs/>
              <w:sz w:val="22"/>
              <w:szCs w:val="22"/>
            </w:rPr>
          </w:rPrChange>
        </w:rPr>
        <w:t>Marakas</w:t>
      </w:r>
      <w:proofErr w:type="spellEnd"/>
      <w:r w:rsidRPr="007134A7">
        <w:rPr>
          <w:rFonts w:ascii="Times New Roman" w:hAnsi="Times New Roman" w:cs="Times New Roman"/>
          <w:b/>
          <w:bCs/>
          <w:sz w:val="20"/>
          <w:szCs w:val="20"/>
          <w:rPrChange w:id="2625" w:author="michaelaanas23@gmail.com" w:date="2026-09-25T21:43:00Z" w16du:dateUtc="2026-09-25T13:43:00Z">
            <w:rPr>
              <w:rFonts w:ascii="Times New Roman" w:hAnsi="Times New Roman" w:cs="Times New Roman"/>
              <w:b/>
              <w:bCs/>
              <w:sz w:val="22"/>
              <w:szCs w:val="22"/>
            </w:rPr>
          </w:rPrChange>
        </w:rPr>
        <w:t xml:space="preserve"> (2018),</w:t>
      </w:r>
      <w:r w:rsidRPr="007134A7">
        <w:rPr>
          <w:rFonts w:ascii="Times New Roman" w:hAnsi="Times New Roman" w:cs="Times New Roman"/>
          <w:sz w:val="20"/>
          <w:szCs w:val="20"/>
          <w:rPrChange w:id="2626" w:author="michaelaanas23@gmail.com" w:date="2026-09-25T21:43:00Z" w16du:dateUtc="2026-09-25T13:43:00Z">
            <w:rPr>
              <w:rFonts w:ascii="Times New Roman" w:hAnsi="Times New Roman" w:cs="Times New Roman"/>
              <w:sz w:val="22"/>
              <w:szCs w:val="22"/>
            </w:rPr>
          </w:rPrChange>
        </w:rPr>
        <w:t xml:space="preserve"> administrators are responsible for managing system operations, user accounts, security settings, and maintenance activities. Laudon and Laudon (2020) describe administrators as users who maintain system integrity and generate reports for decision making. Previous studies by Cruz, Dela Cruz, and Santos (2022), Dela Peña and Santos (2021), and </w:t>
      </w:r>
      <w:proofErr w:type="spellStart"/>
      <w:r w:rsidRPr="007134A7">
        <w:rPr>
          <w:rFonts w:ascii="Times New Roman" w:hAnsi="Times New Roman" w:cs="Times New Roman"/>
          <w:sz w:val="20"/>
          <w:szCs w:val="20"/>
          <w:rPrChange w:id="2627" w:author="michaelaanas23@gmail.com" w:date="2026-09-25T21:43:00Z" w16du:dateUtc="2026-09-25T13:43:00Z">
            <w:rPr>
              <w:rFonts w:ascii="Times New Roman" w:hAnsi="Times New Roman" w:cs="Times New Roman"/>
              <w:sz w:val="22"/>
              <w:szCs w:val="22"/>
            </w:rPr>
          </w:rPrChange>
        </w:rPr>
        <w:t>Arig</w:t>
      </w:r>
      <w:proofErr w:type="spellEnd"/>
      <w:r w:rsidRPr="007134A7">
        <w:rPr>
          <w:rFonts w:ascii="Times New Roman" w:hAnsi="Times New Roman" w:cs="Times New Roman"/>
          <w:sz w:val="20"/>
          <w:szCs w:val="20"/>
          <w:rPrChange w:id="2628" w:author="michaelaanas23@gmail.com" w:date="2026-09-25T21:43:00Z" w16du:dateUtc="2026-09-25T13:43:00Z">
            <w:rPr>
              <w:rFonts w:ascii="Times New Roman" w:hAnsi="Times New Roman" w:cs="Times New Roman"/>
              <w:sz w:val="22"/>
              <w:szCs w:val="22"/>
            </w:rPr>
          </w:rPrChange>
        </w:rPr>
        <w:t xml:space="preserve"> et al. (2025) also assigned administrators full control over sales data, inventory records, user management, and system configuration.</w:t>
      </w:r>
    </w:p>
    <w:p w14:paraId="5395AAD0" w14:textId="77777777" w:rsidR="0048494B" w:rsidRPr="007134A7" w:rsidRDefault="0048494B">
      <w:pPr>
        <w:spacing w:line="276" w:lineRule="auto"/>
        <w:jc w:val="both"/>
        <w:rPr>
          <w:rFonts w:ascii="Times New Roman" w:hAnsi="Times New Roman" w:cs="Times New Roman"/>
          <w:sz w:val="20"/>
          <w:szCs w:val="20"/>
          <w:rPrChange w:id="2629" w:author="michaelaanas23@gmail.com" w:date="2026-09-25T21:43:00Z" w16du:dateUtc="2026-09-25T13:43:00Z">
            <w:rPr>
              <w:rFonts w:ascii="Times New Roman" w:hAnsi="Times New Roman" w:cs="Times New Roman"/>
              <w:sz w:val="22"/>
              <w:szCs w:val="22"/>
            </w:rPr>
          </w:rPrChange>
        </w:rPr>
        <w:pPrChange w:id="2630"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631" w:author="michaelaanas23@gmail.com" w:date="2026-09-25T21:43:00Z" w16du:dateUtc="2026-09-25T13:43:00Z">
            <w:rPr>
              <w:rFonts w:ascii="Times New Roman" w:hAnsi="Times New Roman" w:cs="Times New Roman"/>
              <w:b/>
              <w:bCs/>
              <w:sz w:val="22"/>
              <w:szCs w:val="22"/>
            </w:rPr>
          </w:rPrChange>
        </w:rPr>
        <w:t>2. Staff or Cashier</w:t>
      </w:r>
    </w:p>
    <w:p w14:paraId="2FC6C8D4" w14:textId="77777777" w:rsidR="0048494B" w:rsidRPr="007134A7" w:rsidRDefault="0048494B">
      <w:pPr>
        <w:spacing w:line="276" w:lineRule="auto"/>
        <w:jc w:val="both"/>
        <w:rPr>
          <w:rFonts w:ascii="Times New Roman" w:hAnsi="Times New Roman" w:cs="Times New Roman"/>
          <w:sz w:val="20"/>
          <w:szCs w:val="20"/>
          <w:rPrChange w:id="2632" w:author="michaelaanas23@gmail.com" w:date="2026-09-25T21:43:00Z" w16du:dateUtc="2026-09-25T13:43:00Z">
            <w:rPr>
              <w:rFonts w:ascii="Times New Roman" w:hAnsi="Times New Roman" w:cs="Times New Roman"/>
              <w:sz w:val="22"/>
              <w:szCs w:val="22"/>
            </w:rPr>
          </w:rPrChange>
        </w:rPr>
        <w:pPrChange w:id="2633"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634" w:author="michaelaanas23@gmail.com" w:date="2026-09-25T21:43:00Z" w16du:dateUtc="2026-09-25T13:43:00Z">
            <w:rPr>
              <w:rFonts w:ascii="Times New Roman" w:hAnsi="Times New Roman" w:cs="Times New Roman"/>
              <w:sz w:val="22"/>
              <w:szCs w:val="22"/>
            </w:rPr>
          </w:rPrChange>
        </w:rPr>
        <w:t xml:space="preserve">The Staff or Cashier represents branch employees who are given limited access to perform daily operational tasks. Their responsibilities include processing sales transactions, recording inventory adjustments, and logging into the system. Pressman (2014) explains that limiting user access reduces accidental data errors and simplifies system usage. Laudon and Laudon (2020) add that staff should only access functions related to their job responsibilities. O'Brien and </w:t>
      </w:r>
      <w:proofErr w:type="spellStart"/>
      <w:r w:rsidRPr="007134A7">
        <w:rPr>
          <w:rFonts w:ascii="Times New Roman" w:hAnsi="Times New Roman" w:cs="Times New Roman"/>
          <w:sz w:val="20"/>
          <w:szCs w:val="20"/>
          <w:rPrChange w:id="2635" w:author="michaelaanas23@gmail.com" w:date="2026-09-25T21:43:00Z" w16du:dateUtc="2026-09-25T13:43:00Z">
            <w:rPr>
              <w:rFonts w:ascii="Times New Roman" w:hAnsi="Times New Roman" w:cs="Times New Roman"/>
              <w:sz w:val="22"/>
              <w:szCs w:val="22"/>
            </w:rPr>
          </w:rPrChange>
        </w:rPr>
        <w:t>Marakas</w:t>
      </w:r>
      <w:proofErr w:type="spellEnd"/>
      <w:r w:rsidRPr="007134A7">
        <w:rPr>
          <w:rFonts w:ascii="Times New Roman" w:hAnsi="Times New Roman" w:cs="Times New Roman"/>
          <w:sz w:val="20"/>
          <w:szCs w:val="20"/>
          <w:rPrChange w:id="2636" w:author="michaelaanas23@gmail.com" w:date="2026-09-25T21:43:00Z" w16du:dateUtc="2026-09-25T13:43:00Z">
            <w:rPr>
              <w:rFonts w:ascii="Times New Roman" w:hAnsi="Times New Roman" w:cs="Times New Roman"/>
              <w:sz w:val="22"/>
              <w:szCs w:val="22"/>
            </w:rPr>
          </w:rPrChange>
        </w:rPr>
        <w:t xml:space="preserve"> (2018) also state that restricting access is a common security practice. Studies by Bienvenido (2023), Dela Peña and Santos (2021), and </w:t>
      </w:r>
      <w:proofErr w:type="spellStart"/>
      <w:r w:rsidRPr="007134A7">
        <w:rPr>
          <w:rFonts w:ascii="Times New Roman" w:hAnsi="Times New Roman" w:cs="Times New Roman"/>
          <w:sz w:val="20"/>
          <w:szCs w:val="20"/>
          <w:rPrChange w:id="2637" w:author="michaelaanas23@gmail.com" w:date="2026-09-25T21:43:00Z" w16du:dateUtc="2026-09-25T13:43:00Z">
            <w:rPr>
              <w:rFonts w:ascii="Times New Roman" w:hAnsi="Times New Roman" w:cs="Times New Roman"/>
              <w:sz w:val="22"/>
              <w:szCs w:val="22"/>
            </w:rPr>
          </w:rPrChange>
        </w:rPr>
        <w:t>Arig</w:t>
      </w:r>
      <w:proofErr w:type="spellEnd"/>
      <w:r w:rsidRPr="007134A7">
        <w:rPr>
          <w:rFonts w:ascii="Times New Roman" w:hAnsi="Times New Roman" w:cs="Times New Roman"/>
          <w:sz w:val="20"/>
          <w:szCs w:val="20"/>
          <w:rPrChange w:id="2638" w:author="michaelaanas23@gmail.com" w:date="2026-09-25T21:43:00Z" w16du:dateUtc="2026-09-25T13:43:00Z">
            <w:rPr>
              <w:rFonts w:ascii="Times New Roman" w:hAnsi="Times New Roman" w:cs="Times New Roman"/>
              <w:sz w:val="22"/>
              <w:szCs w:val="22"/>
            </w:rPr>
          </w:rPrChange>
        </w:rPr>
        <w:t xml:space="preserve"> et al. (2025) support limiting staff functions to transaction processing and basic inventory tasks.</w:t>
      </w:r>
    </w:p>
    <w:p w14:paraId="781329A1" w14:textId="77777777" w:rsidR="0048494B" w:rsidRPr="007134A7" w:rsidRDefault="0048494B">
      <w:pPr>
        <w:spacing w:line="276" w:lineRule="auto"/>
        <w:jc w:val="both"/>
        <w:rPr>
          <w:rFonts w:ascii="Times New Roman" w:hAnsi="Times New Roman" w:cs="Times New Roman"/>
          <w:sz w:val="20"/>
          <w:szCs w:val="20"/>
          <w:rPrChange w:id="2639" w:author="michaelaanas23@gmail.com" w:date="2026-09-25T21:43:00Z" w16du:dateUtc="2026-09-25T13:43:00Z">
            <w:rPr>
              <w:rFonts w:ascii="Times New Roman" w:hAnsi="Times New Roman" w:cs="Times New Roman"/>
              <w:sz w:val="22"/>
              <w:szCs w:val="22"/>
            </w:rPr>
          </w:rPrChange>
        </w:rPr>
        <w:pPrChange w:id="2640"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641" w:author="michaelaanas23@gmail.com" w:date="2026-09-25T21:43:00Z" w16du:dateUtc="2026-09-25T13:43:00Z">
            <w:rPr>
              <w:rFonts w:ascii="Times New Roman" w:hAnsi="Times New Roman" w:cs="Times New Roman"/>
              <w:b/>
              <w:bCs/>
              <w:sz w:val="22"/>
              <w:szCs w:val="22"/>
            </w:rPr>
          </w:rPrChange>
        </w:rPr>
        <w:t>Detailed Use Cases</w:t>
      </w:r>
    </w:p>
    <w:p w14:paraId="123103AC" w14:textId="77777777" w:rsidR="0048494B" w:rsidRPr="007134A7" w:rsidRDefault="0048494B">
      <w:pPr>
        <w:spacing w:line="276" w:lineRule="auto"/>
        <w:jc w:val="both"/>
        <w:rPr>
          <w:rFonts w:ascii="Times New Roman" w:hAnsi="Times New Roman" w:cs="Times New Roman"/>
          <w:sz w:val="20"/>
          <w:szCs w:val="20"/>
          <w:rPrChange w:id="2642" w:author="michaelaanas23@gmail.com" w:date="2026-09-25T21:43:00Z" w16du:dateUtc="2026-09-25T13:43:00Z">
            <w:rPr>
              <w:rFonts w:ascii="Times New Roman" w:hAnsi="Times New Roman" w:cs="Times New Roman"/>
              <w:sz w:val="22"/>
              <w:szCs w:val="22"/>
            </w:rPr>
          </w:rPrChange>
        </w:rPr>
        <w:pPrChange w:id="2643"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644" w:author="michaelaanas23@gmail.com" w:date="2026-09-25T21:43:00Z" w16du:dateUtc="2026-09-25T13:43:00Z">
            <w:rPr>
              <w:rFonts w:ascii="Times New Roman" w:hAnsi="Times New Roman" w:cs="Times New Roman"/>
              <w:b/>
              <w:bCs/>
              <w:sz w:val="22"/>
              <w:szCs w:val="22"/>
            </w:rPr>
          </w:rPrChange>
        </w:rPr>
        <w:t>1. Log In (Admin and Staff or Cashier)</w:t>
      </w:r>
    </w:p>
    <w:p w14:paraId="7D668C76" w14:textId="77777777" w:rsidR="0048494B" w:rsidRPr="007134A7" w:rsidRDefault="0048494B">
      <w:pPr>
        <w:spacing w:line="276" w:lineRule="auto"/>
        <w:jc w:val="both"/>
        <w:rPr>
          <w:rFonts w:ascii="Times New Roman" w:hAnsi="Times New Roman" w:cs="Times New Roman"/>
          <w:sz w:val="20"/>
          <w:szCs w:val="20"/>
          <w:rPrChange w:id="2645" w:author="michaelaanas23@gmail.com" w:date="2026-09-25T21:43:00Z" w16du:dateUtc="2026-09-25T13:43:00Z">
            <w:rPr>
              <w:rFonts w:ascii="Times New Roman" w:hAnsi="Times New Roman" w:cs="Times New Roman"/>
              <w:sz w:val="22"/>
              <w:szCs w:val="22"/>
            </w:rPr>
          </w:rPrChange>
        </w:rPr>
        <w:pPrChange w:id="2646"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647" w:author="michaelaanas23@gmail.com" w:date="2026-09-25T21:43:00Z" w16du:dateUtc="2026-09-25T13:43:00Z">
            <w:rPr>
              <w:rFonts w:ascii="Times New Roman" w:hAnsi="Times New Roman" w:cs="Times New Roman"/>
              <w:sz w:val="22"/>
              <w:szCs w:val="22"/>
            </w:rPr>
          </w:rPrChange>
        </w:rPr>
        <w:t xml:space="preserve">This function allows users to securely access the system. User identities are verified before access is granted to their respective dashboards. H2Ops also uses multi factor authentication through email OTP for additional security. O'Brien </w:t>
      </w:r>
      <w:r w:rsidRPr="007134A7">
        <w:rPr>
          <w:rFonts w:ascii="Times New Roman" w:hAnsi="Times New Roman" w:cs="Times New Roman"/>
          <w:sz w:val="20"/>
          <w:szCs w:val="20"/>
          <w:rPrChange w:id="2648" w:author="michaelaanas23@gmail.com" w:date="2026-09-25T21:43:00Z" w16du:dateUtc="2026-09-25T13:43:00Z">
            <w:rPr>
              <w:rFonts w:ascii="Times New Roman" w:hAnsi="Times New Roman" w:cs="Times New Roman"/>
              <w:sz w:val="22"/>
              <w:szCs w:val="22"/>
            </w:rPr>
          </w:rPrChange>
        </w:rPr>
        <w:lastRenderedPageBreak/>
        <w:t xml:space="preserve">and </w:t>
      </w:r>
      <w:proofErr w:type="spellStart"/>
      <w:r w:rsidRPr="007134A7">
        <w:rPr>
          <w:rFonts w:ascii="Times New Roman" w:hAnsi="Times New Roman" w:cs="Times New Roman"/>
          <w:sz w:val="20"/>
          <w:szCs w:val="20"/>
          <w:rPrChange w:id="2649" w:author="michaelaanas23@gmail.com" w:date="2026-09-25T21:43:00Z" w16du:dateUtc="2026-09-25T13:43:00Z">
            <w:rPr>
              <w:rFonts w:ascii="Times New Roman" w:hAnsi="Times New Roman" w:cs="Times New Roman"/>
              <w:sz w:val="22"/>
              <w:szCs w:val="22"/>
            </w:rPr>
          </w:rPrChange>
        </w:rPr>
        <w:t>Marakas</w:t>
      </w:r>
      <w:proofErr w:type="spellEnd"/>
      <w:r w:rsidRPr="007134A7">
        <w:rPr>
          <w:rFonts w:ascii="Times New Roman" w:hAnsi="Times New Roman" w:cs="Times New Roman"/>
          <w:sz w:val="20"/>
          <w:szCs w:val="20"/>
          <w:rPrChange w:id="2650" w:author="michaelaanas23@gmail.com" w:date="2026-09-25T21:43:00Z" w16du:dateUtc="2026-09-25T13:43:00Z">
            <w:rPr>
              <w:rFonts w:ascii="Times New Roman" w:hAnsi="Times New Roman" w:cs="Times New Roman"/>
              <w:sz w:val="22"/>
              <w:szCs w:val="22"/>
            </w:rPr>
          </w:rPrChange>
        </w:rPr>
        <w:t xml:space="preserve"> (2018) describe authentication as the first layer of system security. Laudon and Laudon (2020) emphasize that login procedures should balance security and usability. Previous studies by Cruz, Dela Cruz, and Santos (2022), Dela Peña and Santos (2021), and </w:t>
      </w:r>
      <w:proofErr w:type="spellStart"/>
      <w:r w:rsidRPr="007134A7">
        <w:rPr>
          <w:rFonts w:ascii="Times New Roman" w:hAnsi="Times New Roman" w:cs="Times New Roman"/>
          <w:sz w:val="20"/>
          <w:szCs w:val="20"/>
          <w:rPrChange w:id="2651" w:author="michaelaanas23@gmail.com" w:date="2026-09-25T21:43:00Z" w16du:dateUtc="2026-09-25T13:43:00Z">
            <w:rPr>
              <w:rFonts w:ascii="Times New Roman" w:hAnsi="Times New Roman" w:cs="Times New Roman"/>
              <w:sz w:val="22"/>
              <w:szCs w:val="22"/>
            </w:rPr>
          </w:rPrChange>
        </w:rPr>
        <w:t>Arig</w:t>
      </w:r>
      <w:proofErr w:type="spellEnd"/>
      <w:r w:rsidRPr="007134A7">
        <w:rPr>
          <w:rFonts w:ascii="Times New Roman" w:hAnsi="Times New Roman" w:cs="Times New Roman"/>
          <w:sz w:val="20"/>
          <w:szCs w:val="20"/>
          <w:rPrChange w:id="2652" w:author="michaelaanas23@gmail.com" w:date="2026-09-25T21:43:00Z" w16du:dateUtc="2026-09-25T13:43:00Z">
            <w:rPr>
              <w:rFonts w:ascii="Times New Roman" w:hAnsi="Times New Roman" w:cs="Times New Roman"/>
              <w:sz w:val="22"/>
              <w:szCs w:val="22"/>
            </w:rPr>
          </w:rPrChange>
        </w:rPr>
        <w:t xml:space="preserve"> et al. (2025) also required user authentication before granting access.</w:t>
      </w:r>
    </w:p>
    <w:p w14:paraId="622786CC" w14:textId="77777777" w:rsidR="0048494B" w:rsidRPr="007134A7" w:rsidRDefault="0048494B">
      <w:pPr>
        <w:spacing w:line="276" w:lineRule="auto"/>
        <w:jc w:val="both"/>
        <w:rPr>
          <w:rFonts w:ascii="Times New Roman" w:hAnsi="Times New Roman" w:cs="Times New Roman"/>
          <w:sz w:val="20"/>
          <w:szCs w:val="20"/>
          <w:rPrChange w:id="2653" w:author="michaelaanas23@gmail.com" w:date="2026-09-25T21:43:00Z" w16du:dateUtc="2026-09-25T13:43:00Z">
            <w:rPr>
              <w:rFonts w:ascii="Times New Roman" w:hAnsi="Times New Roman" w:cs="Times New Roman"/>
              <w:sz w:val="22"/>
              <w:szCs w:val="22"/>
            </w:rPr>
          </w:rPrChange>
        </w:rPr>
        <w:pPrChange w:id="2654"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655" w:author="michaelaanas23@gmail.com" w:date="2026-09-25T21:43:00Z" w16du:dateUtc="2026-09-25T13:43:00Z">
            <w:rPr>
              <w:rFonts w:ascii="Times New Roman" w:hAnsi="Times New Roman" w:cs="Times New Roman"/>
              <w:b/>
              <w:bCs/>
              <w:sz w:val="22"/>
              <w:szCs w:val="22"/>
            </w:rPr>
          </w:rPrChange>
        </w:rPr>
        <w:t>2. Manage Products and Pricing (Admin)</w:t>
      </w:r>
    </w:p>
    <w:p w14:paraId="216B2ABC" w14:textId="77777777" w:rsidR="0048494B" w:rsidRPr="007134A7" w:rsidRDefault="0048494B">
      <w:pPr>
        <w:spacing w:line="276" w:lineRule="auto"/>
        <w:jc w:val="both"/>
        <w:rPr>
          <w:rFonts w:ascii="Times New Roman" w:hAnsi="Times New Roman" w:cs="Times New Roman"/>
          <w:sz w:val="20"/>
          <w:szCs w:val="20"/>
          <w:rPrChange w:id="2656" w:author="michaelaanas23@gmail.com" w:date="2026-09-25T21:43:00Z" w16du:dateUtc="2026-09-25T13:43:00Z">
            <w:rPr>
              <w:rFonts w:ascii="Times New Roman" w:hAnsi="Times New Roman" w:cs="Times New Roman"/>
              <w:sz w:val="22"/>
              <w:szCs w:val="22"/>
            </w:rPr>
          </w:rPrChange>
        </w:rPr>
        <w:pPrChange w:id="2657"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658" w:author="michaelaanas23@gmail.com" w:date="2026-09-25T21:43:00Z" w16du:dateUtc="2026-09-25T13:43:00Z">
            <w:rPr>
              <w:rFonts w:ascii="Times New Roman" w:hAnsi="Times New Roman" w:cs="Times New Roman"/>
              <w:sz w:val="22"/>
              <w:szCs w:val="22"/>
            </w:rPr>
          </w:rPrChange>
        </w:rPr>
        <w:t xml:space="preserve">This function allows the Admin to create, update, delete, and categorize products such as purified water, alkaline water, empty containers, caps, and seals. The Admin also sets product prices. </w:t>
      </w:r>
      <w:r w:rsidRPr="007134A7">
        <w:rPr>
          <w:rFonts w:ascii="Times New Roman" w:hAnsi="Times New Roman" w:cs="Times New Roman"/>
          <w:b/>
          <w:bCs/>
          <w:sz w:val="20"/>
          <w:szCs w:val="20"/>
          <w:rPrChange w:id="2659" w:author="michaelaanas23@gmail.com" w:date="2026-09-25T21:43:00Z" w16du:dateUtc="2026-09-25T13:43:00Z">
            <w:rPr>
              <w:rFonts w:ascii="Times New Roman" w:hAnsi="Times New Roman" w:cs="Times New Roman"/>
              <w:b/>
              <w:bCs/>
              <w:sz w:val="22"/>
              <w:szCs w:val="22"/>
            </w:rPr>
          </w:rPrChange>
        </w:rPr>
        <w:t>Dela Peña and Santos (2021)</w:t>
      </w:r>
      <w:r w:rsidRPr="007134A7">
        <w:rPr>
          <w:rFonts w:ascii="Times New Roman" w:hAnsi="Times New Roman" w:cs="Times New Roman"/>
          <w:sz w:val="20"/>
          <w:szCs w:val="20"/>
          <w:rPrChange w:id="2660" w:author="michaelaanas23@gmail.com" w:date="2026-09-25T21:43:00Z" w16du:dateUtc="2026-09-25T13:43:00Z">
            <w:rPr>
              <w:rFonts w:ascii="Times New Roman" w:hAnsi="Times New Roman" w:cs="Times New Roman"/>
              <w:sz w:val="22"/>
              <w:szCs w:val="22"/>
            </w:rPr>
          </w:rPrChange>
        </w:rPr>
        <w:t xml:space="preserve"> identified product management as an important administrative function. </w:t>
      </w:r>
      <w:r w:rsidRPr="007134A7">
        <w:rPr>
          <w:rFonts w:ascii="Times New Roman" w:hAnsi="Times New Roman" w:cs="Times New Roman"/>
          <w:b/>
          <w:bCs/>
          <w:sz w:val="20"/>
          <w:szCs w:val="20"/>
          <w:rPrChange w:id="2661" w:author="michaelaanas23@gmail.com" w:date="2026-09-25T21:43:00Z" w16du:dateUtc="2026-09-25T13:43:00Z">
            <w:rPr>
              <w:rFonts w:ascii="Times New Roman" w:hAnsi="Times New Roman" w:cs="Times New Roman"/>
              <w:b/>
              <w:bCs/>
              <w:sz w:val="22"/>
              <w:szCs w:val="22"/>
            </w:rPr>
          </w:rPrChange>
        </w:rPr>
        <w:t>Laudon and Laudon (2020)</w:t>
      </w:r>
      <w:r w:rsidRPr="007134A7">
        <w:rPr>
          <w:rFonts w:ascii="Times New Roman" w:hAnsi="Times New Roman" w:cs="Times New Roman"/>
          <w:sz w:val="20"/>
          <w:szCs w:val="20"/>
          <w:rPrChange w:id="2662" w:author="michaelaanas23@gmail.com" w:date="2026-09-25T21:43:00Z" w16du:dateUtc="2026-09-25T13:43:00Z">
            <w:rPr>
              <w:rFonts w:ascii="Times New Roman" w:hAnsi="Times New Roman" w:cs="Times New Roman"/>
              <w:sz w:val="22"/>
              <w:szCs w:val="22"/>
            </w:rPr>
          </w:rPrChange>
        </w:rPr>
        <w:t xml:space="preserve"> explain that accurate product management is necessary for reliable transaction records. </w:t>
      </w:r>
      <w:r w:rsidRPr="007134A7">
        <w:rPr>
          <w:rFonts w:ascii="Times New Roman" w:hAnsi="Times New Roman" w:cs="Times New Roman"/>
          <w:b/>
          <w:bCs/>
          <w:sz w:val="20"/>
          <w:szCs w:val="20"/>
          <w:rPrChange w:id="2663" w:author="michaelaanas23@gmail.com" w:date="2026-09-25T21:43:00Z" w16du:dateUtc="2026-09-25T13:43:00Z">
            <w:rPr>
              <w:rFonts w:ascii="Times New Roman" w:hAnsi="Times New Roman" w:cs="Times New Roman"/>
              <w:b/>
              <w:bCs/>
              <w:sz w:val="22"/>
              <w:szCs w:val="22"/>
            </w:rPr>
          </w:rPrChange>
        </w:rPr>
        <w:t xml:space="preserve">O'Brien and </w:t>
      </w:r>
      <w:proofErr w:type="spellStart"/>
      <w:r w:rsidRPr="007134A7">
        <w:rPr>
          <w:rFonts w:ascii="Times New Roman" w:hAnsi="Times New Roman" w:cs="Times New Roman"/>
          <w:b/>
          <w:bCs/>
          <w:sz w:val="20"/>
          <w:szCs w:val="20"/>
          <w:rPrChange w:id="2664" w:author="michaelaanas23@gmail.com" w:date="2026-09-25T21:43:00Z" w16du:dateUtc="2026-09-25T13:43:00Z">
            <w:rPr>
              <w:rFonts w:ascii="Times New Roman" w:hAnsi="Times New Roman" w:cs="Times New Roman"/>
              <w:b/>
              <w:bCs/>
              <w:sz w:val="22"/>
              <w:szCs w:val="22"/>
            </w:rPr>
          </w:rPrChange>
        </w:rPr>
        <w:t>Marakas</w:t>
      </w:r>
      <w:proofErr w:type="spellEnd"/>
      <w:r w:rsidRPr="007134A7">
        <w:rPr>
          <w:rFonts w:ascii="Times New Roman" w:hAnsi="Times New Roman" w:cs="Times New Roman"/>
          <w:b/>
          <w:bCs/>
          <w:sz w:val="20"/>
          <w:szCs w:val="20"/>
          <w:rPrChange w:id="2665" w:author="michaelaanas23@gmail.com" w:date="2026-09-25T21:43:00Z" w16du:dateUtc="2026-09-25T13:43:00Z">
            <w:rPr>
              <w:rFonts w:ascii="Times New Roman" w:hAnsi="Times New Roman" w:cs="Times New Roman"/>
              <w:b/>
              <w:bCs/>
              <w:sz w:val="22"/>
              <w:szCs w:val="22"/>
            </w:rPr>
          </w:rPrChange>
        </w:rPr>
        <w:t xml:space="preserve"> (2018)</w:t>
      </w:r>
      <w:r w:rsidRPr="007134A7">
        <w:rPr>
          <w:rFonts w:ascii="Times New Roman" w:hAnsi="Times New Roman" w:cs="Times New Roman"/>
          <w:sz w:val="20"/>
          <w:szCs w:val="20"/>
          <w:rPrChange w:id="2666" w:author="michaelaanas23@gmail.com" w:date="2026-09-25T21:43:00Z" w16du:dateUtc="2026-09-25T13:43:00Z">
            <w:rPr>
              <w:rFonts w:ascii="Times New Roman" w:hAnsi="Times New Roman" w:cs="Times New Roman"/>
              <w:sz w:val="22"/>
              <w:szCs w:val="22"/>
            </w:rPr>
          </w:rPrChange>
        </w:rPr>
        <w:t xml:space="preserve"> add that administrative control prevents unauthorized modifications.</w:t>
      </w:r>
    </w:p>
    <w:p w14:paraId="275333FB" w14:textId="77777777" w:rsidR="0048494B" w:rsidRPr="007134A7" w:rsidRDefault="0048494B">
      <w:pPr>
        <w:spacing w:line="276" w:lineRule="auto"/>
        <w:jc w:val="both"/>
        <w:rPr>
          <w:rFonts w:ascii="Times New Roman" w:hAnsi="Times New Roman" w:cs="Times New Roman"/>
          <w:sz w:val="20"/>
          <w:szCs w:val="20"/>
          <w:rPrChange w:id="2667" w:author="michaelaanas23@gmail.com" w:date="2026-09-25T21:43:00Z" w16du:dateUtc="2026-09-25T13:43:00Z">
            <w:rPr>
              <w:rFonts w:ascii="Times New Roman" w:hAnsi="Times New Roman" w:cs="Times New Roman"/>
              <w:sz w:val="22"/>
              <w:szCs w:val="22"/>
            </w:rPr>
          </w:rPrChange>
        </w:rPr>
        <w:pPrChange w:id="2668"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669" w:author="michaelaanas23@gmail.com" w:date="2026-09-25T21:43:00Z" w16du:dateUtc="2026-09-25T13:43:00Z">
            <w:rPr>
              <w:rFonts w:ascii="Times New Roman" w:hAnsi="Times New Roman" w:cs="Times New Roman"/>
              <w:b/>
              <w:bCs/>
              <w:sz w:val="22"/>
              <w:szCs w:val="22"/>
            </w:rPr>
          </w:rPrChange>
        </w:rPr>
        <w:t>3. Process POS Order (Admin and Staff or Cashier)</w:t>
      </w:r>
    </w:p>
    <w:p w14:paraId="3DFDFB2D" w14:textId="77777777" w:rsidR="0048494B" w:rsidRPr="007134A7" w:rsidRDefault="0048494B">
      <w:pPr>
        <w:spacing w:line="276" w:lineRule="auto"/>
        <w:jc w:val="both"/>
        <w:rPr>
          <w:rFonts w:ascii="Times New Roman" w:hAnsi="Times New Roman" w:cs="Times New Roman"/>
          <w:sz w:val="20"/>
          <w:szCs w:val="20"/>
          <w:rPrChange w:id="2670" w:author="michaelaanas23@gmail.com" w:date="2026-09-25T21:43:00Z" w16du:dateUtc="2026-09-25T13:43:00Z">
            <w:rPr>
              <w:rFonts w:ascii="Times New Roman" w:hAnsi="Times New Roman" w:cs="Times New Roman"/>
              <w:sz w:val="22"/>
              <w:szCs w:val="22"/>
            </w:rPr>
          </w:rPrChange>
        </w:rPr>
        <w:pPrChange w:id="2671"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672" w:author="michaelaanas23@gmail.com" w:date="2026-09-25T21:43:00Z" w16du:dateUtc="2026-09-25T13:43:00Z">
            <w:rPr>
              <w:rFonts w:ascii="Times New Roman" w:hAnsi="Times New Roman" w:cs="Times New Roman"/>
              <w:sz w:val="22"/>
              <w:szCs w:val="22"/>
            </w:rPr>
          </w:rPrChange>
        </w:rPr>
        <w:t xml:space="preserve">This function allows users to record sales transactions, calculate totals, process payments, and confirm container selections. According to </w:t>
      </w:r>
      <w:r w:rsidRPr="007134A7">
        <w:rPr>
          <w:rFonts w:ascii="Times New Roman" w:hAnsi="Times New Roman" w:cs="Times New Roman"/>
          <w:b/>
          <w:bCs/>
          <w:sz w:val="20"/>
          <w:szCs w:val="20"/>
          <w:rPrChange w:id="2673" w:author="michaelaanas23@gmail.com" w:date="2026-09-25T21:43:00Z" w16du:dateUtc="2026-09-25T13:43:00Z">
            <w:rPr>
              <w:rFonts w:ascii="Times New Roman" w:hAnsi="Times New Roman" w:cs="Times New Roman"/>
              <w:b/>
              <w:bCs/>
              <w:sz w:val="22"/>
              <w:szCs w:val="22"/>
            </w:rPr>
          </w:rPrChange>
        </w:rPr>
        <w:t>Dela Peña and Santos (2021),</w:t>
      </w:r>
      <w:r w:rsidRPr="007134A7">
        <w:rPr>
          <w:rFonts w:ascii="Times New Roman" w:hAnsi="Times New Roman" w:cs="Times New Roman"/>
          <w:sz w:val="20"/>
          <w:szCs w:val="20"/>
          <w:rPrChange w:id="2674" w:author="michaelaanas23@gmail.com" w:date="2026-09-25T21:43:00Z" w16du:dateUtc="2026-09-25T13:43:00Z">
            <w:rPr>
              <w:rFonts w:ascii="Times New Roman" w:hAnsi="Times New Roman" w:cs="Times New Roman"/>
              <w:sz w:val="22"/>
              <w:szCs w:val="22"/>
            </w:rPr>
          </w:rPrChange>
        </w:rPr>
        <w:t xml:space="preserve"> POS order processing is the central function of a retail system. </w:t>
      </w:r>
      <w:r w:rsidRPr="007134A7">
        <w:rPr>
          <w:rFonts w:ascii="Times New Roman" w:hAnsi="Times New Roman" w:cs="Times New Roman"/>
          <w:b/>
          <w:bCs/>
          <w:sz w:val="20"/>
          <w:szCs w:val="20"/>
          <w:rPrChange w:id="2675" w:author="michaelaanas23@gmail.com" w:date="2026-09-25T21:43:00Z" w16du:dateUtc="2026-09-25T13:43:00Z">
            <w:rPr>
              <w:rFonts w:ascii="Times New Roman" w:hAnsi="Times New Roman" w:cs="Times New Roman"/>
              <w:b/>
              <w:bCs/>
              <w:sz w:val="22"/>
              <w:szCs w:val="22"/>
            </w:rPr>
          </w:rPrChange>
        </w:rPr>
        <w:t>Laudon and Laudon (2020)</w:t>
      </w:r>
      <w:r w:rsidRPr="007134A7">
        <w:rPr>
          <w:rFonts w:ascii="Times New Roman" w:hAnsi="Times New Roman" w:cs="Times New Roman"/>
          <w:sz w:val="20"/>
          <w:szCs w:val="20"/>
          <w:rPrChange w:id="2676" w:author="michaelaanas23@gmail.com" w:date="2026-09-25T21:43:00Z" w16du:dateUtc="2026-09-25T13:43:00Z">
            <w:rPr>
              <w:rFonts w:ascii="Times New Roman" w:hAnsi="Times New Roman" w:cs="Times New Roman"/>
              <w:sz w:val="22"/>
              <w:szCs w:val="22"/>
            </w:rPr>
          </w:rPrChange>
        </w:rPr>
        <w:t xml:space="preserve"> explain that transaction processing must be accurate and efficient. </w:t>
      </w:r>
      <w:r w:rsidRPr="007134A7">
        <w:rPr>
          <w:rFonts w:ascii="Times New Roman" w:hAnsi="Times New Roman" w:cs="Times New Roman"/>
          <w:b/>
          <w:bCs/>
          <w:sz w:val="20"/>
          <w:szCs w:val="20"/>
          <w:rPrChange w:id="2677" w:author="michaelaanas23@gmail.com" w:date="2026-09-25T21:43:00Z" w16du:dateUtc="2026-09-25T13:43:00Z">
            <w:rPr>
              <w:rFonts w:ascii="Times New Roman" w:hAnsi="Times New Roman" w:cs="Times New Roman"/>
              <w:b/>
              <w:bCs/>
              <w:sz w:val="22"/>
              <w:szCs w:val="22"/>
            </w:rPr>
          </w:rPrChange>
        </w:rPr>
        <w:t xml:space="preserve">O'Brien and </w:t>
      </w:r>
      <w:proofErr w:type="spellStart"/>
      <w:r w:rsidRPr="007134A7">
        <w:rPr>
          <w:rFonts w:ascii="Times New Roman" w:hAnsi="Times New Roman" w:cs="Times New Roman"/>
          <w:b/>
          <w:bCs/>
          <w:sz w:val="20"/>
          <w:szCs w:val="20"/>
          <w:rPrChange w:id="2678" w:author="michaelaanas23@gmail.com" w:date="2026-09-25T21:43:00Z" w16du:dateUtc="2026-09-25T13:43:00Z">
            <w:rPr>
              <w:rFonts w:ascii="Times New Roman" w:hAnsi="Times New Roman" w:cs="Times New Roman"/>
              <w:b/>
              <w:bCs/>
              <w:sz w:val="22"/>
              <w:szCs w:val="22"/>
            </w:rPr>
          </w:rPrChange>
        </w:rPr>
        <w:t>Marakas</w:t>
      </w:r>
      <w:proofErr w:type="spellEnd"/>
      <w:r w:rsidRPr="007134A7">
        <w:rPr>
          <w:rFonts w:ascii="Times New Roman" w:hAnsi="Times New Roman" w:cs="Times New Roman"/>
          <w:b/>
          <w:bCs/>
          <w:sz w:val="20"/>
          <w:szCs w:val="20"/>
          <w:rPrChange w:id="2679" w:author="michaelaanas23@gmail.com" w:date="2026-09-25T21:43:00Z" w16du:dateUtc="2026-09-25T13:43:00Z">
            <w:rPr>
              <w:rFonts w:ascii="Times New Roman" w:hAnsi="Times New Roman" w:cs="Times New Roman"/>
              <w:b/>
              <w:bCs/>
              <w:sz w:val="22"/>
              <w:szCs w:val="22"/>
            </w:rPr>
          </w:rPrChange>
        </w:rPr>
        <w:t xml:space="preserve"> (2018),</w:t>
      </w:r>
      <w:r w:rsidRPr="007134A7">
        <w:rPr>
          <w:rFonts w:ascii="Times New Roman" w:hAnsi="Times New Roman" w:cs="Times New Roman"/>
          <w:sz w:val="20"/>
          <w:szCs w:val="20"/>
          <w:rPrChange w:id="2680" w:author="michaelaanas23@gmail.com" w:date="2026-09-25T21:43:00Z" w16du:dateUtc="2026-09-25T13:43:00Z">
            <w:rPr>
              <w:rFonts w:ascii="Times New Roman" w:hAnsi="Times New Roman" w:cs="Times New Roman"/>
              <w:sz w:val="22"/>
              <w:szCs w:val="22"/>
            </w:rPr>
          </w:rPrChange>
        </w:rPr>
        <w:t xml:space="preserve"> </w:t>
      </w:r>
      <w:proofErr w:type="spellStart"/>
      <w:r w:rsidRPr="007134A7">
        <w:rPr>
          <w:rFonts w:ascii="Times New Roman" w:hAnsi="Times New Roman" w:cs="Times New Roman"/>
          <w:b/>
          <w:bCs/>
          <w:sz w:val="20"/>
          <w:szCs w:val="20"/>
          <w:rPrChange w:id="2681" w:author="michaelaanas23@gmail.com" w:date="2026-09-25T21:43:00Z" w16du:dateUtc="2026-09-25T13:43:00Z">
            <w:rPr>
              <w:rFonts w:ascii="Times New Roman" w:hAnsi="Times New Roman" w:cs="Times New Roman"/>
              <w:b/>
              <w:bCs/>
              <w:sz w:val="22"/>
              <w:szCs w:val="22"/>
            </w:rPr>
          </w:rPrChange>
        </w:rPr>
        <w:t>Arig</w:t>
      </w:r>
      <w:proofErr w:type="spellEnd"/>
      <w:r w:rsidRPr="007134A7">
        <w:rPr>
          <w:rFonts w:ascii="Times New Roman" w:hAnsi="Times New Roman" w:cs="Times New Roman"/>
          <w:b/>
          <w:bCs/>
          <w:sz w:val="20"/>
          <w:szCs w:val="20"/>
          <w:rPrChange w:id="2682" w:author="michaelaanas23@gmail.com" w:date="2026-09-25T21:43:00Z" w16du:dateUtc="2026-09-25T13:43:00Z">
            <w:rPr>
              <w:rFonts w:ascii="Times New Roman" w:hAnsi="Times New Roman" w:cs="Times New Roman"/>
              <w:b/>
              <w:bCs/>
              <w:sz w:val="22"/>
              <w:szCs w:val="22"/>
            </w:rPr>
          </w:rPrChange>
        </w:rPr>
        <w:t xml:space="preserve"> et al. (2025),</w:t>
      </w:r>
      <w:r w:rsidRPr="007134A7">
        <w:rPr>
          <w:rFonts w:ascii="Times New Roman" w:hAnsi="Times New Roman" w:cs="Times New Roman"/>
          <w:sz w:val="20"/>
          <w:szCs w:val="20"/>
          <w:rPrChange w:id="2683" w:author="michaelaanas23@gmail.com" w:date="2026-09-25T21:43:00Z" w16du:dateUtc="2026-09-25T13:43:00Z">
            <w:rPr>
              <w:rFonts w:ascii="Times New Roman" w:hAnsi="Times New Roman" w:cs="Times New Roman"/>
              <w:sz w:val="22"/>
              <w:szCs w:val="22"/>
            </w:rPr>
          </w:rPrChange>
        </w:rPr>
        <w:t xml:space="preserve"> and </w:t>
      </w:r>
      <w:r w:rsidRPr="007134A7">
        <w:rPr>
          <w:rFonts w:ascii="Times New Roman" w:hAnsi="Times New Roman" w:cs="Times New Roman"/>
          <w:b/>
          <w:bCs/>
          <w:sz w:val="20"/>
          <w:szCs w:val="20"/>
          <w:rPrChange w:id="2684" w:author="michaelaanas23@gmail.com" w:date="2026-09-25T21:43:00Z" w16du:dateUtc="2026-09-25T13:43:00Z">
            <w:rPr>
              <w:rFonts w:ascii="Times New Roman" w:hAnsi="Times New Roman" w:cs="Times New Roman"/>
              <w:b/>
              <w:bCs/>
              <w:sz w:val="22"/>
              <w:szCs w:val="22"/>
            </w:rPr>
          </w:rPrChange>
        </w:rPr>
        <w:t>Bienvenido (2023)</w:t>
      </w:r>
      <w:r w:rsidRPr="007134A7">
        <w:rPr>
          <w:rFonts w:ascii="Times New Roman" w:hAnsi="Times New Roman" w:cs="Times New Roman"/>
          <w:sz w:val="20"/>
          <w:szCs w:val="20"/>
          <w:rPrChange w:id="2685" w:author="michaelaanas23@gmail.com" w:date="2026-09-25T21:43:00Z" w16du:dateUtc="2026-09-25T13:43:00Z">
            <w:rPr>
              <w:rFonts w:ascii="Times New Roman" w:hAnsi="Times New Roman" w:cs="Times New Roman"/>
              <w:sz w:val="22"/>
              <w:szCs w:val="22"/>
            </w:rPr>
          </w:rPrChange>
        </w:rPr>
        <w:t xml:space="preserve"> also identified transaction processing as a key operational activity.</w:t>
      </w:r>
    </w:p>
    <w:p w14:paraId="5399C2C4" w14:textId="77777777" w:rsidR="0048494B" w:rsidRPr="007134A7" w:rsidRDefault="0048494B">
      <w:pPr>
        <w:spacing w:line="276" w:lineRule="auto"/>
        <w:jc w:val="both"/>
        <w:rPr>
          <w:rFonts w:ascii="Times New Roman" w:hAnsi="Times New Roman" w:cs="Times New Roman"/>
          <w:sz w:val="20"/>
          <w:szCs w:val="20"/>
          <w:rPrChange w:id="2686" w:author="michaelaanas23@gmail.com" w:date="2026-09-25T21:43:00Z" w16du:dateUtc="2026-09-25T13:43:00Z">
            <w:rPr>
              <w:rFonts w:ascii="Times New Roman" w:hAnsi="Times New Roman" w:cs="Times New Roman"/>
              <w:sz w:val="22"/>
              <w:szCs w:val="22"/>
            </w:rPr>
          </w:rPrChange>
        </w:rPr>
        <w:pPrChange w:id="2687"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688" w:author="michaelaanas23@gmail.com" w:date="2026-09-25T21:43:00Z" w16du:dateUtc="2026-09-25T13:43:00Z">
            <w:rPr>
              <w:rFonts w:ascii="Times New Roman" w:hAnsi="Times New Roman" w:cs="Times New Roman"/>
              <w:b/>
              <w:bCs/>
              <w:sz w:val="22"/>
              <w:szCs w:val="22"/>
            </w:rPr>
          </w:rPrChange>
        </w:rPr>
        <w:t>4. Auto Deduct Inventory (System Triggered by Process POS Order)</w:t>
      </w:r>
    </w:p>
    <w:p w14:paraId="4CD1B5BD" w14:textId="77777777" w:rsidR="0048494B" w:rsidRPr="007134A7" w:rsidRDefault="0048494B">
      <w:pPr>
        <w:spacing w:line="276" w:lineRule="auto"/>
        <w:jc w:val="both"/>
        <w:rPr>
          <w:rFonts w:ascii="Times New Roman" w:hAnsi="Times New Roman" w:cs="Times New Roman"/>
          <w:sz w:val="20"/>
          <w:szCs w:val="20"/>
          <w:rPrChange w:id="2689" w:author="michaelaanas23@gmail.com" w:date="2026-09-25T21:43:00Z" w16du:dateUtc="2026-09-25T13:43:00Z">
            <w:rPr>
              <w:rFonts w:ascii="Times New Roman" w:hAnsi="Times New Roman" w:cs="Times New Roman"/>
              <w:sz w:val="22"/>
              <w:szCs w:val="22"/>
            </w:rPr>
          </w:rPrChange>
        </w:rPr>
        <w:pPrChange w:id="2690"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691" w:author="michaelaanas23@gmail.com" w:date="2026-09-25T21:43:00Z" w16du:dateUtc="2026-09-25T13:43:00Z">
            <w:rPr>
              <w:rFonts w:ascii="Times New Roman" w:hAnsi="Times New Roman" w:cs="Times New Roman"/>
              <w:sz w:val="22"/>
              <w:szCs w:val="22"/>
            </w:rPr>
          </w:rPrChange>
        </w:rPr>
        <w:t xml:space="preserve">Once a transaction is completed, the system automatically deducts the corresponding quantities of water, caps, seals, and containers from inventory. Dela Peña and Santos (2021) explain that automated inventory updates reduce manual work. Laudon and Laudon (2020) and O'Brien and </w:t>
      </w:r>
      <w:proofErr w:type="spellStart"/>
      <w:r w:rsidRPr="007134A7">
        <w:rPr>
          <w:rFonts w:ascii="Times New Roman" w:hAnsi="Times New Roman" w:cs="Times New Roman"/>
          <w:sz w:val="20"/>
          <w:szCs w:val="20"/>
          <w:rPrChange w:id="2692" w:author="michaelaanas23@gmail.com" w:date="2026-09-25T21:43:00Z" w16du:dateUtc="2026-09-25T13:43:00Z">
            <w:rPr>
              <w:rFonts w:ascii="Times New Roman" w:hAnsi="Times New Roman" w:cs="Times New Roman"/>
              <w:sz w:val="22"/>
              <w:szCs w:val="22"/>
            </w:rPr>
          </w:rPrChange>
        </w:rPr>
        <w:t>Marakas</w:t>
      </w:r>
      <w:proofErr w:type="spellEnd"/>
      <w:r w:rsidRPr="007134A7">
        <w:rPr>
          <w:rFonts w:ascii="Times New Roman" w:hAnsi="Times New Roman" w:cs="Times New Roman"/>
          <w:sz w:val="20"/>
          <w:szCs w:val="20"/>
          <w:rPrChange w:id="2693" w:author="michaelaanas23@gmail.com" w:date="2026-09-25T21:43:00Z" w16du:dateUtc="2026-09-25T13:43:00Z">
            <w:rPr>
              <w:rFonts w:ascii="Times New Roman" w:hAnsi="Times New Roman" w:cs="Times New Roman"/>
              <w:sz w:val="22"/>
              <w:szCs w:val="22"/>
            </w:rPr>
          </w:rPrChange>
        </w:rPr>
        <w:t xml:space="preserve"> (2018) state that automation improves data accuracy and efficiency. </w:t>
      </w:r>
      <w:proofErr w:type="spellStart"/>
      <w:r w:rsidRPr="007134A7">
        <w:rPr>
          <w:rFonts w:ascii="Times New Roman" w:hAnsi="Times New Roman" w:cs="Times New Roman"/>
          <w:sz w:val="20"/>
          <w:szCs w:val="20"/>
          <w:rPrChange w:id="2694" w:author="michaelaanas23@gmail.com" w:date="2026-09-25T21:43:00Z" w16du:dateUtc="2026-09-25T13:43:00Z">
            <w:rPr>
              <w:rFonts w:ascii="Times New Roman" w:hAnsi="Times New Roman" w:cs="Times New Roman"/>
              <w:sz w:val="22"/>
              <w:szCs w:val="22"/>
            </w:rPr>
          </w:rPrChange>
        </w:rPr>
        <w:t>Tanaman</w:t>
      </w:r>
      <w:proofErr w:type="spellEnd"/>
      <w:r w:rsidRPr="007134A7">
        <w:rPr>
          <w:rFonts w:ascii="Times New Roman" w:hAnsi="Times New Roman" w:cs="Times New Roman"/>
          <w:sz w:val="20"/>
          <w:szCs w:val="20"/>
          <w:rPrChange w:id="2695" w:author="michaelaanas23@gmail.com" w:date="2026-09-25T21:43:00Z" w16du:dateUtc="2026-09-25T13:43:00Z">
            <w:rPr>
              <w:rFonts w:ascii="Times New Roman" w:hAnsi="Times New Roman" w:cs="Times New Roman"/>
              <w:sz w:val="22"/>
              <w:szCs w:val="22"/>
            </w:rPr>
          </w:rPrChange>
        </w:rPr>
        <w:t xml:space="preserve"> et al. (2023) and Few (2013) also emphasize the importance of automatic updates for real time reporting.</w:t>
      </w:r>
    </w:p>
    <w:p w14:paraId="2435FA04" w14:textId="77777777" w:rsidR="0048494B" w:rsidRPr="007134A7" w:rsidRDefault="0048494B">
      <w:pPr>
        <w:spacing w:line="276" w:lineRule="auto"/>
        <w:jc w:val="both"/>
        <w:rPr>
          <w:rFonts w:ascii="Times New Roman" w:hAnsi="Times New Roman" w:cs="Times New Roman"/>
          <w:sz w:val="20"/>
          <w:szCs w:val="20"/>
          <w:rPrChange w:id="2696" w:author="michaelaanas23@gmail.com" w:date="2026-09-25T21:43:00Z" w16du:dateUtc="2026-09-25T13:43:00Z">
            <w:rPr>
              <w:rFonts w:ascii="Times New Roman" w:hAnsi="Times New Roman" w:cs="Times New Roman"/>
              <w:sz w:val="22"/>
              <w:szCs w:val="22"/>
            </w:rPr>
          </w:rPrChange>
        </w:rPr>
        <w:pPrChange w:id="2697"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698" w:author="michaelaanas23@gmail.com" w:date="2026-09-25T21:43:00Z" w16du:dateUtc="2026-09-25T13:43:00Z">
            <w:rPr>
              <w:rFonts w:ascii="Times New Roman" w:hAnsi="Times New Roman" w:cs="Times New Roman"/>
              <w:b/>
              <w:bCs/>
              <w:sz w:val="22"/>
              <w:szCs w:val="22"/>
            </w:rPr>
          </w:rPrChange>
        </w:rPr>
        <w:t>5. Manage Inventory (Admin)</w:t>
      </w:r>
    </w:p>
    <w:p w14:paraId="45C52393" w14:textId="77777777" w:rsidR="0048494B" w:rsidRPr="007134A7" w:rsidRDefault="0048494B">
      <w:pPr>
        <w:spacing w:line="276" w:lineRule="auto"/>
        <w:jc w:val="both"/>
        <w:rPr>
          <w:rFonts w:ascii="Times New Roman" w:hAnsi="Times New Roman" w:cs="Times New Roman"/>
          <w:sz w:val="20"/>
          <w:szCs w:val="20"/>
          <w:rPrChange w:id="2699" w:author="michaelaanas23@gmail.com" w:date="2026-09-25T21:43:00Z" w16du:dateUtc="2026-09-25T13:43:00Z">
            <w:rPr>
              <w:rFonts w:ascii="Times New Roman" w:hAnsi="Times New Roman" w:cs="Times New Roman"/>
              <w:sz w:val="22"/>
              <w:szCs w:val="22"/>
            </w:rPr>
          </w:rPrChange>
        </w:rPr>
        <w:pPrChange w:id="2700"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701" w:author="michaelaanas23@gmail.com" w:date="2026-09-25T21:43:00Z" w16du:dateUtc="2026-09-25T13:43:00Z">
            <w:rPr>
              <w:rFonts w:ascii="Times New Roman" w:hAnsi="Times New Roman" w:cs="Times New Roman"/>
              <w:sz w:val="22"/>
              <w:szCs w:val="22"/>
            </w:rPr>
          </w:rPrChange>
        </w:rPr>
        <w:t xml:space="preserve">This function allows the Admin to monitor stock levels, record restocks, review inventory logs, and set low stock alerts. Laudon and Laudon (2020) describe inventory management as a critical business process. O'Brien and </w:t>
      </w:r>
      <w:proofErr w:type="spellStart"/>
      <w:r w:rsidRPr="007134A7">
        <w:rPr>
          <w:rFonts w:ascii="Times New Roman" w:hAnsi="Times New Roman" w:cs="Times New Roman"/>
          <w:sz w:val="20"/>
          <w:szCs w:val="20"/>
          <w:rPrChange w:id="2702" w:author="michaelaanas23@gmail.com" w:date="2026-09-25T21:43:00Z" w16du:dateUtc="2026-09-25T13:43:00Z">
            <w:rPr>
              <w:rFonts w:ascii="Times New Roman" w:hAnsi="Times New Roman" w:cs="Times New Roman"/>
              <w:sz w:val="22"/>
              <w:szCs w:val="22"/>
            </w:rPr>
          </w:rPrChange>
        </w:rPr>
        <w:t>Marakas</w:t>
      </w:r>
      <w:proofErr w:type="spellEnd"/>
      <w:r w:rsidRPr="007134A7">
        <w:rPr>
          <w:rFonts w:ascii="Times New Roman" w:hAnsi="Times New Roman" w:cs="Times New Roman"/>
          <w:sz w:val="20"/>
          <w:szCs w:val="20"/>
          <w:rPrChange w:id="2703" w:author="michaelaanas23@gmail.com" w:date="2026-09-25T21:43:00Z" w16du:dateUtc="2026-09-25T13:43:00Z">
            <w:rPr>
              <w:rFonts w:ascii="Times New Roman" w:hAnsi="Times New Roman" w:cs="Times New Roman"/>
              <w:sz w:val="22"/>
              <w:szCs w:val="22"/>
            </w:rPr>
          </w:rPrChange>
        </w:rPr>
        <w:t xml:space="preserve"> (2018) explain that inventory systems help prevent stock shortages and overstocking. Similar functions were implemented by Cruz, Dela Cruz, and Santos (2022), </w:t>
      </w:r>
      <w:proofErr w:type="spellStart"/>
      <w:r w:rsidRPr="007134A7">
        <w:rPr>
          <w:rFonts w:ascii="Times New Roman" w:hAnsi="Times New Roman" w:cs="Times New Roman"/>
          <w:sz w:val="20"/>
          <w:szCs w:val="20"/>
          <w:rPrChange w:id="2704" w:author="michaelaanas23@gmail.com" w:date="2026-09-25T21:43:00Z" w16du:dateUtc="2026-09-25T13:43:00Z">
            <w:rPr>
              <w:rFonts w:ascii="Times New Roman" w:hAnsi="Times New Roman" w:cs="Times New Roman"/>
              <w:sz w:val="22"/>
              <w:szCs w:val="22"/>
            </w:rPr>
          </w:rPrChange>
        </w:rPr>
        <w:t>Tanaman</w:t>
      </w:r>
      <w:proofErr w:type="spellEnd"/>
      <w:r w:rsidRPr="007134A7">
        <w:rPr>
          <w:rFonts w:ascii="Times New Roman" w:hAnsi="Times New Roman" w:cs="Times New Roman"/>
          <w:sz w:val="20"/>
          <w:szCs w:val="20"/>
          <w:rPrChange w:id="2705" w:author="michaelaanas23@gmail.com" w:date="2026-09-25T21:43:00Z" w16du:dateUtc="2026-09-25T13:43:00Z">
            <w:rPr>
              <w:rFonts w:ascii="Times New Roman" w:hAnsi="Times New Roman" w:cs="Times New Roman"/>
              <w:sz w:val="22"/>
              <w:szCs w:val="22"/>
            </w:rPr>
          </w:rPrChange>
        </w:rPr>
        <w:t xml:space="preserve"> et al. (2023), Dela Peña and Santos (2021), and Bienvenido (2023).</w:t>
      </w:r>
    </w:p>
    <w:p w14:paraId="36F29A1E" w14:textId="77777777" w:rsidR="0048494B" w:rsidRPr="007134A7" w:rsidRDefault="0048494B">
      <w:pPr>
        <w:spacing w:line="276" w:lineRule="auto"/>
        <w:jc w:val="both"/>
        <w:rPr>
          <w:rFonts w:ascii="Times New Roman" w:hAnsi="Times New Roman" w:cs="Times New Roman"/>
          <w:sz w:val="20"/>
          <w:szCs w:val="20"/>
          <w:rPrChange w:id="2706" w:author="michaelaanas23@gmail.com" w:date="2026-09-25T21:43:00Z" w16du:dateUtc="2026-09-25T13:43:00Z">
            <w:rPr>
              <w:rFonts w:ascii="Times New Roman" w:hAnsi="Times New Roman" w:cs="Times New Roman"/>
              <w:sz w:val="22"/>
              <w:szCs w:val="22"/>
            </w:rPr>
          </w:rPrChange>
        </w:rPr>
        <w:pPrChange w:id="2707"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708" w:author="michaelaanas23@gmail.com" w:date="2026-09-25T21:43:00Z" w16du:dateUtc="2026-09-25T13:43:00Z">
            <w:rPr>
              <w:rFonts w:ascii="Times New Roman" w:hAnsi="Times New Roman" w:cs="Times New Roman"/>
              <w:b/>
              <w:bCs/>
              <w:sz w:val="22"/>
              <w:szCs w:val="22"/>
            </w:rPr>
          </w:rPrChange>
        </w:rPr>
        <w:t>6. View Sales Report (Admin and Staff or Cashier)</w:t>
      </w:r>
    </w:p>
    <w:p w14:paraId="140F30F7" w14:textId="77777777" w:rsidR="0048494B" w:rsidRPr="007134A7" w:rsidRDefault="0048494B">
      <w:pPr>
        <w:spacing w:line="276" w:lineRule="auto"/>
        <w:jc w:val="both"/>
        <w:rPr>
          <w:rFonts w:ascii="Times New Roman" w:hAnsi="Times New Roman" w:cs="Times New Roman"/>
          <w:sz w:val="20"/>
          <w:szCs w:val="20"/>
          <w:rPrChange w:id="2709" w:author="michaelaanas23@gmail.com" w:date="2026-09-25T21:43:00Z" w16du:dateUtc="2026-09-25T13:43:00Z">
            <w:rPr>
              <w:rFonts w:ascii="Times New Roman" w:hAnsi="Times New Roman" w:cs="Times New Roman"/>
              <w:sz w:val="22"/>
              <w:szCs w:val="22"/>
            </w:rPr>
          </w:rPrChange>
        </w:rPr>
        <w:pPrChange w:id="2710"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711" w:author="michaelaanas23@gmail.com" w:date="2026-09-25T21:43:00Z" w16du:dateUtc="2026-09-25T13:43:00Z">
            <w:rPr>
              <w:rFonts w:ascii="Times New Roman" w:hAnsi="Times New Roman" w:cs="Times New Roman"/>
              <w:sz w:val="22"/>
              <w:szCs w:val="22"/>
            </w:rPr>
          </w:rPrChange>
        </w:rPr>
        <w:t xml:space="preserve">This function enables users to view sales summaries. The Admin can access complete analytics, charts, and forecasts, while the Staff or Cashier can view daily sales summaries. Chen, Chiang, and </w:t>
      </w:r>
      <w:proofErr w:type="spellStart"/>
      <w:r w:rsidRPr="007134A7">
        <w:rPr>
          <w:rFonts w:ascii="Times New Roman" w:hAnsi="Times New Roman" w:cs="Times New Roman"/>
          <w:sz w:val="20"/>
          <w:szCs w:val="20"/>
          <w:rPrChange w:id="2712" w:author="michaelaanas23@gmail.com" w:date="2026-09-25T21:43:00Z" w16du:dateUtc="2026-09-25T13:43:00Z">
            <w:rPr>
              <w:rFonts w:ascii="Times New Roman" w:hAnsi="Times New Roman" w:cs="Times New Roman"/>
              <w:sz w:val="22"/>
              <w:szCs w:val="22"/>
            </w:rPr>
          </w:rPrChange>
        </w:rPr>
        <w:t>Storey</w:t>
      </w:r>
      <w:proofErr w:type="spellEnd"/>
      <w:r w:rsidRPr="007134A7">
        <w:rPr>
          <w:rFonts w:ascii="Times New Roman" w:hAnsi="Times New Roman" w:cs="Times New Roman"/>
          <w:sz w:val="20"/>
          <w:szCs w:val="20"/>
          <w:rPrChange w:id="2713" w:author="michaelaanas23@gmail.com" w:date="2026-09-25T21:43:00Z" w16du:dateUtc="2026-09-25T13:43:00Z">
            <w:rPr>
              <w:rFonts w:ascii="Times New Roman" w:hAnsi="Times New Roman" w:cs="Times New Roman"/>
              <w:sz w:val="22"/>
              <w:szCs w:val="22"/>
            </w:rPr>
          </w:rPrChange>
        </w:rPr>
        <w:t xml:space="preserve"> (2012) explain that reporting converts raw data into useful information. Few (2013) emphasizes the importance of dashboards for quick decision making. Laudon and Laudon (2020), Dela Peña and Santos (2021), and Cruz, Dela Cruz, and Santos (2022) also recognize reporting as an essential business function.</w:t>
      </w:r>
    </w:p>
    <w:p w14:paraId="25D632D2" w14:textId="77777777" w:rsidR="0048494B" w:rsidRPr="007134A7" w:rsidRDefault="0048494B">
      <w:pPr>
        <w:spacing w:line="276" w:lineRule="auto"/>
        <w:jc w:val="both"/>
        <w:rPr>
          <w:rFonts w:ascii="Times New Roman" w:hAnsi="Times New Roman" w:cs="Times New Roman"/>
          <w:sz w:val="20"/>
          <w:szCs w:val="20"/>
          <w:rPrChange w:id="2714" w:author="michaelaanas23@gmail.com" w:date="2026-09-25T21:43:00Z" w16du:dateUtc="2026-09-25T13:43:00Z">
            <w:rPr>
              <w:rFonts w:ascii="Times New Roman" w:hAnsi="Times New Roman" w:cs="Times New Roman"/>
              <w:sz w:val="22"/>
              <w:szCs w:val="22"/>
            </w:rPr>
          </w:rPrChange>
        </w:rPr>
        <w:pPrChange w:id="2715"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716" w:author="michaelaanas23@gmail.com" w:date="2026-09-25T21:43:00Z" w16du:dateUtc="2026-09-25T13:43:00Z">
            <w:rPr>
              <w:rFonts w:ascii="Times New Roman" w:hAnsi="Times New Roman" w:cs="Times New Roman"/>
              <w:b/>
              <w:bCs/>
              <w:sz w:val="22"/>
              <w:szCs w:val="22"/>
            </w:rPr>
          </w:rPrChange>
        </w:rPr>
        <w:t>7. Generate or Export Report (Admin)</w:t>
      </w:r>
    </w:p>
    <w:p w14:paraId="256879E2" w14:textId="77777777" w:rsidR="0048494B" w:rsidRPr="007134A7" w:rsidRDefault="0048494B">
      <w:pPr>
        <w:spacing w:line="276" w:lineRule="auto"/>
        <w:jc w:val="both"/>
        <w:rPr>
          <w:rFonts w:ascii="Times New Roman" w:hAnsi="Times New Roman" w:cs="Times New Roman"/>
          <w:sz w:val="20"/>
          <w:szCs w:val="20"/>
          <w:rPrChange w:id="2717" w:author="michaelaanas23@gmail.com" w:date="2026-09-25T21:43:00Z" w16du:dateUtc="2026-09-25T13:43:00Z">
            <w:rPr>
              <w:rFonts w:ascii="Times New Roman" w:hAnsi="Times New Roman" w:cs="Times New Roman"/>
              <w:sz w:val="22"/>
              <w:szCs w:val="22"/>
            </w:rPr>
          </w:rPrChange>
        </w:rPr>
        <w:pPrChange w:id="2718"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719" w:author="michaelaanas23@gmail.com" w:date="2026-09-25T21:43:00Z" w16du:dateUtc="2026-09-25T13:43:00Z">
            <w:rPr>
              <w:rFonts w:ascii="Times New Roman" w:hAnsi="Times New Roman" w:cs="Times New Roman"/>
              <w:sz w:val="22"/>
              <w:szCs w:val="22"/>
            </w:rPr>
          </w:rPrChange>
        </w:rPr>
        <w:t xml:space="preserve">This function allows the Admin to export reports such as transaction histories, forecasts, and inventory logs into formats like Excel. Laudon and Laudon (2020) explain that export functions support information sharing and compliance requirements. O'Brien and </w:t>
      </w:r>
      <w:proofErr w:type="spellStart"/>
      <w:r w:rsidRPr="007134A7">
        <w:rPr>
          <w:rFonts w:ascii="Times New Roman" w:hAnsi="Times New Roman" w:cs="Times New Roman"/>
          <w:sz w:val="20"/>
          <w:szCs w:val="20"/>
          <w:rPrChange w:id="2720" w:author="michaelaanas23@gmail.com" w:date="2026-09-25T21:43:00Z" w16du:dateUtc="2026-09-25T13:43:00Z">
            <w:rPr>
              <w:rFonts w:ascii="Times New Roman" w:hAnsi="Times New Roman" w:cs="Times New Roman"/>
              <w:sz w:val="22"/>
              <w:szCs w:val="22"/>
            </w:rPr>
          </w:rPrChange>
        </w:rPr>
        <w:t>Marakas</w:t>
      </w:r>
      <w:proofErr w:type="spellEnd"/>
      <w:r w:rsidRPr="007134A7">
        <w:rPr>
          <w:rFonts w:ascii="Times New Roman" w:hAnsi="Times New Roman" w:cs="Times New Roman"/>
          <w:sz w:val="20"/>
          <w:szCs w:val="20"/>
          <w:rPrChange w:id="2721" w:author="michaelaanas23@gmail.com" w:date="2026-09-25T21:43:00Z" w16du:dateUtc="2026-09-25T13:43:00Z">
            <w:rPr>
              <w:rFonts w:ascii="Times New Roman" w:hAnsi="Times New Roman" w:cs="Times New Roman"/>
              <w:sz w:val="22"/>
              <w:szCs w:val="22"/>
            </w:rPr>
          </w:rPrChange>
        </w:rPr>
        <w:t xml:space="preserve"> (2018), Alomari (2025), Davenport and Harris (2017), Cruz, Dela Cruz, and Santos (2022), and </w:t>
      </w:r>
      <w:proofErr w:type="spellStart"/>
      <w:r w:rsidRPr="007134A7">
        <w:rPr>
          <w:rFonts w:ascii="Times New Roman" w:hAnsi="Times New Roman" w:cs="Times New Roman"/>
          <w:sz w:val="20"/>
          <w:szCs w:val="20"/>
          <w:rPrChange w:id="2722" w:author="michaelaanas23@gmail.com" w:date="2026-09-25T21:43:00Z" w16du:dateUtc="2026-09-25T13:43:00Z">
            <w:rPr>
              <w:rFonts w:ascii="Times New Roman" w:hAnsi="Times New Roman" w:cs="Times New Roman"/>
              <w:sz w:val="22"/>
              <w:szCs w:val="22"/>
            </w:rPr>
          </w:rPrChange>
        </w:rPr>
        <w:t>Tanaman</w:t>
      </w:r>
      <w:proofErr w:type="spellEnd"/>
      <w:r w:rsidRPr="007134A7">
        <w:rPr>
          <w:rFonts w:ascii="Times New Roman" w:hAnsi="Times New Roman" w:cs="Times New Roman"/>
          <w:sz w:val="20"/>
          <w:szCs w:val="20"/>
          <w:rPrChange w:id="2723" w:author="michaelaanas23@gmail.com" w:date="2026-09-25T21:43:00Z" w16du:dateUtc="2026-09-25T13:43:00Z">
            <w:rPr>
              <w:rFonts w:ascii="Times New Roman" w:hAnsi="Times New Roman" w:cs="Times New Roman"/>
              <w:sz w:val="22"/>
              <w:szCs w:val="22"/>
            </w:rPr>
          </w:rPrChange>
        </w:rPr>
        <w:t xml:space="preserve"> et al. (2023) also highlight the importance of report generation and data sharing.</w:t>
      </w:r>
    </w:p>
    <w:p w14:paraId="3418938A" w14:textId="77777777" w:rsidR="0048494B" w:rsidRPr="007134A7" w:rsidRDefault="0048494B">
      <w:pPr>
        <w:spacing w:line="276" w:lineRule="auto"/>
        <w:jc w:val="both"/>
        <w:rPr>
          <w:rFonts w:ascii="Times New Roman" w:hAnsi="Times New Roman" w:cs="Times New Roman"/>
          <w:sz w:val="20"/>
          <w:szCs w:val="20"/>
          <w:rPrChange w:id="2724" w:author="michaelaanas23@gmail.com" w:date="2026-09-25T21:43:00Z" w16du:dateUtc="2026-09-25T13:43:00Z">
            <w:rPr>
              <w:rFonts w:ascii="Times New Roman" w:hAnsi="Times New Roman" w:cs="Times New Roman"/>
              <w:sz w:val="22"/>
              <w:szCs w:val="22"/>
            </w:rPr>
          </w:rPrChange>
        </w:rPr>
        <w:pPrChange w:id="2725"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726" w:author="michaelaanas23@gmail.com" w:date="2026-09-25T21:43:00Z" w16du:dateUtc="2026-09-25T13:43:00Z">
            <w:rPr>
              <w:rFonts w:ascii="Times New Roman" w:hAnsi="Times New Roman" w:cs="Times New Roman"/>
              <w:b/>
              <w:bCs/>
              <w:sz w:val="22"/>
              <w:szCs w:val="22"/>
            </w:rPr>
          </w:rPrChange>
        </w:rPr>
        <w:t>8. Manage Users and Branches (Admin)</w:t>
      </w:r>
    </w:p>
    <w:p w14:paraId="2DE0F711" w14:textId="77777777" w:rsidR="0048494B" w:rsidRPr="007134A7" w:rsidRDefault="0048494B">
      <w:pPr>
        <w:spacing w:line="276" w:lineRule="auto"/>
        <w:jc w:val="both"/>
        <w:rPr>
          <w:rFonts w:ascii="Times New Roman" w:hAnsi="Times New Roman" w:cs="Times New Roman"/>
          <w:sz w:val="20"/>
          <w:szCs w:val="20"/>
          <w:rPrChange w:id="2727" w:author="michaelaanas23@gmail.com" w:date="2026-09-25T21:43:00Z" w16du:dateUtc="2026-09-25T13:43:00Z">
            <w:rPr>
              <w:rFonts w:ascii="Times New Roman" w:hAnsi="Times New Roman" w:cs="Times New Roman"/>
              <w:sz w:val="22"/>
              <w:szCs w:val="22"/>
            </w:rPr>
          </w:rPrChange>
        </w:rPr>
        <w:pPrChange w:id="2728"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729" w:author="michaelaanas23@gmail.com" w:date="2026-09-25T21:43:00Z" w16du:dateUtc="2026-09-25T13:43:00Z">
            <w:rPr>
              <w:rFonts w:ascii="Times New Roman" w:hAnsi="Times New Roman" w:cs="Times New Roman"/>
              <w:sz w:val="22"/>
              <w:szCs w:val="22"/>
            </w:rPr>
          </w:rPrChange>
        </w:rPr>
        <w:lastRenderedPageBreak/>
        <w:t xml:space="preserve">This function allows the Admin to create branches, assign locations, create user accounts, update permissions, and reset login credentials. O'Brien and </w:t>
      </w:r>
      <w:proofErr w:type="spellStart"/>
      <w:r w:rsidRPr="007134A7">
        <w:rPr>
          <w:rFonts w:ascii="Times New Roman" w:hAnsi="Times New Roman" w:cs="Times New Roman"/>
          <w:sz w:val="20"/>
          <w:szCs w:val="20"/>
          <w:rPrChange w:id="2730" w:author="michaelaanas23@gmail.com" w:date="2026-09-25T21:43:00Z" w16du:dateUtc="2026-09-25T13:43:00Z">
            <w:rPr>
              <w:rFonts w:ascii="Times New Roman" w:hAnsi="Times New Roman" w:cs="Times New Roman"/>
              <w:sz w:val="22"/>
              <w:szCs w:val="22"/>
            </w:rPr>
          </w:rPrChange>
        </w:rPr>
        <w:t>Marakas</w:t>
      </w:r>
      <w:proofErr w:type="spellEnd"/>
      <w:r w:rsidRPr="007134A7">
        <w:rPr>
          <w:rFonts w:ascii="Times New Roman" w:hAnsi="Times New Roman" w:cs="Times New Roman"/>
          <w:sz w:val="20"/>
          <w:szCs w:val="20"/>
          <w:rPrChange w:id="2731" w:author="michaelaanas23@gmail.com" w:date="2026-09-25T21:43:00Z" w16du:dateUtc="2026-09-25T13:43:00Z">
            <w:rPr>
              <w:rFonts w:ascii="Times New Roman" w:hAnsi="Times New Roman" w:cs="Times New Roman"/>
              <w:sz w:val="22"/>
              <w:szCs w:val="22"/>
            </w:rPr>
          </w:rPrChange>
        </w:rPr>
        <w:t xml:space="preserve"> (2018) explain that user management is important for maintaining security. Laudon and Laudon (2020) emphasize that access permissions must match organizational roles. Pressman (2014), Dela Peña and Santos (2021), </w:t>
      </w:r>
      <w:proofErr w:type="spellStart"/>
      <w:r w:rsidRPr="007134A7">
        <w:rPr>
          <w:rFonts w:ascii="Times New Roman" w:hAnsi="Times New Roman" w:cs="Times New Roman"/>
          <w:sz w:val="20"/>
          <w:szCs w:val="20"/>
          <w:rPrChange w:id="2732" w:author="michaelaanas23@gmail.com" w:date="2026-09-25T21:43:00Z" w16du:dateUtc="2026-09-25T13:43:00Z">
            <w:rPr>
              <w:rFonts w:ascii="Times New Roman" w:hAnsi="Times New Roman" w:cs="Times New Roman"/>
              <w:sz w:val="22"/>
              <w:szCs w:val="22"/>
            </w:rPr>
          </w:rPrChange>
        </w:rPr>
        <w:t>Arig</w:t>
      </w:r>
      <w:proofErr w:type="spellEnd"/>
      <w:r w:rsidRPr="007134A7">
        <w:rPr>
          <w:rFonts w:ascii="Times New Roman" w:hAnsi="Times New Roman" w:cs="Times New Roman"/>
          <w:sz w:val="20"/>
          <w:szCs w:val="20"/>
          <w:rPrChange w:id="2733" w:author="michaelaanas23@gmail.com" w:date="2026-09-25T21:43:00Z" w16du:dateUtc="2026-09-25T13:43:00Z">
            <w:rPr>
              <w:rFonts w:ascii="Times New Roman" w:hAnsi="Times New Roman" w:cs="Times New Roman"/>
              <w:sz w:val="22"/>
              <w:szCs w:val="22"/>
            </w:rPr>
          </w:rPrChange>
        </w:rPr>
        <w:t xml:space="preserve"> et al. (2025), and Bienvenido (2023) also support limiting these functions to administrators only.</w:t>
      </w:r>
    </w:p>
    <w:p w14:paraId="2A730A2A" w14:textId="77777777" w:rsidR="0048494B" w:rsidRPr="007134A7" w:rsidRDefault="0048494B">
      <w:pPr>
        <w:spacing w:line="276" w:lineRule="auto"/>
        <w:jc w:val="both"/>
        <w:rPr>
          <w:rFonts w:ascii="Times New Roman" w:hAnsi="Times New Roman" w:cs="Times New Roman"/>
          <w:sz w:val="20"/>
          <w:szCs w:val="20"/>
          <w:rPrChange w:id="2734" w:author="michaelaanas23@gmail.com" w:date="2026-09-25T21:43:00Z" w16du:dateUtc="2026-09-25T13:43:00Z">
            <w:rPr>
              <w:rFonts w:ascii="Times New Roman" w:hAnsi="Times New Roman" w:cs="Times New Roman"/>
              <w:sz w:val="22"/>
              <w:szCs w:val="22"/>
            </w:rPr>
          </w:rPrChange>
        </w:rPr>
        <w:pPrChange w:id="2735"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736" w:author="michaelaanas23@gmail.com" w:date="2026-09-25T21:43:00Z" w16du:dateUtc="2026-09-25T13:43:00Z">
            <w:rPr>
              <w:rFonts w:ascii="Times New Roman" w:hAnsi="Times New Roman" w:cs="Times New Roman"/>
              <w:b/>
              <w:bCs/>
              <w:sz w:val="22"/>
              <w:szCs w:val="22"/>
            </w:rPr>
          </w:rPrChange>
        </w:rPr>
        <w:t>System Design Rationale and Theoretical Alignment</w:t>
      </w:r>
    </w:p>
    <w:p w14:paraId="149872D6" w14:textId="6E90B88B" w:rsidR="0048494B" w:rsidRPr="0048494B" w:rsidRDefault="0048494B">
      <w:pPr>
        <w:spacing w:line="276" w:lineRule="auto"/>
        <w:jc w:val="both"/>
        <w:rPr>
          <w:rFonts w:ascii="Times New Roman" w:hAnsi="Times New Roman" w:cs="Times New Roman"/>
          <w:sz w:val="22"/>
          <w:szCs w:val="22"/>
        </w:rPr>
        <w:pPrChange w:id="2737"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738" w:author="michaelaanas23@gmail.com" w:date="2026-09-25T21:43:00Z" w16du:dateUtc="2026-09-25T13:43:00Z">
            <w:rPr>
              <w:rFonts w:ascii="Times New Roman" w:hAnsi="Times New Roman" w:cs="Times New Roman"/>
              <w:sz w:val="22"/>
              <w:szCs w:val="22"/>
            </w:rPr>
          </w:rPrChange>
        </w:rPr>
        <w:t>The use cases in H2Ops demonstrate a structured approach to role based access control and automation. These functions support business analytics, data visualization, and digital transformation principles. By separating administrative tasks from operational tasks, the system improves security and increases cashier efficiency. Features such as automated inventory deduction, real time sales reporting, and user role separation directly address the operational problems identified at High Island V. Together, these functions reduce manual work, minimize cash discrepancies, improve reporting accuracy, and provide administrators with reliable information for better decision making across all branches.</w:t>
      </w:r>
    </w:p>
    <w:p w14:paraId="42BB8F72" w14:textId="77777777" w:rsidR="002568D4" w:rsidRPr="003860DB" w:rsidRDefault="002568D4">
      <w:pPr>
        <w:spacing w:line="276" w:lineRule="auto"/>
        <w:jc w:val="both"/>
        <w:rPr>
          <w:rFonts w:ascii="Times New Roman" w:hAnsi="Times New Roman" w:cs="Times New Roman"/>
          <w:sz w:val="22"/>
          <w:szCs w:val="22"/>
        </w:rPr>
        <w:pPrChange w:id="2739" w:author="michaelaanas23@gmail.com" w:date="2026-09-25T21:55:00Z" w16du:dateUtc="2026-09-25T13:55:00Z">
          <w:pPr>
            <w:jc w:val="both"/>
          </w:pPr>
        </w:pPrChange>
      </w:pPr>
    </w:p>
    <w:p w14:paraId="78FDA38D" w14:textId="77777777" w:rsidR="007134A7" w:rsidRDefault="007134A7">
      <w:pPr>
        <w:spacing w:line="276" w:lineRule="auto"/>
        <w:rPr>
          <w:ins w:id="2740" w:author="michaelaanas23@gmail.com" w:date="2026-09-25T21:43:00Z" w16du:dateUtc="2026-09-25T13:43:00Z"/>
          <w:rFonts w:ascii="Times New Roman" w:eastAsiaTheme="majorEastAsia" w:hAnsi="Times New Roman" w:cs="Times New Roman"/>
          <w:b/>
          <w:bCs/>
          <w:color w:val="000000" w:themeColor="text1"/>
          <w:sz w:val="40"/>
          <w:szCs w:val="40"/>
        </w:rPr>
        <w:pPrChange w:id="2741" w:author="michaelaanas23@gmail.com" w:date="2026-09-25T21:55:00Z" w16du:dateUtc="2026-09-25T13:55:00Z">
          <w:pPr/>
        </w:pPrChange>
      </w:pPr>
      <w:ins w:id="2742" w:author="michaelaanas23@gmail.com" w:date="2026-09-25T21:43:00Z" w16du:dateUtc="2026-09-25T13:43:00Z">
        <w:r>
          <w:rPr>
            <w:rFonts w:ascii="Times New Roman" w:hAnsi="Times New Roman" w:cs="Times New Roman"/>
            <w:b/>
            <w:bCs/>
            <w:color w:val="000000" w:themeColor="text1"/>
          </w:rPr>
          <w:br w:type="page"/>
        </w:r>
      </w:ins>
    </w:p>
    <w:p w14:paraId="67E42F80" w14:textId="23B1D9CF" w:rsidR="0048494B" w:rsidRPr="007134A7" w:rsidRDefault="0048494B">
      <w:pPr>
        <w:pStyle w:val="Heading1"/>
        <w:spacing w:line="360" w:lineRule="auto"/>
        <w:jc w:val="center"/>
        <w:rPr>
          <w:rFonts w:ascii="Times New Roman" w:hAnsi="Times New Roman" w:cs="Times New Roman"/>
          <w:b/>
          <w:bCs/>
          <w:color w:val="000000" w:themeColor="text1"/>
          <w:sz w:val="24"/>
          <w:szCs w:val="24"/>
          <w:rPrChange w:id="2743" w:author="michaelaanas23@gmail.com" w:date="2026-09-25T21:43:00Z" w16du:dateUtc="2026-09-25T13:43:00Z">
            <w:rPr>
              <w:rFonts w:ascii="Times New Roman" w:hAnsi="Times New Roman" w:cs="Times New Roman"/>
              <w:b/>
              <w:bCs/>
              <w:color w:val="000000" w:themeColor="text1"/>
            </w:rPr>
          </w:rPrChange>
        </w:rPr>
        <w:pPrChange w:id="2744" w:author="michaelaanas23@gmail.com" w:date="2026-09-25T21:58:00Z" w16du:dateUtc="2026-09-25T13:58:00Z">
          <w:pPr>
            <w:pStyle w:val="Heading1"/>
            <w:jc w:val="both"/>
          </w:pPr>
        </w:pPrChange>
      </w:pPr>
      <w:r w:rsidRPr="007134A7">
        <w:rPr>
          <w:rFonts w:ascii="Times New Roman" w:hAnsi="Times New Roman" w:cs="Times New Roman"/>
          <w:b/>
          <w:bCs/>
          <w:color w:val="000000" w:themeColor="text1"/>
          <w:sz w:val="24"/>
          <w:szCs w:val="24"/>
          <w:rPrChange w:id="2745" w:author="michaelaanas23@gmail.com" w:date="2026-09-25T21:43:00Z" w16du:dateUtc="2026-09-25T13:43:00Z">
            <w:rPr>
              <w:rFonts w:ascii="Times New Roman" w:hAnsi="Times New Roman" w:cs="Times New Roman"/>
              <w:b/>
              <w:bCs/>
              <w:color w:val="000000" w:themeColor="text1"/>
            </w:rPr>
          </w:rPrChange>
        </w:rPr>
        <w:lastRenderedPageBreak/>
        <w:t>CHAPTER 4</w:t>
      </w:r>
    </w:p>
    <w:p w14:paraId="58A1D33D" w14:textId="59ED185D" w:rsidR="0048494B" w:rsidRPr="007134A7" w:rsidRDefault="0048494B">
      <w:pPr>
        <w:pStyle w:val="Heading2"/>
        <w:spacing w:line="360" w:lineRule="auto"/>
        <w:jc w:val="center"/>
        <w:rPr>
          <w:rFonts w:ascii="Times New Roman" w:hAnsi="Times New Roman" w:cs="Times New Roman"/>
          <w:b/>
          <w:bCs/>
          <w:color w:val="000000" w:themeColor="text1"/>
          <w:sz w:val="24"/>
          <w:szCs w:val="24"/>
          <w:rPrChange w:id="2746" w:author="michaelaanas23@gmail.com" w:date="2026-09-25T21:43:00Z" w16du:dateUtc="2026-09-25T13:43:00Z">
            <w:rPr>
              <w:rFonts w:ascii="Times New Roman" w:hAnsi="Times New Roman" w:cs="Times New Roman"/>
              <w:b/>
              <w:bCs/>
              <w:color w:val="000000" w:themeColor="text1"/>
            </w:rPr>
          </w:rPrChange>
        </w:rPr>
        <w:pPrChange w:id="2747" w:author="michaelaanas23@gmail.com" w:date="2026-09-25T21:58:00Z" w16du:dateUtc="2026-09-25T13:58:00Z">
          <w:pPr>
            <w:pStyle w:val="Heading2"/>
            <w:jc w:val="both"/>
          </w:pPr>
        </w:pPrChange>
      </w:pPr>
      <w:r w:rsidRPr="007134A7">
        <w:rPr>
          <w:rFonts w:ascii="Times New Roman" w:hAnsi="Times New Roman" w:cs="Times New Roman"/>
          <w:b/>
          <w:bCs/>
          <w:color w:val="000000" w:themeColor="text1"/>
          <w:sz w:val="24"/>
          <w:szCs w:val="24"/>
          <w:rPrChange w:id="2748" w:author="michaelaanas23@gmail.com" w:date="2026-09-25T21:43:00Z" w16du:dateUtc="2026-09-25T13:43:00Z">
            <w:rPr>
              <w:rFonts w:ascii="Times New Roman" w:hAnsi="Times New Roman" w:cs="Times New Roman"/>
              <w:b/>
              <w:bCs/>
              <w:color w:val="000000" w:themeColor="text1"/>
            </w:rPr>
          </w:rPrChange>
        </w:rPr>
        <w:t>SYSTEM DEVELOPMENT, IMPLEMENTATION, TESTING, EVALUATION, RESULTS, AND DISCUSSION</w:t>
      </w:r>
    </w:p>
    <w:p w14:paraId="4D8F5173" w14:textId="77777777" w:rsidR="0048494B" w:rsidRDefault="0048494B">
      <w:pPr>
        <w:spacing w:line="276" w:lineRule="auto"/>
        <w:jc w:val="both"/>
        <w:pPrChange w:id="2749" w:author="michaelaanas23@gmail.com" w:date="2026-09-25T21:55:00Z" w16du:dateUtc="2026-09-25T13:55:00Z">
          <w:pPr>
            <w:jc w:val="both"/>
          </w:pPr>
        </w:pPrChange>
      </w:pPr>
    </w:p>
    <w:p w14:paraId="4003F731" w14:textId="77777777" w:rsidR="0048494B" w:rsidRPr="007134A7" w:rsidRDefault="0048494B">
      <w:pPr>
        <w:pStyle w:val="Heading2"/>
        <w:spacing w:line="360" w:lineRule="auto"/>
        <w:jc w:val="both"/>
        <w:rPr>
          <w:rFonts w:ascii="Times New Roman" w:hAnsi="Times New Roman" w:cs="Times New Roman"/>
          <w:b/>
          <w:bCs/>
          <w:color w:val="000000" w:themeColor="text1"/>
          <w:sz w:val="26"/>
          <w:szCs w:val="26"/>
          <w:rPrChange w:id="2750" w:author="michaelaanas23@gmail.com" w:date="2026-09-25T21:44:00Z" w16du:dateUtc="2026-09-25T13:44:00Z">
            <w:rPr>
              <w:rFonts w:ascii="Times New Roman" w:hAnsi="Times New Roman" w:cs="Times New Roman"/>
              <w:b/>
              <w:bCs/>
              <w:color w:val="000000" w:themeColor="text1"/>
            </w:rPr>
          </w:rPrChange>
        </w:rPr>
        <w:pPrChange w:id="2751" w:author="michaelaanas23@gmail.com" w:date="2026-09-25T21:58:00Z" w16du:dateUtc="2026-09-25T13:58:00Z">
          <w:pPr>
            <w:pStyle w:val="Heading2"/>
            <w:jc w:val="both"/>
          </w:pPr>
        </w:pPrChange>
      </w:pPr>
      <w:r w:rsidRPr="007134A7">
        <w:rPr>
          <w:rFonts w:ascii="Times New Roman" w:hAnsi="Times New Roman" w:cs="Times New Roman"/>
          <w:b/>
          <w:bCs/>
          <w:color w:val="000000" w:themeColor="text1"/>
          <w:sz w:val="26"/>
          <w:szCs w:val="26"/>
          <w:rPrChange w:id="2752" w:author="michaelaanas23@gmail.com" w:date="2026-09-25T21:44:00Z" w16du:dateUtc="2026-09-25T13:44:00Z">
            <w:rPr>
              <w:rFonts w:ascii="Times New Roman" w:hAnsi="Times New Roman" w:cs="Times New Roman"/>
              <w:b/>
              <w:bCs/>
              <w:color w:val="000000" w:themeColor="text1"/>
            </w:rPr>
          </w:rPrChange>
        </w:rPr>
        <w:t>4.2 Overview of the Developed System</w:t>
      </w:r>
    </w:p>
    <w:p w14:paraId="732ED9AE" w14:textId="6070B4C5" w:rsidR="0048494B" w:rsidRPr="007134A7" w:rsidRDefault="0048494B">
      <w:pPr>
        <w:spacing w:line="276" w:lineRule="auto"/>
        <w:ind w:firstLine="357"/>
        <w:jc w:val="both"/>
        <w:rPr>
          <w:rFonts w:ascii="Times New Roman" w:hAnsi="Times New Roman" w:cs="Times New Roman"/>
          <w:sz w:val="20"/>
          <w:szCs w:val="20"/>
          <w:rPrChange w:id="2753" w:author="michaelaanas23@gmail.com" w:date="2026-09-25T21:44:00Z" w16du:dateUtc="2026-09-25T13:44:00Z">
            <w:rPr>
              <w:rFonts w:ascii="Times New Roman" w:hAnsi="Times New Roman" w:cs="Times New Roman"/>
              <w:sz w:val="22"/>
              <w:szCs w:val="22"/>
            </w:rPr>
          </w:rPrChange>
        </w:rPr>
        <w:pPrChange w:id="2754" w:author="michaelaanas23@gmail.com" w:date="2026-09-25T21:55:00Z" w16du:dateUtc="2026-09-25T13:55:00Z">
          <w:pPr>
            <w:spacing w:line="360" w:lineRule="auto"/>
            <w:ind w:firstLine="357"/>
            <w:jc w:val="both"/>
          </w:pPr>
        </w:pPrChange>
      </w:pPr>
      <w:r w:rsidRPr="007134A7">
        <w:rPr>
          <w:rFonts w:ascii="Times New Roman" w:hAnsi="Times New Roman" w:cs="Times New Roman"/>
          <w:sz w:val="20"/>
          <w:szCs w:val="20"/>
          <w:rPrChange w:id="2755" w:author="michaelaanas23@gmail.com" w:date="2026-09-25T21:44:00Z" w16du:dateUtc="2026-09-25T13:44:00Z">
            <w:rPr>
              <w:rFonts w:ascii="Times New Roman" w:hAnsi="Times New Roman" w:cs="Times New Roman"/>
              <w:sz w:val="22"/>
              <w:szCs w:val="22"/>
            </w:rPr>
          </w:rPrChange>
        </w:rPr>
        <w:t>H2Ops is a web-based and mobile-responsive operations management and business intelligence application designed specifically to centralize, secure, and automate the daily operational workflows of multi-branch water refilling station enterprises like High Island V. The system assists business owners and managers in monitoring real-time branch performance, tracking customer accounts, and managing product inventory levels. By transforming raw, manually recorded sales logs and inventory records into dynamic visual reports and predictive analytics, H2Ops enables informed, data-driven operational decision-making.</w:t>
      </w:r>
    </w:p>
    <w:p w14:paraId="3126C761" w14:textId="161FD467" w:rsidR="0048494B" w:rsidRPr="007134A7" w:rsidRDefault="0048494B">
      <w:pPr>
        <w:spacing w:line="276" w:lineRule="auto"/>
        <w:jc w:val="both"/>
        <w:rPr>
          <w:rFonts w:ascii="Times New Roman" w:hAnsi="Times New Roman" w:cs="Times New Roman"/>
          <w:sz w:val="20"/>
          <w:szCs w:val="20"/>
          <w:rPrChange w:id="2756" w:author="michaelaanas23@gmail.com" w:date="2026-09-25T21:44:00Z" w16du:dateUtc="2026-09-25T13:44:00Z">
            <w:rPr>
              <w:rFonts w:ascii="Times New Roman" w:hAnsi="Times New Roman" w:cs="Times New Roman"/>
              <w:sz w:val="22"/>
              <w:szCs w:val="22"/>
            </w:rPr>
          </w:rPrChange>
        </w:rPr>
        <w:pPrChange w:id="2757"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758" w:author="michaelaanas23@gmail.com" w:date="2026-09-25T21:44:00Z" w16du:dateUtc="2026-09-25T13:44:00Z">
            <w:rPr>
              <w:rFonts w:ascii="Times New Roman" w:hAnsi="Times New Roman" w:cs="Times New Roman"/>
              <w:sz w:val="22"/>
              <w:szCs w:val="22"/>
            </w:rPr>
          </w:rPrChange>
        </w:rPr>
        <w:t>Unlike conventional Point-of-Sale (POS) systems that operate in local isolation and focus strictly on recording transactions, H2Ops integrates a cloud-hosted multi-tenant architecture and an automated forecasting engine to link daily front-end transactions directly with backend inventory control and demand prediction. The application processes walk-in and delivery sales across remote city and provincial branches, executes automatic inventory deduction triggers, generates transactional audit logs, and renders interactive dashboards.</w:t>
      </w:r>
    </w:p>
    <w:p w14:paraId="37BB9760" w14:textId="77777777" w:rsidR="0048494B" w:rsidRPr="007134A7" w:rsidRDefault="0048494B">
      <w:pPr>
        <w:spacing w:line="276" w:lineRule="auto"/>
        <w:jc w:val="both"/>
        <w:rPr>
          <w:rFonts w:ascii="Times New Roman" w:hAnsi="Times New Roman" w:cs="Times New Roman"/>
          <w:sz w:val="20"/>
          <w:szCs w:val="20"/>
          <w:rPrChange w:id="2759" w:author="michaelaanas23@gmail.com" w:date="2026-09-25T21:44:00Z" w16du:dateUtc="2026-09-25T13:44:00Z">
            <w:rPr>
              <w:rFonts w:ascii="Times New Roman" w:hAnsi="Times New Roman" w:cs="Times New Roman"/>
              <w:sz w:val="22"/>
              <w:szCs w:val="22"/>
            </w:rPr>
          </w:rPrChange>
        </w:rPr>
        <w:pPrChange w:id="2760" w:author="michaelaanas23@gmail.com" w:date="2026-09-25T21:55:00Z" w16du:dateUtc="2026-09-25T13:55:00Z">
          <w:pPr>
            <w:spacing w:line="360" w:lineRule="auto"/>
            <w:jc w:val="both"/>
          </w:pPr>
        </w:pPrChange>
      </w:pPr>
    </w:p>
    <w:p w14:paraId="77B89038" w14:textId="1811DDC5" w:rsidR="0048494B" w:rsidRPr="007134A7" w:rsidRDefault="0048494B">
      <w:pPr>
        <w:spacing w:line="276" w:lineRule="auto"/>
        <w:jc w:val="both"/>
        <w:rPr>
          <w:rFonts w:ascii="Times New Roman" w:hAnsi="Times New Roman" w:cs="Times New Roman"/>
          <w:sz w:val="20"/>
          <w:szCs w:val="20"/>
          <w:rPrChange w:id="2761" w:author="michaelaanas23@gmail.com" w:date="2026-09-25T21:44:00Z" w16du:dateUtc="2026-09-25T13:44:00Z">
            <w:rPr>
              <w:rFonts w:ascii="Times New Roman" w:hAnsi="Times New Roman" w:cs="Times New Roman"/>
              <w:sz w:val="22"/>
              <w:szCs w:val="22"/>
            </w:rPr>
          </w:rPrChange>
        </w:rPr>
        <w:pPrChange w:id="2762"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763" w:author="michaelaanas23@gmail.com" w:date="2026-09-25T21:44:00Z" w16du:dateUtc="2026-09-25T13:44:00Z">
            <w:rPr>
              <w:rFonts w:ascii="Times New Roman" w:hAnsi="Times New Roman" w:cs="Times New Roman"/>
              <w:sz w:val="22"/>
              <w:szCs w:val="22"/>
            </w:rPr>
          </w:rPrChange>
        </w:rPr>
        <w:t>The system aims to provide growing multi-branch enterprises with a scalable and secure business intelligence solution that mitigates human error, eliminates paper-based ledger discrepancies, prevents inventory shrinkage, and optimizes supply chain planning through mathematical forecasting. </w:t>
      </w:r>
    </w:p>
    <w:p w14:paraId="7E819CDD" w14:textId="77777777" w:rsidR="0048494B" w:rsidRPr="007134A7" w:rsidRDefault="0048494B">
      <w:pPr>
        <w:spacing w:line="276" w:lineRule="auto"/>
        <w:jc w:val="both"/>
        <w:rPr>
          <w:rFonts w:ascii="Times New Roman" w:hAnsi="Times New Roman" w:cs="Times New Roman"/>
          <w:sz w:val="20"/>
          <w:szCs w:val="20"/>
          <w:rPrChange w:id="2764" w:author="michaelaanas23@gmail.com" w:date="2026-09-25T21:44:00Z" w16du:dateUtc="2026-09-25T13:44:00Z">
            <w:rPr>
              <w:rFonts w:ascii="Times New Roman" w:hAnsi="Times New Roman" w:cs="Times New Roman"/>
              <w:sz w:val="22"/>
              <w:szCs w:val="22"/>
            </w:rPr>
          </w:rPrChange>
        </w:rPr>
        <w:pPrChange w:id="2765"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766" w:author="michaelaanas23@gmail.com" w:date="2026-09-25T21:44:00Z" w16du:dateUtc="2026-09-25T13:44:00Z">
            <w:rPr>
              <w:rFonts w:ascii="Times New Roman" w:hAnsi="Times New Roman" w:cs="Times New Roman"/>
              <w:sz w:val="22"/>
              <w:szCs w:val="22"/>
            </w:rPr>
          </w:rPrChange>
        </w:rPr>
        <w:t>The major objectives of the developed system are as follows: </w:t>
      </w:r>
    </w:p>
    <w:p w14:paraId="4D6BD979" w14:textId="77777777" w:rsidR="0048494B" w:rsidRPr="007134A7" w:rsidRDefault="0048494B">
      <w:pPr>
        <w:numPr>
          <w:ilvl w:val="0"/>
          <w:numId w:val="6"/>
        </w:numPr>
        <w:spacing w:line="276" w:lineRule="auto"/>
        <w:jc w:val="both"/>
        <w:rPr>
          <w:rFonts w:ascii="Times New Roman" w:hAnsi="Times New Roman" w:cs="Times New Roman"/>
          <w:sz w:val="20"/>
          <w:szCs w:val="20"/>
          <w:rPrChange w:id="2767" w:author="michaelaanas23@gmail.com" w:date="2026-09-25T21:44:00Z" w16du:dateUtc="2026-09-25T13:44:00Z">
            <w:rPr>
              <w:rFonts w:ascii="Times New Roman" w:hAnsi="Times New Roman" w:cs="Times New Roman"/>
              <w:sz w:val="22"/>
              <w:szCs w:val="22"/>
            </w:rPr>
          </w:rPrChange>
        </w:rPr>
        <w:pPrChange w:id="2768" w:author="michaelaanas23@gmail.com" w:date="2026-09-25T21:55:00Z" w16du:dateUtc="2026-09-25T13:55:00Z">
          <w:pPr>
            <w:numPr>
              <w:numId w:val="6"/>
            </w:numPr>
            <w:tabs>
              <w:tab w:val="num" w:pos="720"/>
            </w:tabs>
            <w:spacing w:line="360" w:lineRule="auto"/>
            <w:ind w:left="720" w:hanging="360"/>
            <w:jc w:val="both"/>
          </w:pPr>
        </w:pPrChange>
      </w:pPr>
      <w:r w:rsidRPr="007134A7">
        <w:rPr>
          <w:rFonts w:ascii="Times New Roman" w:hAnsi="Times New Roman" w:cs="Times New Roman"/>
          <w:sz w:val="20"/>
          <w:szCs w:val="20"/>
          <w:rPrChange w:id="2769" w:author="michaelaanas23@gmail.com" w:date="2026-09-25T21:44:00Z" w16du:dateUtc="2026-09-25T13:44:00Z">
            <w:rPr>
              <w:rFonts w:ascii="Times New Roman" w:hAnsi="Times New Roman" w:cs="Times New Roman"/>
              <w:sz w:val="22"/>
              <w:szCs w:val="22"/>
            </w:rPr>
          </w:rPrChange>
        </w:rPr>
        <w:t>Automate the entry, calculation, and secure cloud storage of storefront sales and delivery orders</w:t>
      </w:r>
    </w:p>
    <w:p w14:paraId="3D82D54B" w14:textId="77777777" w:rsidR="0048494B" w:rsidRPr="007134A7" w:rsidRDefault="0048494B">
      <w:pPr>
        <w:numPr>
          <w:ilvl w:val="0"/>
          <w:numId w:val="6"/>
        </w:numPr>
        <w:spacing w:line="276" w:lineRule="auto"/>
        <w:jc w:val="both"/>
        <w:rPr>
          <w:rFonts w:ascii="Times New Roman" w:hAnsi="Times New Roman" w:cs="Times New Roman"/>
          <w:sz w:val="20"/>
          <w:szCs w:val="20"/>
          <w:rPrChange w:id="2770" w:author="michaelaanas23@gmail.com" w:date="2026-09-25T21:44:00Z" w16du:dateUtc="2026-09-25T13:44:00Z">
            <w:rPr>
              <w:rFonts w:ascii="Times New Roman" w:hAnsi="Times New Roman" w:cs="Times New Roman"/>
              <w:sz w:val="22"/>
              <w:szCs w:val="22"/>
            </w:rPr>
          </w:rPrChange>
        </w:rPr>
        <w:pPrChange w:id="2771" w:author="michaelaanas23@gmail.com" w:date="2026-09-25T21:55:00Z" w16du:dateUtc="2026-09-25T13:55:00Z">
          <w:pPr>
            <w:numPr>
              <w:numId w:val="6"/>
            </w:numPr>
            <w:tabs>
              <w:tab w:val="num" w:pos="720"/>
            </w:tabs>
            <w:spacing w:line="360" w:lineRule="auto"/>
            <w:ind w:left="720" w:hanging="360"/>
            <w:jc w:val="both"/>
          </w:pPr>
        </w:pPrChange>
      </w:pPr>
      <w:r w:rsidRPr="007134A7">
        <w:rPr>
          <w:rFonts w:ascii="Times New Roman" w:hAnsi="Times New Roman" w:cs="Times New Roman"/>
          <w:sz w:val="20"/>
          <w:szCs w:val="20"/>
          <w:rPrChange w:id="2772" w:author="michaelaanas23@gmail.com" w:date="2026-09-25T21:44:00Z" w16du:dateUtc="2026-09-25T13:44:00Z">
            <w:rPr>
              <w:rFonts w:ascii="Times New Roman" w:hAnsi="Times New Roman" w:cs="Times New Roman"/>
              <w:sz w:val="22"/>
              <w:szCs w:val="22"/>
            </w:rPr>
          </w:rPrChange>
        </w:rPr>
        <w:t>Centralize multi-branch sales, inventory, and user data into a single multi-tenant database.</w:t>
      </w:r>
    </w:p>
    <w:p w14:paraId="5F3D6C05" w14:textId="77777777" w:rsidR="0048494B" w:rsidRPr="007134A7" w:rsidRDefault="0048494B">
      <w:pPr>
        <w:numPr>
          <w:ilvl w:val="0"/>
          <w:numId w:val="6"/>
        </w:numPr>
        <w:spacing w:line="276" w:lineRule="auto"/>
        <w:jc w:val="both"/>
        <w:rPr>
          <w:rFonts w:ascii="Times New Roman" w:hAnsi="Times New Roman" w:cs="Times New Roman"/>
          <w:sz w:val="20"/>
          <w:szCs w:val="20"/>
          <w:rPrChange w:id="2773" w:author="michaelaanas23@gmail.com" w:date="2026-09-25T21:44:00Z" w16du:dateUtc="2026-09-25T13:44:00Z">
            <w:rPr>
              <w:rFonts w:ascii="Times New Roman" w:hAnsi="Times New Roman" w:cs="Times New Roman"/>
              <w:sz w:val="22"/>
              <w:szCs w:val="22"/>
            </w:rPr>
          </w:rPrChange>
        </w:rPr>
        <w:pPrChange w:id="2774" w:author="michaelaanas23@gmail.com" w:date="2026-09-25T21:55:00Z" w16du:dateUtc="2026-09-25T13:55:00Z">
          <w:pPr>
            <w:numPr>
              <w:numId w:val="6"/>
            </w:numPr>
            <w:tabs>
              <w:tab w:val="num" w:pos="720"/>
            </w:tabs>
            <w:spacing w:line="360" w:lineRule="auto"/>
            <w:ind w:left="720" w:hanging="360"/>
            <w:jc w:val="both"/>
          </w:pPr>
        </w:pPrChange>
      </w:pPr>
      <w:r w:rsidRPr="007134A7">
        <w:rPr>
          <w:rFonts w:ascii="Times New Roman" w:hAnsi="Times New Roman" w:cs="Times New Roman"/>
          <w:sz w:val="20"/>
          <w:szCs w:val="20"/>
          <w:rPrChange w:id="2775" w:author="michaelaanas23@gmail.com" w:date="2026-09-25T21:44:00Z" w16du:dateUtc="2026-09-25T13:44:00Z">
            <w:rPr>
              <w:rFonts w:ascii="Times New Roman" w:hAnsi="Times New Roman" w:cs="Times New Roman"/>
              <w:sz w:val="22"/>
              <w:szCs w:val="22"/>
            </w:rPr>
          </w:rPrChange>
        </w:rPr>
        <w:t>Implement real-time inventory control with automated stock deduction triggers to prevent shrinkage</w:t>
      </w:r>
    </w:p>
    <w:p w14:paraId="5265EA7C" w14:textId="77777777" w:rsidR="0048494B" w:rsidRPr="007134A7" w:rsidRDefault="0048494B">
      <w:pPr>
        <w:numPr>
          <w:ilvl w:val="0"/>
          <w:numId w:val="6"/>
        </w:numPr>
        <w:spacing w:line="276" w:lineRule="auto"/>
        <w:jc w:val="both"/>
        <w:rPr>
          <w:rFonts w:ascii="Times New Roman" w:hAnsi="Times New Roman" w:cs="Times New Roman"/>
          <w:sz w:val="20"/>
          <w:szCs w:val="20"/>
          <w:rPrChange w:id="2776" w:author="michaelaanas23@gmail.com" w:date="2026-09-25T21:44:00Z" w16du:dateUtc="2026-09-25T13:44:00Z">
            <w:rPr>
              <w:rFonts w:ascii="Times New Roman" w:hAnsi="Times New Roman" w:cs="Times New Roman"/>
              <w:sz w:val="22"/>
              <w:szCs w:val="22"/>
            </w:rPr>
          </w:rPrChange>
        </w:rPr>
        <w:pPrChange w:id="2777" w:author="michaelaanas23@gmail.com" w:date="2026-09-25T21:55:00Z" w16du:dateUtc="2026-09-25T13:55:00Z">
          <w:pPr>
            <w:numPr>
              <w:numId w:val="6"/>
            </w:numPr>
            <w:tabs>
              <w:tab w:val="num" w:pos="720"/>
            </w:tabs>
            <w:spacing w:line="360" w:lineRule="auto"/>
            <w:ind w:left="720" w:hanging="360"/>
            <w:jc w:val="both"/>
          </w:pPr>
        </w:pPrChange>
      </w:pPr>
      <w:r w:rsidRPr="007134A7">
        <w:rPr>
          <w:rFonts w:ascii="Times New Roman" w:hAnsi="Times New Roman" w:cs="Times New Roman"/>
          <w:sz w:val="20"/>
          <w:szCs w:val="20"/>
          <w:rPrChange w:id="2778" w:author="michaelaanas23@gmail.com" w:date="2026-09-25T21:44:00Z" w16du:dateUtc="2026-09-25T13:44:00Z">
            <w:rPr>
              <w:rFonts w:ascii="Times New Roman" w:hAnsi="Times New Roman" w:cs="Times New Roman"/>
              <w:sz w:val="22"/>
              <w:szCs w:val="22"/>
            </w:rPr>
          </w:rPrChange>
        </w:rPr>
        <w:t>Secure user logins using password hashing (</w:t>
      </w:r>
      <w:proofErr w:type="spellStart"/>
      <w:r w:rsidRPr="007134A7">
        <w:rPr>
          <w:rFonts w:ascii="Times New Roman" w:hAnsi="Times New Roman" w:cs="Times New Roman"/>
          <w:sz w:val="20"/>
          <w:szCs w:val="20"/>
          <w:rPrChange w:id="2779" w:author="michaelaanas23@gmail.com" w:date="2026-09-25T21:44:00Z" w16du:dateUtc="2026-09-25T13:44:00Z">
            <w:rPr>
              <w:rFonts w:ascii="Times New Roman" w:hAnsi="Times New Roman" w:cs="Times New Roman"/>
              <w:sz w:val="22"/>
              <w:szCs w:val="22"/>
            </w:rPr>
          </w:rPrChange>
        </w:rPr>
        <w:t>Bcrypt</w:t>
      </w:r>
      <w:proofErr w:type="spellEnd"/>
      <w:r w:rsidRPr="007134A7">
        <w:rPr>
          <w:rFonts w:ascii="Times New Roman" w:hAnsi="Times New Roman" w:cs="Times New Roman"/>
          <w:sz w:val="20"/>
          <w:szCs w:val="20"/>
          <w:rPrChange w:id="2780" w:author="michaelaanas23@gmail.com" w:date="2026-09-25T21:44:00Z" w16du:dateUtc="2026-09-25T13:44:00Z">
            <w:rPr>
              <w:rFonts w:ascii="Times New Roman" w:hAnsi="Times New Roman" w:cs="Times New Roman"/>
              <w:sz w:val="22"/>
              <w:szCs w:val="22"/>
            </w:rPr>
          </w:rPrChange>
        </w:rPr>
        <w:t>) and Multi-Factor Authentication (Email OTP).</w:t>
      </w:r>
    </w:p>
    <w:p w14:paraId="2AE17BC1" w14:textId="77777777" w:rsidR="0048494B" w:rsidRPr="007134A7" w:rsidRDefault="0048494B">
      <w:pPr>
        <w:numPr>
          <w:ilvl w:val="0"/>
          <w:numId w:val="6"/>
        </w:numPr>
        <w:spacing w:line="276" w:lineRule="auto"/>
        <w:jc w:val="both"/>
        <w:rPr>
          <w:rFonts w:ascii="Times New Roman" w:hAnsi="Times New Roman" w:cs="Times New Roman"/>
          <w:sz w:val="20"/>
          <w:szCs w:val="20"/>
          <w:rPrChange w:id="2781" w:author="michaelaanas23@gmail.com" w:date="2026-09-25T21:44:00Z" w16du:dateUtc="2026-09-25T13:44:00Z">
            <w:rPr>
              <w:rFonts w:ascii="Times New Roman" w:hAnsi="Times New Roman" w:cs="Times New Roman"/>
              <w:sz w:val="22"/>
              <w:szCs w:val="22"/>
            </w:rPr>
          </w:rPrChange>
        </w:rPr>
        <w:pPrChange w:id="2782" w:author="michaelaanas23@gmail.com" w:date="2026-09-25T21:55:00Z" w16du:dateUtc="2026-09-25T13:55:00Z">
          <w:pPr>
            <w:numPr>
              <w:numId w:val="6"/>
            </w:numPr>
            <w:tabs>
              <w:tab w:val="num" w:pos="720"/>
            </w:tabs>
            <w:spacing w:line="360" w:lineRule="auto"/>
            <w:ind w:left="720" w:hanging="360"/>
            <w:jc w:val="both"/>
          </w:pPr>
        </w:pPrChange>
      </w:pPr>
      <w:r w:rsidRPr="007134A7">
        <w:rPr>
          <w:rFonts w:ascii="Times New Roman" w:hAnsi="Times New Roman" w:cs="Times New Roman"/>
          <w:sz w:val="20"/>
          <w:szCs w:val="20"/>
          <w:rPrChange w:id="2783" w:author="michaelaanas23@gmail.com" w:date="2026-09-25T21:44:00Z" w16du:dateUtc="2026-09-25T13:44:00Z">
            <w:rPr>
              <w:rFonts w:ascii="Times New Roman" w:hAnsi="Times New Roman" w:cs="Times New Roman"/>
              <w:sz w:val="22"/>
              <w:szCs w:val="22"/>
            </w:rPr>
          </w:rPrChange>
        </w:rPr>
        <w:t>Enforce Role-Based Access Control (RBAC) to isolate branch staff views while keeping global oversight for admins.</w:t>
      </w:r>
    </w:p>
    <w:p w14:paraId="27555363" w14:textId="77777777" w:rsidR="0048494B" w:rsidRPr="007134A7" w:rsidRDefault="0048494B">
      <w:pPr>
        <w:numPr>
          <w:ilvl w:val="0"/>
          <w:numId w:val="6"/>
        </w:numPr>
        <w:spacing w:line="276" w:lineRule="auto"/>
        <w:jc w:val="both"/>
        <w:rPr>
          <w:rFonts w:ascii="Times New Roman" w:hAnsi="Times New Roman" w:cs="Times New Roman"/>
          <w:sz w:val="20"/>
          <w:szCs w:val="20"/>
          <w:rPrChange w:id="2784" w:author="michaelaanas23@gmail.com" w:date="2026-09-25T21:44:00Z" w16du:dateUtc="2026-09-25T13:44:00Z">
            <w:rPr>
              <w:rFonts w:ascii="Times New Roman" w:hAnsi="Times New Roman" w:cs="Times New Roman"/>
              <w:sz w:val="22"/>
              <w:szCs w:val="22"/>
            </w:rPr>
          </w:rPrChange>
        </w:rPr>
        <w:pPrChange w:id="2785" w:author="michaelaanas23@gmail.com" w:date="2026-09-25T21:55:00Z" w16du:dateUtc="2026-09-25T13:55:00Z">
          <w:pPr>
            <w:numPr>
              <w:numId w:val="6"/>
            </w:numPr>
            <w:tabs>
              <w:tab w:val="num" w:pos="720"/>
            </w:tabs>
            <w:spacing w:line="360" w:lineRule="auto"/>
            <w:ind w:left="720" w:hanging="360"/>
            <w:jc w:val="both"/>
          </w:pPr>
        </w:pPrChange>
      </w:pPr>
      <w:r w:rsidRPr="007134A7">
        <w:rPr>
          <w:rFonts w:ascii="Times New Roman" w:hAnsi="Times New Roman" w:cs="Times New Roman"/>
          <w:sz w:val="20"/>
          <w:szCs w:val="20"/>
          <w:rPrChange w:id="2786" w:author="michaelaanas23@gmail.com" w:date="2026-09-25T21:44:00Z" w16du:dateUtc="2026-09-25T13:44:00Z">
            <w:rPr>
              <w:rFonts w:ascii="Times New Roman" w:hAnsi="Times New Roman" w:cs="Times New Roman"/>
              <w:sz w:val="22"/>
              <w:szCs w:val="22"/>
            </w:rPr>
          </w:rPrChange>
        </w:rPr>
        <w:t>Forecast future water refilling demand and target sales using a 30-day historical Simple Linear Regression model.</w:t>
      </w:r>
    </w:p>
    <w:p w14:paraId="5A18356F" w14:textId="5CC1474D" w:rsidR="0048494B" w:rsidRPr="007134A7" w:rsidRDefault="0048494B">
      <w:pPr>
        <w:numPr>
          <w:ilvl w:val="0"/>
          <w:numId w:val="6"/>
        </w:numPr>
        <w:spacing w:line="276" w:lineRule="auto"/>
        <w:jc w:val="both"/>
        <w:rPr>
          <w:rFonts w:ascii="Times New Roman" w:hAnsi="Times New Roman" w:cs="Times New Roman"/>
          <w:sz w:val="20"/>
          <w:szCs w:val="20"/>
          <w:rPrChange w:id="2787" w:author="michaelaanas23@gmail.com" w:date="2026-09-25T21:44:00Z" w16du:dateUtc="2026-09-25T13:44:00Z">
            <w:rPr>
              <w:rFonts w:ascii="Times New Roman" w:hAnsi="Times New Roman" w:cs="Times New Roman"/>
              <w:sz w:val="22"/>
              <w:szCs w:val="22"/>
            </w:rPr>
          </w:rPrChange>
        </w:rPr>
        <w:pPrChange w:id="2788" w:author="michaelaanas23@gmail.com" w:date="2026-09-25T21:55:00Z" w16du:dateUtc="2026-09-25T13:55:00Z">
          <w:pPr>
            <w:numPr>
              <w:numId w:val="6"/>
            </w:numPr>
            <w:tabs>
              <w:tab w:val="num" w:pos="720"/>
            </w:tabs>
            <w:spacing w:line="360" w:lineRule="auto"/>
            <w:ind w:left="720" w:hanging="360"/>
            <w:jc w:val="both"/>
          </w:pPr>
        </w:pPrChange>
      </w:pPr>
      <w:r w:rsidRPr="007134A7">
        <w:rPr>
          <w:rFonts w:ascii="Times New Roman" w:hAnsi="Times New Roman" w:cs="Times New Roman"/>
          <w:sz w:val="20"/>
          <w:szCs w:val="20"/>
          <w:rPrChange w:id="2789" w:author="michaelaanas23@gmail.com" w:date="2026-09-25T21:44:00Z" w16du:dateUtc="2026-09-25T13:44:00Z">
            <w:rPr>
              <w:rFonts w:ascii="Times New Roman" w:hAnsi="Times New Roman" w:cs="Times New Roman"/>
              <w:sz w:val="22"/>
              <w:szCs w:val="22"/>
            </w:rPr>
          </w:rPrChange>
        </w:rPr>
        <w:t xml:space="preserve">Generate interactive visual dashboards (using </w:t>
      </w:r>
      <w:r w:rsidRPr="007134A7">
        <w:rPr>
          <w:sz w:val="20"/>
          <w:szCs w:val="20"/>
          <w:rPrChange w:id="2790" w:author="michaelaanas23@gmail.com" w:date="2026-09-25T21:44:00Z" w16du:dateUtc="2026-09-25T13:44:00Z">
            <w:rPr/>
          </w:rPrChange>
        </w:rPr>
        <w:fldChar w:fldCharType="begin"/>
      </w:r>
      <w:r w:rsidRPr="007134A7">
        <w:rPr>
          <w:sz w:val="20"/>
          <w:szCs w:val="20"/>
          <w:rPrChange w:id="2791" w:author="michaelaanas23@gmail.com" w:date="2026-09-25T21:44:00Z" w16du:dateUtc="2026-09-25T13:44:00Z">
            <w:rPr/>
          </w:rPrChange>
        </w:rPr>
        <w:instrText>HYPERLINK "http://chart.js"</w:instrText>
      </w:r>
      <w:r w:rsidRPr="00EA3194">
        <w:rPr>
          <w:sz w:val="20"/>
          <w:szCs w:val="20"/>
        </w:rPr>
      </w:r>
      <w:r w:rsidRPr="007134A7">
        <w:rPr>
          <w:sz w:val="20"/>
          <w:szCs w:val="20"/>
          <w:rPrChange w:id="2792" w:author="michaelaanas23@gmail.com" w:date="2026-09-25T21:44:00Z" w16du:dateUtc="2026-09-25T13:44:00Z">
            <w:rPr/>
          </w:rPrChange>
        </w:rPr>
        <w:fldChar w:fldCharType="separate"/>
      </w:r>
      <w:r w:rsidRPr="007134A7">
        <w:rPr>
          <w:rStyle w:val="Hyperlink"/>
          <w:rFonts w:ascii="Times New Roman" w:hAnsi="Times New Roman" w:cs="Times New Roman"/>
          <w:color w:val="000000" w:themeColor="text1"/>
          <w:sz w:val="20"/>
          <w:szCs w:val="20"/>
          <w:rPrChange w:id="2793" w:author="michaelaanas23@gmail.com" w:date="2026-09-25T21:44:00Z" w16du:dateUtc="2026-09-25T13:44:00Z">
            <w:rPr>
              <w:rStyle w:val="Hyperlink"/>
              <w:rFonts w:ascii="Times New Roman" w:hAnsi="Times New Roman" w:cs="Times New Roman"/>
              <w:color w:val="000000" w:themeColor="text1"/>
              <w:sz w:val="22"/>
              <w:szCs w:val="22"/>
            </w:rPr>
          </w:rPrChange>
        </w:rPr>
        <w:t>Chart.js</w:t>
      </w:r>
      <w:r w:rsidRPr="007134A7">
        <w:rPr>
          <w:sz w:val="20"/>
          <w:szCs w:val="20"/>
          <w:rPrChange w:id="2794" w:author="michaelaanas23@gmail.com" w:date="2026-09-25T21:44:00Z" w16du:dateUtc="2026-09-25T13:44:00Z">
            <w:rPr/>
          </w:rPrChange>
        </w:rPr>
        <w:fldChar w:fldCharType="end"/>
      </w:r>
      <w:r w:rsidRPr="007134A7">
        <w:rPr>
          <w:rFonts w:ascii="Times New Roman" w:hAnsi="Times New Roman" w:cs="Times New Roman"/>
          <w:sz w:val="20"/>
          <w:szCs w:val="20"/>
          <w:rPrChange w:id="2795" w:author="michaelaanas23@gmail.com" w:date="2026-09-25T21:44:00Z" w16du:dateUtc="2026-09-25T13:44:00Z">
            <w:rPr>
              <w:rFonts w:ascii="Times New Roman" w:hAnsi="Times New Roman" w:cs="Times New Roman"/>
              <w:sz w:val="22"/>
              <w:szCs w:val="22"/>
            </w:rPr>
          </w:rPrChange>
        </w:rPr>
        <w:t>). </w:t>
      </w:r>
    </w:p>
    <w:p w14:paraId="6DC6C986" w14:textId="77777777" w:rsidR="0048494B" w:rsidRPr="007134A7" w:rsidRDefault="0048494B">
      <w:pPr>
        <w:spacing w:line="276" w:lineRule="auto"/>
        <w:jc w:val="both"/>
        <w:rPr>
          <w:rFonts w:ascii="Times New Roman" w:hAnsi="Times New Roman" w:cs="Times New Roman"/>
          <w:sz w:val="20"/>
          <w:szCs w:val="20"/>
          <w:rPrChange w:id="2796" w:author="michaelaanas23@gmail.com" w:date="2026-09-25T21:44:00Z" w16du:dateUtc="2026-09-25T13:44:00Z">
            <w:rPr>
              <w:rFonts w:ascii="Times New Roman" w:hAnsi="Times New Roman" w:cs="Times New Roman"/>
              <w:sz w:val="22"/>
              <w:szCs w:val="22"/>
            </w:rPr>
          </w:rPrChange>
        </w:rPr>
        <w:pPrChange w:id="2797"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798" w:author="michaelaanas23@gmail.com" w:date="2026-09-25T21:44:00Z" w16du:dateUtc="2026-09-25T13:44:00Z">
            <w:rPr>
              <w:rFonts w:ascii="Times New Roman" w:hAnsi="Times New Roman" w:cs="Times New Roman"/>
              <w:sz w:val="22"/>
              <w:szCs w:val="22"/>
            </w:rPr>
          </w:rPrChange>
        </w:rPr>
        <w:t> The development of H2Ops follows modern software engineering principles, incorporating a responsive presentation layer (HTML5, CSS3, JS ES6, Jinja2), a modular business logic layer (Python Flask), secure Object-Relational Mapping (</w:t>
      </w:r>
      <w:proofErr w:type="spellStart"/>
      <w:r w:rsidRPr="007134A7">
        <w:rPr>
          <w:rFonts w:ascii="Times New Roman" w:hAnsi="Times New Roman" w:cs="Times New Roman"/>
          <w:sz w:val="20"/>
          <w:szCs w:val="20"/>
          <w:rPrChange w:id="2799" w:author="michaelaanas23@gmail.com" w:date="2026-09-25T21:44:00Z" w16du:dateUtc="2026-09-25T13:44:00Z">
            <w:rPr>
              <w:rFonts w:ascii="Times New Roman" w:hAnsi="Times New Roman" w:cs="Times New Roman"/>
              <w:sz w:val="22"/>
              <w:szCs w:val="22"/>
            </w:rPr>
          </w:rPrChange>
        </w:rPr>
        <w:t>SQLAlchemy</w:t>
      </w:r>
      <w:proofErr w:type="spellEnd"/>
      <w:r w:rsidRPr="007134A7">
        <w:rPr>
          <w:rFonts w:ascii="Times New Roman" w:hAnsi="Times New Roman" w:cs="Times New Roman"/>
          <w:sz w:val="20"/>
          <w:szCs w:val="20"/>
          <w:rPrChange w:id="2800" w:author="michaelaanas23@gmail.com" w:date="2026-09-25T21:44:00Z" w16du:dateUtc="2026-09-25T13:44:00Z">
            <w:rPr>
              <w:rFonts w:ascii="Times New Roman" w:hAnsi="Times New Roman" w:cs="Times New Roman"/>
              <w:sz w:val="22"/>
              <w:szCs w:val="22"/>
            </w:rPr>
          </w:rPrChange>
        </w:rPr>
        <w:t xml:space="preserve"> ORM), and a robust database engine (MySQL/PostgreSQL). The completed platform consists of several interconnected modules that work collaboratively to capture, process, secure, analyze, and visualize multi-branch business data.</w:t>
      </w:r>
    </w:p>
    <w:p w14:paraId="59D5D34E" w14:textId="77777777" w:rsidR="00017986" w:rsidRPr="007134A7" w:rsidDel="007134A7" w:rsidRDefault="00017986">
      <w:pPr>
        <w:pStyle w:val="Caption"/>
        <w:spacing w:line="276" w:lineRule="auto"/>
        <w:jc w:val="both"/>
        <w:rPr>
          <w:del w:id="2801" w:author="michaelaanas23@gmail.com" w:date="2026-09-25T21:44:00Z" w16du:dateUtc="2026-09-25T13:44:00Z"/>
          <w:rFonts w:ascii="Times New Roman" w:hAnsi="Times New Roman" w:cs="Times New Roman"/>
          <w:color w:val="000000" w:themeColor="text1"/>
          <w:sz w:val="20"/>
          <w:szCs w:val="20"/>
          <w:rPrChange w:id="2802" w:author="michaelaanas23@gmail.com" w:date="2026-09-25T21:44:00Z" w16du:dateUtc="2026-09-25T13:44:00Z">
            <w:rPr>
              <w:del w:id="2803" w:author="michaelaanas23@gmail.com" w:date="2026-09-25T21:44:00Z" w16du:dateUtc="2026-09-25T13:44:00Z"/>
              <w:rFonts w:ascii="Times New Roman" w:hAnsi="Times New Roman" w:cs="Times New Roman"/>
              <w:color w:val="000000" w:themeColor="text1"/>
              <w:sz w:val="22"/>
              <w:szCs w:val="22"/>
            </w:rPr>
          </w:rPrChange>
        </w:rPr>
        <w:pPrChange w:id="2804" w:author="michaelaanas23@gmail.com" w:date="2026-09-25T21:55:00Z" w16du:dateUtc="2026-09-25T13:55:00Z">
          <w:pPr>
            <w:pStyle w:val="Caption"/>
            <w:jc w:val="both"/>
          </w:pPr>
        </w:pPrChange>
      </w:pPr>
    </w:p>
    <w:p w14:paraId="69FDFEB3" w14:textId="77777777" w:rsidR="00017986" w:rsidRPr="007134A7" w:rsidDel="007134A7" w:rsidRDefault="00017986">
      <w:pPr>
        <w:pStyle w:val="Caption"/>
        <w:spacing w:line="276" w:lineRule="auto"/>
        <w:jc w:val="both"/>
        <w:rPr>
          <w:del w:id="2805" w:author="michaelaanas23@gmail.com" w:date="2026-09-25T21:44:00Z" w16du:dateUtc="2026-09-25T13:44:00Z"/>
          <w:rFonts w:ascii="Times New Roman" w:hAnsi="Times New Roman" w:cs="Times New Roman"/>
          <w:color w:val="000000" w:themeColor="text1"/>
          <w:sz w:val="20"/>
          <w:szCs w:val="20"/>
          <w:rPrChange w:id="2806" w:author="michaelaanas23@gmail.com" w:date="2026-09-25T21:44:00Z" w16du:dateUtc="2026-09-25T13:44:00Z">
            <w:rPr>
              <w:del w:id="2807" w:author="michaelaanas23@gmail.com" w:date="2026-09-25T21:44:00Z" w16du:dateUtc="2026-09-25T13:44:00Z"/>
              <w:rFonts w:ascii="Times New Roman" w:hAnsi="Times New Roman" w:cs="Times New Roman"/>
              <w:color w:val="000000" w:themeColor="text1"/>
              <w:sz w:val="22"/>
              <w:szCs w:val="22"/>
            </w:rPr>
          </w:rPrChange>
        </w:rPr>
        <w:pPrChange w:id="2808" w:author="michaelaanas23@gmail.com" w:date="2026-09-25T21:55:00Z" w16du:dateUtc="2026-09-25T13:55:00Z">
          <w:pPr>
            <w:pStyle w:val="Caption"/>
            <w:jc w:val="both"/>
          </w:pPr>
        </w:pPrChange>
      </w:pPr>
    </w:p>
    <w:p w14:paraId="1D4B26B7" w14:textId="77777777" w:rsidR="00017986" w:rsidRPr="007134A7" w:rsidDel="007134A7" w:rsidRDefault="00017986">
      <w:pPr>
        <w:pStyle w:val="Caption"/>
        <w:spacing w:line="276" w:lineRule="auto"/>
        <w:jc w:val="both"/>
        <w:rPr>
          <w:del w:id="2809" w:author="michaelaanas23@gmail.com" w:date="2026-09-25T21:44:00Z" w16du:dateUtc="2026-09-25T13:44:00Z"/>
          <w:rFonts w:ascii="Times New Roman" w:hAnsi="Times New Roman" w:cs="Times New Roman"/>
          <w:color w:val="000000" w:themeColor="text1"/>
          <w:sz w:val="20"/>
          <w:szCs w:val="20"/>
          <w:rPrChange w:id="2810" w:author="michaelaanas23@gmail.com" w:date="2026-09-25T21:44:00Z" w16du:dateUtc="2026-09-25T13:44:00Z">
            <w:rPr>
              <w:del w:id="2811" w:author="michaelaanas23@gmail.com" w:date="2026-09-25T21:44:00Z" w16du:dateUtc="2026-09-25T13:44:00Z"/>
              <w:rFonts w:ascii="Times New Roman" w:hAnsi="Times New Roman" w:cs="Times New Roman"/>
              <w:color w:val="000000" w:themeColor="text1"/>
              <w:sz w:val="22"/>
              <w:szCs w:val="22"/>
            </w:rPr>
          </w:rPrChange>
        </w:rPr>
        <w:pPrChange w:id="2812" w:author="michaelaanas23@gmail.com" w:date="2026-09-25T21:55:00Z" w16du:dateUtc="2026-09-25T13:55:00Z">
          <w:pPr>
            <w:pStyle w:val="Caption"/>
            <w:jc w:val="both"/>
          </w:pPr>
        </w:pPrChange>
      </w:pPr>
    </w:p>
    <w:p w14:paraId="468F7215" w14:textId="77777777" w:rsidR="00017986" w:rsidRPr="007134A7" w:rsidDel="007134A7" w:rsidRDefault="00017986">
      <w:pPr>
        <w:pStyle w:val="Caption"/>
        <w:spacing w:line="276" w:lineRule="auto"/>
        <w:jc w:val="both"/>
        <w:rPr>
          <w:del w:id="2813" w:author="michaelaanas23@gmail.com" w:date="2026-09-25T21:44:00Z" w16du:dateUtc="2026-09-25T13:44:00Z"/>
          <w:rFonts w:ascii="Times New Roman" w:hAnsi="Times New Roman" w:cs="Times New Roman"/>
          <w:color w:val="000000" w:themeColor="text1"/>
          <w:sz w:val="20"/>
          <w:szCs w:val="20"/>
          <w:rPrChange w:id="2814" w:author="michaelaanas23@gmail.com" w:date="2026-09-25T21:44:00Z" w16du:dateUtc="2026-09-25T13:44:00Z">
            <w:rPr>
              <w:del w:id="2815" w:author="michaelaanas23@gmail.com" w:date="2026-09-25T21:44:00Z" w16du:dateUtc="2026-09-25T13:44:00Z"/>
              <w:rFonts w:ascii="Times New Roman" w:hAnsi="Times New Roman" w:cs="Times New Roman"/>
              <w:color w:val="000000" w:themeColor="text1"/>
              <w:sz w:val="22"/>
              <w:szCs w:val="22"/>
            </w:rPr>
          </w:rPrChange>
        </w:rPr>
        <w:pPrChange w:id="2816" w:author="michaelaanas23@gmail.com" w:date="2026-09-25T21:55:00Z" w16du:dateUtc="2026-09-25T13:55:00Z">
          <w:pPr>
            <w:pStyle w:val="Caption"/>
            <w:jc w:val="both"/>
          </w:pPr>
        </w:pPrChange>
      </w:pPr>
    </w:p>
    <w:p w14:paraId="2E339401" w14:textId="77777777" w:rsidR="00017986" w:rsidRPr="007134A7" w:rsidDel="007134A7" w:rsidRDefault="00017986">
      <w:pPr>
        <w:pStyle w:val="Caption"/>
        <w:spacing w:line="276" w:lineRule="auto"/>
        <w:jc w:val="both"/>
        <w:rPr>
          <w:del w:id="2817" w:author="michaelaanas23@gmail.com" w:date="2026-09-25T21:44:00Z" w16du:dateUtc="2026-09-25T13:44:00Z"/>
          <w:rFonts w:ascii="Times New Roman" w:hAnsi="Times New Roman" w:cs="Times New Roman"/>
          <w:color w:val="000000" w:themeColor="text1"/>
          <w:sz w:val="20"/>
          <w:szCs w:val="20"/>
          <w:rPrChange w:id="2818" w:author="michaelaanas23@gmail.com" w:date="2026-09-25T21:44:00Z" w16du:dateUtc="2026-09-25T13:44:00Z">
            <w:rPr>
              <w:del w:id="2819" w:author="michaelaanas23@gmail.com" w:date="2026-09-25T21:44:00Z" w16du:dateUtc="2026-09-25T13:44:00Z"/>
              <w:rFonts w:ascii="Times New Roman" w:hAnsi="Times New Roman" w:cs="Times New Roman"/>
              <w:color w:val="000000" w:themeColor="text1"/>
              <w:sz w:val="22"/>
              <w:szCs w:val="22"/>
            </w:rPr>
          </w:rPrChange>
        </w:rPr>
        <w:pPrChange w:id="2820" w:author="michaelaanas23@gmail.com" w:date="2026-09-25T21:55:00Z" w16du:dateUtc="2026-09-25T13:55:00Z">
          <w:pPr>
            <w:pStyle w:val="Caption"/>
            <w:jc w:val="both"/>
          </w:pPr>
        </w:pPrChange>
      </w:pPr>
    </w:p>
    <w:p w14:paraId="22B65A65" w14:textId="77777777" w:rsidR="00017986" w:rsidRPr="007134A7" w:rsidDel="007134A7" w:rsidRDefault="00017986">
      <w:pPr>
        <w:pStyle w:val="Caption"/>
        <w:spacing w:line="276" w:lineRule="auto"/>
        <w:jc w:val="both"/>
        <w:rPr>
          <w:del w:id="2821" w:author="michaelaanas23@gmail.com" w:date="2026-09-25T21:44:00Z" w16du:dateUtc="2026-09-25T13:44:00Z"/>
          <w:rFonts w:ascii="Times New Roman" w:hAnsi="Times New Roman" w:cs="Times New Roman"/>
          <w:color w:val="000000" w:themeColor="text1"/>
          <w:sz w:val="20"/>
          <w:szCs w:val="20"/>
          <w:rPrChange w:id="2822" w:author="michaelaanas23@gmail.com" w:date="2026-09-25T21:44:00Z" w16du:dateUtc="2026-09-25T13:44:00Z">
            <w:rPr>
              <w:del w:id="2823" w:author="michaelaanas23@gmail.com" w:date="2026-09-25T21:44:00Z" w16du:dateUtc="2026-09-25T13:44:00Z"/>
              <w:rFonts w:ascii="Times New Roman" w:hAnsi="Times New Roman" w:cs="Times New Roman"/>
              <w:color w:val="000000" w:themeColor="text1"/>
              <w:sz w:val="22"/>
              <w:szCs w:val="22"/>
            </w:rPr>
          </w:rPrChange>
        </w:rPr>
        <w:pPrChange w:id="2824" w:author="michaelaanas23@gmail.com" w:date="2026-09-25T21:55:00Z" w16du:dateUtc="2026-09-25T13:55:00Z">
          <w:pPr>
            <w:pStyle w:val="Caption"/>
            <w:jc w:val="both"/>
          </w:pPr>
        </w:pPrChange>
      </w:pPr>
    </w:p>
    <w:p w14:paraId="1E72E135" w14:textId="77777777" w:rsidR="00017986" w:rsidRPr="007134A7" w:rsidDel="007134A7" w:rsidRDefault="00017986">
      <w:pPr>
        <w:pStyle w:val="Caption"/>
        <w:spacing w:line="276" w:lineRule="auto"/>
        <w:jc w:val="both"/>
        <w:rPr>
          <w:del w:id="2825" w:author="michaelaanas23@gmail.com" w:date="2026-09-25T21:44:00Z" w16du:dateUtc="2026-09-25T13:44:00Z"/>
          <w:rFonts w:ascii="Times New Roman" w:hAnsi="Times New Roman" w:cs="Times New Roman"/>
          <w:color w:val="000000" w:themeColor="text1"/>
          <w:sz w:val="20"/>
          <w:szCs w:val="20"/>
          <w:rPrChange w:id="2826" w:author="michaelaanas23@gmail.com" w:date="2026-09-25T21:44:00Z" w16du:dateUtc="2026-09-25T13:44:00Z">
            <w:rPr>
              <w:del w:id="2827" w:author="michaelaanas23@gmail.com" w:date="2026-09-25T21:44:00Z" w16du:dateUtc="2026-09-25T13:44:00Z"/>
              <w:rFonts w:ascii="Times New Roman" w:hAnsi="Times New Roman" w:cs="Times New Roman"/>
              <w:color w:val="000000" w:themeColor="text1"/>
              <w:sz w:val="22"/>
              <w:szCs w:val="22"/>
            </w:rPr>
          </w:rPrChange>
        </w:rPr>
        <w:pPrChange w:id="2828" w:author="michaelaanas23@gmail.com" w:date="2026-09-25T21:55:00Z" w16du:dateUtc="2026-09-25T13:55:00Z">
          <w:pPr>
            <w:pStyle w:val="Caption"/>
            <w:jc w:val="both"/>
          </w:pPr>
        </w:pPrChange>
      </w:pPr>
    </w:p>
    <w:p w14:paraId="66FFF489" w14:textId="77777777" w:rsidR="00017986" w:rsidRPr="007134A7" w:rsidDel="007134A7" w:rsidRDefault="00017986">
      <w:pPr>
        <w:pStyle w:val="Caption"/>
        <w:spacing w:line="276" w:lineRule="auto"/>
        <w:jc w:val="both"/>
        <w:rPr>
          <w:del w:id="2829" w:author="michaelaanas23@gmail.com" w:date="2026-09-25T21:44:00Z" w16du:dateUtc="2026-09-25T13:44:00Z"/>
          <w:rFonts w:ascii="Times New Roman" w:hAnsi="Times New Roman" w:cs="Times New Roman"/>
          <w:color w:val="000000" w:themeColor="text1"/>
          <w:sz w:val="20"/>
          <w:szCs w:val="20"/>
          <w:rPrChange w:id="2830" w:author="michaelaanas23@gmail.com" w:date="2026-09-25T21:44:00Z" w16du:dateUtc="2026-09-25T13:44:00Z">
            <w:rPr>
              <w:del w:id="2831" w:author="michaelaanas23@gmail.com" w:date="2026-09-25T21:44:00Z" w16du:dateUtc="2026-09-25T13:44:00Z"/>
              <w:rFonts w:ascii="Times New Roman" w:hAnsi="Times New Roman" w:cs="Times New Roman"/>
              <w:color w:val="000000" w:themeColor="text1"/>
              <w:sz w:val="22"/>
              <w:szCs w:val="22"/>
            </w:rPr>
          </w:rPrChange>
        </w:rPr>
        <w:pPrChange w:id="2832" w:author="michaelaanas23@gmail.com" w:date="2026-09-25T21:55:00Z" w16du:dateUtc="2026-09-25T13:55:00Z">
          <w:pPr>
            <w:pStyle w:val="Caption"/>
            <w:jc w:val="both"/>
          </w:pPr>
        </w:pPrChange>
      </w:pPr>
    </w:p>
    <w:p w14:paraId="4F8DE345" w14:textId="77777777" w:rsidR="00017986" w:rsidRPr="007134A7" w:rsidDel="007134A7" w:rsidRDefault="00017986">
      <w:pPr>
        <w:pStyle w:val="Caption"/>
        <w:spacing w:line="276" w:lineRule="auto"/>
        <w:jc w:val="both"/>
        <w:rPr>
          <w:del w:id="2833" w:author="michaelaanas23@gmail.com" w:date="2026-09-25T21:44:00Z" w16du:dateUtc="2026-09-25T13:44:00Z"/>
          <w:rFonts w:ascii="Times New Roman" w:hAnsi="Times New Roman" w:cs="Times New Roman"/>
          <w:color w:val="000000" w:themeColor="text1"/>
          <w:sz w:val="20"/>
          <w:szCs w:val="20"/>
          <w:rPrChange w:id="2834" w:author="michaelaanas23@gmail.com" w:date="2026-09-25T21:44:00Z" w16du:dateUtc="2026-09-25T13:44:00Z">
            <w:rPr>
              <w:del w:id="2835" w:author="michaelaanas23@gmail.com" w:date="2026-09-25T21:44:00Z" w16du:dateUtc="2026-09-25T13:44:00Z"/>
              <w:rFonts w:ascii="Times New Roman" w:hAnsi="Times New Roman" w:cs="Times New Roman"/>
              <w:color w:val="000000" w:themeColor="text1"/>
              <w:sz w:val="22"/>
              <w:szCs w:val="22"/>
            </w:rPr>
          </w:rPrChange>
        </w:rPr>
        <w:pPrChange w:id="2836" w:author="michaelaanas23@gmail.com" w:date="2026-09-25T21:55:00Z" w16du:dateUtc="2026-09-25T13:55:00Z">
          <w:pPr>
            <w:pStyle w:val="Caption"/>
            <w:jc w:val="both"/>
          </w:pPr>
        </w:pPrChange>
      </w:pPr>
    </w:p>
    <w:p w14:paraId="10BD0AFA" w14:textId="1F5706F2" w:rsidR="0048494B" w:rsidRPr="007134A7" w:rsidRDefault="00017986">
      <w:pPr>
        <w:pStyle w:val="Caption"/>
        <w:spacing w:line="276" w:lineRule="auto"/>
        <w:jc w:val="both"/>
        <w:rPr>
          <w:rFonts w:ascii="Times New Roman" w:hAnsi="Times New Roman" w:cs="Times New Roman"/>
          <w:color w:val="000000" w:themeColor="text1"/>
          <w:sz w:val="20"/>
          <w:szCs w:val="20"/>
          <w:rPrChange w:id="2837" w:author="michaelaanas23@gmail.com" w:date="2026-09-25T21:44:00Z" w16du:dateUtc="2026-09-25T13:44:00Z">
            <w:rPr>
              <w:rFonts w:ascii="Times New Roman" w:hAnsi="Times New Roman" w:cs="Times New Roman"/>
              <w:color w:val="000000" w:themeColor="text1"/>
              <w:sz w:val="22"/>
              <w:szCs w:val="22"/>
            </w:rPr>
          </w:rPrChange>
        </w:rPr>
        <w:pPrChange w:id="2838" w:author="michaelaanas23@gmail.com" w:date="2026-09-25T21:55:00Z" w16du:dateUtc="2026-09-25T13:55:00Z">
          <w:pPr>
            <w:pStyle w:val="Caption"/>
            <w:jc w:val="both"/>
          </w:pPr>
        </w:pPrChange>
      </w:pPr>
      <w:r w:rsidRPr="007134A7">
        <w:rPr>
          <w:rFonts w:ascii="Times New Roman" w:hAnsi="Times New Roman" w:cs="Times New Roman"/>
          <w:color w:val="000000" w:themeColor="text1"/>
          <w:sz w:val="20"/>
          <w:szCs w:val="20"/>
          <w:rPrChange w:id="2839" w:author="michaelaanas23@gmail.com" w:date="2026-09-25T21:44:00Z" w16du:dateUtc="2026-09-25T13:44:00Z">
            <w:rPr>
              <w:rFonts w:ascii="Times New Roman" w:hAnsi="Times New Roman" w:cs="Times New Roman"/>
              <w:color w:val="000000" w:themeColor="text1"/>
              <w:sz w:val="22"/>
              <w:szCs w:val="22"/>
            </w:rPr>
          </w:rPrChange>
        </w:rPr>
        <w:t xml:space="preserve">Figure 4. </w:t>
      </w:r>
      <w:r w:rsidRPr="007134A7">
        <w:rPr>
          <w:rFonts w:ascii="Times New Roman" w:hAnsi="Times New Roman" w:cs="Times New Roman"/>
          <w:color w:val="000000" w:themeColor="text1"/>
          <w:sz w:val="20"/>
          <w:szCs w:val="20"/>
          <w:rPrChange w:id="2840" w:author="michaelaanas23@gmail.com" w:date="2026-09-25T21:44:00Z" w16du:dateUtc="2026-09-25T13:44:00Z">
            <w:rPr>
              <w:rFonts w:ascii="Times New Roman" w:hAnsi="Times New Roman" w:cs="Times New Roman"/>
              <w:color w:val="000000" w:themeColor="text1"/>
              <w:sz w:val="22"/>
              <w:szCs w:val="22"/>
            </w:rPr>
          </w:rPrChange>
        </w:rPr>
        <w:fldChar w:fldCharType="begin"/>
      </w:r>
      <w:r w:rsidRPr="007134A7">
        <w:rPr>
          <w:rFonts w:ascii="Times New Roman" w:hAnsi="Times New Roman" w:cs="Times New Roman"/>
          <w:color w:val="000000" w:themeColor="text1"/>
          <w:sz w:val="20"/>
          <w:szCs w:val="20"/>
          <w:rPrChange w:id="2841" w:author="michaelaanas23@gmail.com" w:date="2026-09-25T21:44:00Z" w16du:dateUtc="2026-09-25T13:44:00Z">
            <w:rPr>
              <w:rFonts w:ascii="Times New Roman" w:hAnsi="Times New Roman" w:cs="Times New Roman"/>
              <w:color w:val="000000" w:themeColor="text1"/>
              <w:sz w:val="22"/>
              <w:szCs w:val="22"/>
            </w:rPr>
          </w:rPrChange>
        </w:rPr>
        <w:instrText xml:space="preserve"> SEQ Figure_4. \* ARABIC </w:instrText>
      </w:r>
      <w:r w:rsidRPr="007134A7">
        <w:rPr>
          <w:rFonts w:ascii="Times New Roman" w:hAnsi="Times New Roman" w:cs="Times New Roman"/>
          <w:color w:val="000000" w:themeColor="text1"/>
          <w:sz w:val="20"/>
          <w:szCs w:val="20"/>
          <w:rPrChange w:id="2842" w:author="michaelaanas23@gmail.com" w:date="2026-09-25T21:44:00Z" w16du:dateUtc="2026-09-25T13:44:00Z">
            <w:rPr>
              <w:rFonts w:ascii="Times New Roman" w:hAnsi="Times New Roman" w:cs="Times New Roman"/>
              <w:color w:val="000000" w:themeColor="text1"/>
              <w:sz w:val="22"/>
              <w:szCs w:val="22"/>
            </w:rPr>
          </w:rPrChange>
        </w:rPr>
        <w:fldChar w:fldCharType="separate"/>
      </w:r>
      <w:r w:rsidR="00247B2E" w:rsidRPr="007134A7">
        <w:rPr>
          <w:rFonts w:ascii="Times New Roman" w:hAnsi="Times New Roman" w:cs="Times New Roman"/>
          <w:noProof/>
          <w:color w:val="000000" w:themeColor="text1"/>
          <w:sz w:val="20"/>
          <w:szCs w:val="20"/>
          <w:rPrChange w:id="2843" w:author="michaelaanas23@gmail.com" w:date="2026-09-25T21:44:00Z" w16du:dateUtc="2026-09-25T13:44:00Z">
            <w:rPr>
              <w:rFonts w:ascii="Times New Roman" w:hAnsi="Times New Roman" w:cs="Times New Roman"/>
              <w:noProof/>
              <w:color w:val="000000" w:themeColor="text1"/>
              <w:sz w:val="22"/>
              <w:szCs w:val="22"/>
            </w:rPr>
          </w:rPrChange>
        </w:rPr>
        <w:t>1</w:t>
      </w:r>
      <w:r w:rsidRPr="007134A7">
        <w:rPr>
          <w:rFonts w:ascii="Times New Roman" w:hAnsi="Times New Roman" w:cs="Times New Roman"/>
          <w:color w:val="000000" w:themeColor="text1"/>
          <w:sz w:val="20"/>
          <w:szCs w:val="20"/>
          <w:rPrChange w:id="2844" w:author="michaelaanas23@gmail.com" w:date="2026-09-25T21:44:00Z" w16du:dateUtc="2026-09-25T13:44:00Z">
            <w:rPr>
              <w:rFonts w:ascii="Times New Roman" w:hAnsi="Times New Roman" w:cs="Times New Roman"/>
              <w:color w:val="000000" w:themeColor="text1"/>
              <w:sz w:val="22"/>
              <w:szCs w:val="22"/>
            </w:rPr>
          </w:rPrChange>
        </w:rPr>
        <w:fldChar w:fldCharType="end"/>
      </w:r>
      <w:r w:rsidRPr="007134A7">
        <w:rPr>
          <w:rFonts w:ascii="Times New Roman" w:hAnsi="Times New Roman" w:cs="Times New Roman"/>
          <w:color w:val="000000" w:themeColor="text1"/>
          <w:sz w:val="20"/>
          <w:szCs w:val="20"/>
          <w:rPrChange w:id="2845" w:author="michaelaanas23@gmail.com" w:date="2026-09-25T21:44:00Z" w16du:dateUtc="2026-09-25T13:44:00Z">
            <w:rPr>
              <w:rFonts w:ascii="Times New Roman" w:hAnsi="Times New Roman" w:cs="Times New Roman"/>
              <w:color w:val="000000" w:themeColor="text1"/>
              <w:sz w:val="22"/>
              <w:szCs w:val="22"/>
            </w:rPr>
          </w:rPrChange>
        </w:rPr>
        <w:t xml:space="preserve"> illustrates the overall workflow of the developed system.</w:t>
      </w:r>
    </w:p>
    <w:p w14:paraId="2F23B334" w14:textId="5203DC2C" w:rsidR="00017986" w:rsidRPr="00017986" w:rsidRDefault="00017986">
      <w:pPr>
        <w:spacing w:line="276" w:lineRule="auto"/>
        <w:jc w:val="both"/>
        <w:pPrChange w:id="2846" w:author="michaelaanas23@gmail.com" w:date="2026-09-25T21:55:00Z" w16du:dateUtc="2026-09-25T13:55:00Z">
          <w:pPr>
            <w:jc w:val="both"/>
          </w:pPr>
        </w:pPrChange>
      </w:pPr>
      <w:r>
        <w:rPr>
          <w:noProof/>
          <w:color w:val="000000"/>
          <w:sz w:val="22"/>
          <w:szCs w:val="22"/>
        </w:rPr>
        <w:lastRenderedPageBreak/>
        <w:drawing>
          <wp:inline distT="0" distB="0" distL="0" distR="0" wp14:anchorId="5B706398" wp14:editId="704C0603">
            <wp:extent cx="5937885" cy="6436426"/>
            <wp:effectExtent l="0" t="0" r="5715" b="2540"/>
            <wp:docPr id="600340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2726" cy="6441673"/>
                    </a:xfrm>
                    <a:prstGeom prst="rect">
                      <a:avLst/>
                    </a:prstGeom>
                    <a:noFill/>
                    <a:ln>
                      <a:noFill/>
                    </a:ln>
                  </pic:spPr>
                </pic:pic>
              </a:graphicData>
            </a:graphic>
          </wp:inline>
        </w:drawing>
      </w:r>
    </w:p>
    <w:p w14:paraId="7561B4C2" w14:textId="7B85409C" w:rsidR="00017986" w:rsidRPr="007134A7" w:rsidRDefault="00017986">
      <w:pPr>
        <w:spacing w:line="276" w:lineRule="auto"/>
        <w:jc w:val="both"/>
        <w:rPr>
          <w:rFonts w:ascii="Times New Roman" w:hAnsi="Times New Roman" w:cs="Times New Roman"/>
          <w:sz w:val="20"/>
          <w:szCs w:val="20"/>
          <w:rPrChange w:id="2847" w:author="michaelaanas23@gmail.com" w:date="2026-09-25T21:45:00Z" w16du:dateUtc="2026-09-25T13:45:00Z">
            <w:rPr>
              <w:rFonts w:ascii="Times New Roman" w:hAnsi="Times New Roman" w:cs="Times New Roman"/>
              <w:sz w:val="22"/>
              <w:szCs w:val="22"/>
            </w:rPr>
          </w:rPrChange>
        </w:rPr>
        <w:pPrChange w:id="2848"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849" w:author="michaelaanas23@gmail.com" w:date="2026-09-25T21:45:00Z" w16du:dateUtc="2026-09-25T13:45:00Z">
            <w:rPr>
              <w:rFonts w:ascii="Times New Roman" w:hAnsi="Times New Roman" w:cs="Times New Roman"/>
              <w:sz w:val="22"/>
              <w:szCs w:val="22"/>
            </w:rPr>
          </w:rPrChange>
        </w:rPr>
        <w:t>The workflow begins with secure user authentication, requiring credentials followed by a two-factor authentication (2FA) verification code dispatched via email. Once authenticated, the system evaluates the user's role: administrators are routed to a global multi-branch portal to manage branches, users, products, and system-wide reports, while cashiers are restricted to their assigned branch POS station. </w:t>
      </w:r>
    </w:p>
    <w:p w14:paraId="406071CF" w14:textId="420CA718" w:rsidR="00017986" w:rsidRPr="007134A7" w:rsidDel="00427840" w:rsidRDefault="00017986">
      <w:pPr>
        <w:spacing w:line="276" w:lineRule="auto"/>
        <w:jc w:val="both"/>
        <w:rPr>
          <w:del w:id="2850" w:author="michaelaanas23@gmail.com" w:date="2026-09-25T21:57:00Z" w16du:dateUtc="2026-09-25T13:57:00Z"/>
          <w:rFonts w:ascii="Times New Roman" w:hAnsi="Times New Roman" w:cs="Times New Roman"/>
          <w:sz w:val="20"/>
          <w:szCs w:val="20"/>
          <w:rPrChange w:id="2851" w:author="michaelaanas23@gmail.com" w:date="2026-09-25T21:45:00Z" w16du:dateUtc="2026-09-25T13:45:00Z">
            <w:rPr>
              <w:del w:id="2852" w:author="michaelaanas23@gmail.com" w:date="2026-09-25T21:57:00Z" w16du:dateUtc="2026-09-25T13:57:00Z"/>
              <w:rFonts w:ascii="Times New Roman" w:hAnsi="Times New Roman" w:cs="Times New Roman"/>
              <w:sz w:val="22"/>
              <w:szCs w:val="22"/>
            </w:rPr>
          </w:rPrChange>
        </w:rPr>
        <w:pPrChange w:id="2853"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854" w:author="michaelaanas23@gmail.com" w:date="2026-09-25T21:45:00Z" w16du:dateUtc="2026-09-25T13:45:00Z">
            <w:rPr>
              <w:rFonts w:ascii="Times New Roman" w:hAnsi="Times New Roman" w:cs="Times New Roman"/>
              <w:sz w:val="22"/>
              <w:szCs w:val="22"/>
            </w:rPr>
          </w:rPrChange>
        </w:rPr>
        <w:t>Within the POS environment, staff select the customer, enter the order details, and commit the transaction. This action automatically verifies product stock availability, calculates the change, and generates a customer receipt. Concurrently, the backend processes the sale in the PostgreSQL database, automatically executing triggers to deduct inventory counts (`</w:t>
      </w:r>
      <w:proofErr w:type="spellStart"/>
      <w:r w:rsidRPr="007134A7">
        <w:rPr>
          <w:rFonts w:ascii="Times New Roman" w:hAnsi="Times New Roman" w:cs="Times New Roman"/>
          <w:sz w:val="20"/>
          <w:szCs w:val="20"/>
          <w:rPrChange w:id="2855" w:author="michaelaanas23@gmail.com" w:date="2026-09-25T21:45:00Z" w16du:dateUtc="2026-09-25T13:45:00Z">
            <w:rPr>
              <w:rFonts w:ascii="Times New Roman" w:hAnsi="Times New Roman" w:cs="Times New Roman"/>
              <w:sz w:val="22"/>
              <w:szCs w:val="22"/>
            </w:rPr>
          </w:rPrChange>
        </w:rPr>
        <w:t>current_stock</w:t>
      </w:r>
      <w:proofErr w:type="spellEnd"/>
      <w:r w:rsidRPr="007134A7">
        <w:rPr>
          <w:rFonts w:ascii="Times New Roman" w:hAnsi="Times New Roman" w:cs="Times New Roman"/>
          <w:sz w:val="20"/>
          <w:szCs w:val="20"/>
          <w:rPrChange w:id="2856" w:author="michaelaanas23@gmail.com" w:date="2026-09-25T21:45:00Z" w16du:dateUtc="2026-09-25T13:45:00Z">
            <w:rPr>
              <w:rFonts w:ascii="Times New Roman" w:hAnsi="Times New Roman" w:cs="Times New Roman"/>
              <w:sz w:val="22"/>
              <w:szCs w:val="22"/>
            </w:rPr>
          </w:rPrChange>
        </w:rPr>
        <w:t xml:space="preserve"> -= quantity`) and record stock-out audit entries in the inventory logs. For strategic planning, the accumulated transaction data is queried over a 30-day historical window. The forecasting engine then applies a Simple </w:t>
      </w:r>
      <w:r w:rsidRPr="007134A7">
        <w:rPr>
          <w:rFonts w:ascii="Times New Roman" w:hAnsi="Times New Roman" w:cs="Times New Roman"/>
          <w:sz w:val="20"/>
          <w:szCs w:val="20"/>
          <w:rPrChange w:id="2857" w:author="michaelaanas23@gmail.com" w:date="2026-09-25T21:45:00Z" w16du:dateUtc="2026-09-25T13:45:00Z">
            <w:rPr>
              <w:rFonts w:ascii="Times New Roman" w:hAnsi="Times New Roman" w:cs="Times New Roman"/>
              <w:sz w:val="22"/>
              <w:szCs w:val="22"/>
            </w:rPr>
          </w:rPrChange>
        </w:rPr>
        <w:lastRenderedPageBreak/>
        <w:t>Linear Regression model to project a 7-day sales demand trendline. This resulting analysis is presented through interactive dashboards and graphical summaries, enabling business owners to monitor branch performance and plan inventory replenishment dynamically.</w:t>
      </w:r>
    </w:p>
    <w:p w14:paraId="5A21F958" w14:textId="77777777" w:rsidR="00017986" w:rsidRDefault="00017986">
      <w:pPr>
        <w:spacing w:line="276" w:lineRule="auto"/>
        <w:jc w:val="both"/>
        <w:rPr>
          <w:rFonts w:ascii="Times New Roman" w:hAnsi="Times New Roman" w:cs="Times New Roman"/>
          <w:sz w:val="22"/>
          <w:szCs w:val="22"/>
        </w:rPr>
        <w:pPrChange w:id="2858" w:author="michaelaanas23@gmail.com" w:date="2026-09-25T21:55:00Z" w16du:dateUtc="2026-09-25T13:55:00Z">
          <w:pPr>
            <w:spacing w:line="360" w:lineRule="auto"/>
            <w:jc w:val="both"/>
          </w:pPr>
        </w:pPrChange>
      </w:pPr>
    </w:p>
    <w:p w14:paraId="15B9A70B" w14:textId="77777777" w:rsidR="00017986" w:rsidRPr="007134A7" w:rsidRDefault="00017986">
      <w:pPr>
        <w:pStyle w:val="Heading2"/>
        <w:spacing w:line="360" w:lineRule="auto"/>
        <w:jc w:val="both"/>
        <w:rPr>
          <w:rFonts w:ascii="Times New Roman" w:hAnsi="Times New Roman" w:cs="Times New Roman"/>
          <w:b/>
          <w:bCs/>
          <w:color w:val="000000" w:themeColor="text1"/>
          <w:sz w:val="26"/>
          <w:szCs w:val="26"/>
          <w:rPrChange w:id="2859" w:author="michaelaanas23@gmail.com" w:date="2026-09-25T21:45:00Z" w16du:dateUtc="2026-09-25T13:45:00Z">
            <w:rPr>
              <w:rFonts w:ascii="Times New Roman" w:hAnsi="Times New Roman" w:cs="Times New Roman"/>
              <w:b/>
              <w:bCs/>
              <w:color w:val="000000" w:themeColor="text1"/>
            </w:rPr>
          </w:rPrChange>
        </w:rPr>
        <w:pPrChange w:id="2860" w:author="michaelaanas23@gmail.com" w:date="2026-09-25T21:57:00Z" w16du:dateUtc="2026-09-25T13:57:00Z">
          <w:pPr>
            <w:pStyle w:val="Heading2"/>
            <w:jc w:val="both"/>
          </w:pPr>
        </w:pPrChange>
      </w:pPr>
      <w:r w:rsidRPr="007134A7">
        <w:rPr>
          <w:rFonts w:ascii="Times New Roman" w:hAnsi="Times New Roman" w:cs="Times New Roman"/>
          <w:b/>
          <w:bCs/>
          <w:color w:val="000000" w:themeColor="text1"/>
          <w:sz w:val="26"/>
          <w:szCs w:val="26"/>
          <w:rPrChange w:id="2861" w:author="michaelaanas23@gmail.com" w:date="2026-09-25T21:45:00Z" w16du:dateUtc="2026-09-25T13:45:00Z">
            <w:rPr>
              <w:rFonts w:ascii="Times New Roman" w:hAnsi="Times New Roman" w:cs="Times New Roman"/>
              <w:b/>
              <w:bCs/>
              <w:color w:val="000000" w:themeColor="text1"/>
            </w:rPr>
          </w:rPrChange>
        </w:rPr>
        <w:t>4.3 System Development Methodology </w:t>
      </w:r>
    </w:p>
    <w:p w14:paraId="49AE5B37" w14:textId="105AF88F" w:rsidR="00017986" w:rsidRPr="007134A7" w:rsidRDefault="00017986">
      <w:pPr>
        <w:spacing w:line="276" w:lineRule="auto"/>
        <w:ind w:firstLine="357"/>
        <w:jc w:val="both"/>
        <w:rPr>
          <w:rFonts w:ascii="Times New Roman" w:hAnsi="Times New Roman" w:cs="Times New Roman"/>
          <w:sz w:val="20"/>
          <w:szCs w:val="20"/>
          <w:rPrChange w:id="2862" w:author="michaelaanas23@gmail.com" w:date="2026-09-25T21:47:00Z" w16du:dateUtc="2026-09-25T13:47:00Z">
            <w:rPr>
              <w:rFonts w:ascii="Times New Roman" w:hAnsi="Times New Roman" w:cs="Times New Roman"/>
              <w:sz w:val="22"/>
              <w:szCs w:val="22"/>
            </w:rPr>
          </w:rPrChange>
        </w:rPr>
        <w:pPrChange w:id="2863" w:author="michaelaanas23@gmail.com" w:date="2026-09-25T21:55:00Z" w16du:dateUtc="2026-09-25T13:55:00Z">
          <w:pPr>
            <w:spacing w:line="360" w:lineRule="auto"/>
            <w:ind w:firstLine="357"/>
            <w:jc w:val="both"/>
          </w:pPr>
        </w:pPrChange>
      </w:pPr>
      <w:r w:rsidRPr="007134A7">
        <w:rPr>
          <w:rFonts w:ascii="Times New Roman" w:hAnsi="Times New Roman" w:cs="Times New Roman"/>
          <w:sz w:val="20"/>
          <w:szCs w:val="20"/>
          <w:rPrChange w:id="2864" w:author="michaelaanas23@gmail.com" w:date="2026-09-25T21:47:00Z" w16du:dateUtc="2026-09-25T13:47:00Z">
            <w:rPr>
              <w:rFonts w:ascii="Times New Roman" w:hAnsi="Times New Roman" w:cs="Times New Roman"/>
              <w:sz w:val="22"/>
              <w:szCs w:val="22"/>
            </w:rPr>
          </w:rPrChange>
        </w:rPr>
        <w:t>The development of the H2Ops platform adopted the Agile Software Development Methodology, an iterative approach that emphasizes continuous collaboration, incremental development, and regular evaluation throughout the software development life cycle (SDLC). Agile was selected because it accommodates evolving operational requirements and promotes frequent feedback from stakeholders (the owners, branch managers, and cashiers of High Island V), ensuring that the resulting application aligns with the multi-branch operational needs of the water refilling business.</w:t>
      </w:r>
    </w:p>
    <w:p w14:paraId="0976ED6F" w14:textId="7BD20950" w:rsidR="00017986" w:rsidRPr="007134A7" w:rsidRDefault="00017986">
      <w:pPr>
        <w:spacing w:line="276" w:lineRule="auto"/>
        <w:jc w:val="both"/>
        <w:rPr>
          <w:rFonts w:ascii="Times New Roman" w:hAnsi="Times New Roman" w:cs="Times New Roman"/>
          <w:sz w:val="20"/>
          <w:szCs w:val="20"/>
          <w:rPrChange w:id="2865" w:author="michaelaanas23@gmail.com" w:date="2026-09-25T21:47:00Z" w16du:dateUtc="2026-09-25T13:47:00Z">
            <w:rPr>
              <w:rFonts w:ascii="Times New Roman" w:hAnsi="Times New Roman" w:cs="Times New Roman"/>
              <w:sz w:val="22"/>
              <w:szCs w:val="22"/>
            </w:rPr>
          </w:rPrChange>
        </w:rPr>
        <w:pPrChange w:id="2866"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867" w:author="michaelaanas23@gmail.com" w:date="2026-09-25T21:47:00Z" w16du:dateUtc="2026-09-25T13:47:00Z">
            <w:rPr>
              <w:rFonts w:ascii="Times New Roman" w:hAnsi="Times New Roman" w:cs="Times New Roman"/>
              <w:sz w:val="22"/>
              <w:szCs w:val="22"/>
            </w:rPr>
          </w:rPrChange>
        </w:rPr>
        <w:t> The Agile methodology enabled the development team to divide the project into manageable 8 to 9-week iterations, commonly referred to as sprints. At the end of each sprint, a functional component of the system was produced, tested, and reviewed before proceeding to the next iteration. This process minimized development risks and facilitated the early detection of database constraint errors, security leaks, or performance bottlenecks. The development process consisted of the following phases:</w:t>
      </w:r>
    </w:p>
    <w:p w14:paraId="3DAA30EC" w14:textId="77777777" w:rsidR="00017986" w:rsidRPr="007134A7" w:rsidRDefault="00017986">
      <w:pPr>
        <w:spacing w:line="276" w:lineRule="auto"/>
        <w:jc w:val="both"/>
        <w:rPr>
          <w:rFonts w:ascii="Times New Roman" w:hAnsi="Times New Roman" w:cs="Times New Roman"/>
          <w:sz w:val="20"/>
          <w:szCs w:val="20"/>
          <w:rPrChange w:id="2868" w:author="michaelaanas23@gmail.com" w:date="2026-09-25T21:47:00Z" w16du:dateUtc="2026-09-25T13:47:00Z">
            <w:rPr>
              <w:rFonts w:ascii="Times New Roman" w:hAnsi="Times New Roman" w:cs="Times New Roman"/>
              <w:sz w:val="22"/>
              <w:szCs w:val="22"/>
            </w:rPr>
          </w:rPrChange>
        </w:rPr>
        <w:pPrChange w:id="2869"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870" w:author="michaelaanas23@gmail.com" w:date="2026-09-25T21:47:00Z" w16du:dateUtc="2026-09-25T13:47:00Z">
            <w:rPr>
              <w:rFonts w:ascii="Times New Roman" w:hAnsi="Times New Roman" w:cs="Times New Roman"/>
              <w:b/>
              <w:bCs/>
              <w:sz w:val="22"/>
              <w:szCs w:val="22"/>
            </w:rPr>
          </w:rPrChange>
        </w:rPr>
        <w:t>Requirements Gathering</w:t>
      </w:r>
    </w:p>
    <w:p w14:paraId="1B54D6E4" w14:textId="1D7C1E7C" w:rsidR="00017986" w:rsidRPr="007134A7" w:rsidRDefault="00017986">
      <w:pPr>
        <w:spacing w:line="276" w:lineRule="auto"/>
        <w:jc w:val="both"/>
        <w:rPr>
          <w:rFonts w:ascii="Times New Roman" w:hAnsi="Times New Roman" w:cs="Times New Roman"/>
          <w:sz w:val="20"/>
          <w:szCs w:val="20"/>
          <w:rPrChange w:id="2871" w:author="michaelaanas23@gmail.com" w:date="2026-09-25T21:47:00Z" w16du:dateUtc="2026-09-25T13:47:00Z">
            <w:rPr>
              <w:rFonts w:ascii="Times New Roman" w:hAnsi="Times New Roman" w:cs="Times New Roman"/>
              <w:sz w:val="22"/>
              <w:szCs w:val="22"/>
            </w:rPr>
          </w:rPrChange>
        </w:rPr>
        <w:pPrChange w:id="2872"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873" w:author="michaelaanas23@gmail.com" w:date="2026-09-25T21:47:00Z" w16du:dateUtc="2026-09-25T13:47:00Z">
            <w:rPr>
              <w:rFonts w:ascii="Times New Roman" w:hAnsi="Times New Roman" w:cs="Times New Roman"/>
              <w:sz w:val="22"/>
              <w:szCs w:val="22"/>
            </w:rPr>
          </w:rPrChange>
        </w:rPr>
        <w:t>The first phase involved collecting information from prospective users through interviews, direct field observations, and document analysis of physical sales ledgers at urban and provincial High Island V branches. Business owners, managers, and cashiers were consulted to determine the common challenges encountered in manual transaction logs, delayed branch consolidations, inventory shrinkage, and guesswork-based stock replenishment. The gathered requirements served as the basis for defining the functional and non-functional requirements of the system, formulated as a product backlog of user stories.</w:t>
      </w:r>
    </w:p>
    <w:p w14:paraId="20C4BAF4" w14:textId="77777777" w:rsidR="00017986" w:rsidRPr="007134A7" w:rsidRDefault="00017986">
      <w:pPr>
        <w:spacing w:line="276" w:lineRule="auto"/>
        <w:jc w:val="both"/>
        <w:rPr>
          <w:rFonts w:ascii="Times New Roman" w:hAnsi="Times New Roman" w:cs="Times New Roman"/>
          <w:sz w:val="20"/>
          <w:szCs w:val="20"/>
          <w:rPrChange w:id="2874" w:author="michaelaanas23@gmail.com" w:date="2026-09-25T21:47:00Z" w16du:dateUtc="2026-09-25T13:47:00Z">
            <w:rPr>
              <w:rFonts w:ascii="Times New Roman" w:hAnsi="Times New Roman" w:cs="Times New Roman"/>
              <w:sz w:val="22"/>
              <w:szCs w:val="22"/>
            </w:rPr>
          </w:rPrChange>
        </w:rPr>
        <w:pPrChange w:id="2875"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876" w:author="michaelaanas23@gmail.com" w:date="2026-09-25T21:47:00Z" w16du:dateUtc="2026-09-25T13:47:00Z">
            <w:rPr>
              <w:rFonts w:ascii="Times New Roman" w:hAnsi="Times New Roman" w:cs="Times New Roman"/>
              <w:b/>
              <w:bCs/>
              <w:sz w:val="22"/>
              <w:szCs w:val="22"/>
            </w:rPr>
          </w:rPrChange>
        </w:rPr>
        <w:t>System Planning</w:t>
      </w:r>
      <w:r w:rsidRPr="007134A7">
        <w:rPr>
          <w:rFonts w:ascii="Times New Roman" w:hAnsi="Times New Roman" w:cs="Times New Roman"/>
          <w:sz w:val="20"/>
          <w:szCs w:val="20"/>
          <w:rPrChange w:id="2877" w:author="michaelaanas23@gmail.com" w:date="2026-09-25T21:47:00Z" w16du:dateUtc="2026-09-25T13:47:00Z">
            <w:rPr>
              <w:rFonts w:ascii="Times New Roman" w:hAnsi="Times New Roman" w:cs="Times New Roman"/>
              <w:sz w:val="22"/>
              <w:szCs w:val="22"/>
            </w:rPr>
          </w:rPrChange>
        </w:rPr>
        <w:t> </w:t>
      </w:r>
    </w:p>
    <w:p w14:paraId="1373624D" w14:textId="1FEFD792" w:rsidR="00017986" w:rsidRPr="007134A7" w:rsidRDefault="00017986">
      <w:pPr>
        <w:spacing w:line="276" w:lineRule="auto"/>
        <w:jc w:val="both"/>
        <w:rPr>
          <w:rFonts w:ascii="Times New Roman" w:hAnsi="Times New Roman" w:cs="Times New Roman"/>
          <w:sz w:val="20"/>
          <w:szCs w:val="20"/>
          <w:rPrChange w:id="2878" w:author="michaelaanas23@gmail.com" w:date="2026-09-25T21:47:00Z" w16du:dateUtc="2026-09-25T13:47:00Z">
            <w:rPr>
              <w:rFonts w:ascii="Times New Roman" w:hAnsi="Times New Roman" w:cs="Times New Roman"/>
              <w:sz w:val="22"/>
              <w:szCs w:val="22"/>
            </w:rPr>
          </w:rPrChange>
        </w:rPr>
        <w:pPrChange w:id="2879"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880" w:author="michaelaanas23@gmail.com" w:date="2026-09-25T21:47:00Z" w16du:dateUtc="2026-09-25T13:47:00Z">
            <w:rPr>
              <w:rFonts w:ascii="Times New Roman" w:hAnsi="Times New Roman" w:cs="Times New Roman"/>
              <w:sz w:val="22"/>
              <w:szCs w:val="22"/>
            </w:rPr>
          </w:rPrChange>
        </w:rPr>
        <w:t>After identifying the project requirements, the researchers established the project scope, multi-branch boundaries, system specifications, development schedule, and resource allocation. The planning stage also included feasibility analysis to determine the technical, operational, and economic viability of deploying a cloud-hosted platform (using Python, Flask, and PostgreSQL) to replace the existing paper-based system.</w:t>
      </w:r>
    </w:p>
    <w:p w14:paraId="4C8ED5F3" w14:textId="77777777" w:rsidR="00017986" w:rsidRPr="007134A7" w:rsidRDefault="00017986">
      <w:pPr>
        <w:spacing w:line="276" w:lineRule="auto"/>
        <w:jc w:val="both"/>
        <w:rPr>
          <w:rFonts w:ascii="Times New Roman" w:hAnsi="Times New Roman" w:cs="Times New Roman"/>
          <w:sz w:val="20"/>
          <w:szCs w:val="20"/>
          <w:rPrChange w:id="2881" w:author="michaelaanas23@gmail.com" w:date="2026-09-25T21:47:00Z" w16du:dateUtc="2026-09-25T13:47:00Z">
            <w:rPr>
              <w:rFonts w:ascii="Times New Roman" w:hAnsi="Times New Roman" w:cs="Times New Roman"/>
              <w:sz w:val="22"/>
              <w:szCs w:val="22"/>
            </w:rPr>
          </w:rPrChange>
        </w:rPr>
        <w:pPrChange w:id="2882"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883" w:author="michaelaanas23@gmail.com" w:date="2026-09-25T21:47:00Z" w16du:dateUtc="2026-09-25T13:47:00Z">
            <w:rPr>
              <w:rFonts w:ascii="Times New Roman" w:hAnsi="Times New Roman" w:cs="Times New Roman"/>
              <w:b/>
              <w:bCs/>
              <w:sz w:val="22"/>
              <w:szCs w:val="22"/>
            </w:rPr>
          </w:rPrChange>
        </w:rPr>
        <w:t>System Design</w:t>
      </w:r>
      <w:r w:rsidRPr="007134A7">
        <w:rPr>
          <w:rFonts w:ascii="Times New Roman" w:hAnsi="Times New Roman" w:cs="Times New Roman"/>
          <w:sz w:val="20"/>
          <w:szCs w:val="20"/>
          <w:rPrChange w:id="2884" w:author="michaelaanas23@gmail.com" w:date="2026-09-25T21:47:00Z" w16du:dateUtc="2026-09-25T13:47:00Z">
            <w:rPr>
              <w:rFonts w:ascii="Times New Roman" w:hAnsi="Times New Roman" w:cs="Times New Roman"/>
              <w:sz w:val="22"/>
              <w:szCs w:val="22"/>
            </w:rPr>
          </w:rPrChange>
        </w:rPr>
        <w:t> </w:t>
      </w:r>
    </w:p>
    <w:p w14:paraId="4758575A" w14:textId="276E0438" w:rsidR="00017986" w:rsidRPr="007134A7" w:rsidRDefault="00017986">
      <w:pPr>
        <w:spacing w:line="276" w:lineRule="auto"/>
        <w:jc w:val="both"/>
        <w:rPr>
          <w:rFonts w:ascii="Times New Roman" w:hAnsi="Times New Roman" w:cs="Times New Roman"/>
          <w:sz w:val="20"/>
          <w:szCs w:val="20"/>
          <w:rPrChange w:id="2885" w:author="michaelaanas23@gmail.com" w:date="2026-09-25T21:47:00Z" w16du:dateUtc="2026-09-25T13:47:00Z">
            <w:rPr>
              <w:rFonts w:ascii="Times New Roman" w:hAnsi="Times New Roman" w:cs="Times New Roman"/>
              <w:sz w:val="22"/>
              <w:szCs w:val="22"/>
            </w:rPr>
          </w:rPrChange>
        </w:rPr>
        <w:pPrChange w:id="2886"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887" w:author="michaelaanas23@gmail.com" w:date="2026-09-25T21:47:00Z" w16du:dateUtc="2026-09-25T13:47:00Z">
            <w:rPr>
              <w:rFonts w:ascii="Times New Roman" w:hAnsi="Times New Roman" w:cs="Times New Roman"/>
              <w:sz w:val="22"/>
              <w:szCs w:val="22"/>
            </w:rPr>
          </w:rPrChange>
        </w:rPr>
        <w:t>During this phase, the overall client-server architecture of H2Ops was designed. Relational database structures, process flows, user interface layouts, and security boundaries were prepared. Unified Modeling Language (UML) Use Case diagrams, Entity Relationship Diagrams (ERDs), and wireframes were developed to provide a blueprint for software construction, ensuring clean separation of concerns and multi-tenant branch data isolation</w:t>
      </w:r>
    </w:p>
    <w:p w14:paraId="231C04CB" w14:textId="77777777" w:rsidR="00017986" w:rsidRPr="007134A7" w:rsidRDefault="00017986">
      <w:pPr>
        <w:spacing w:line="276" w:lineRule="auto"/>
        <w:jc w:val="both"/>
        <w:rPr>
          <w:rFonts w:ascii="Times New Roman" w:hAnsi="Times New Roman" w:cs="Times New Roman"/>
          <w:sz w:val="20"/>
          <w:szCs w:val="20"/>
          <w:rPrChange w:id="2888" w:author="michaelaanas23@gmail.com" w:date="2026-09-25T21:47:00Z" w16du:dateUtc="2026-09-25T13:47:00Z">
            <w:rPr>
              <w:rFonts w:ascii="Times New Roman" w:hAnsi="Times New Roman" w:cs="Times New Roman"/>
              <w:sz w:val="22"/>
              <w:szCs w:val="22"/>
            </w:rPr>
          </w:rPrChange>
        </w:rPr>
        <w:pPrChange w:id="2889"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890" w:author="michaelaanas23@gmail.com" w:date="2026-09-25T21:47:00Z" w16du:dateUtc="2026-09-25T13:47:00Z">
            <w:rPr>
              <w:rFonts w:ascii="Times New Roman" w:hAnsi="Times New Roman" w:cs="Times New Roman"/>
              <w:b/>
              <w:bCs/>
              <w:sz w:val="22"/>
              <w:szCs w:val="22"/>
            </w:rPr>
          </w:rPrChange>
        </w:rPr>
        <w:t>Software Development</w:t>
      </w:r>
    </w:p>
    <w:p w14:paraId="1EFEA458" w14:textId="42A4B268" w:rsidR="00017986" w:rsidRPr="007134A7" w:rsidRDefault="00017986">
      <w:pPr>
        <w:spacing w:line="276" w:lineRule="auto"/>
        <w:jc w:val="both"/>
        <w:rPr>
          <w:rFonts w:ascii="Times New Roman" w:hAnsi="Times New Roman" w:cs="Times New Roman"/>
          <w:sz w:val="20"/>
          <w:szCs w:val="20"/>
          <w:rPrChange w:id="2891" w:author="michaelaanas23@gmail.com" w:date="2026-09-25T21:47:00Z" w16du:dateUtc="2026-09-25T13:47:00Z">
            <w:rPr>
              <w:rFonts w:ascii="Times New Roman" w:hAnsi="Times New Roman" w:cs="Times New Roman"/>
              <w:sz w:val="22"/>
              <w:szCs w:val="22"/>
            </w:rPr>
          </w:rPrChange>
        </w:rPr>
        <w:pPrChange w:id="2892"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893" w:author="michaelaanas23@gmail.com" w:date="2026-09-25T21:47:00Z" w16du:dateUtc="2026-09-25T13:47:00Z">
            <w:rPr>
              <w:rFonts w:ascii="Times New Roman" w:hAnsi="Times New Roman" w:cs="Times New Roman"/>
              <w:sz w:val="22"/>
              <w:szCs w:val="22"/>
            </w:rPr>
          </w:rPrChange>
        </w:rPr>
        <w:t xml:space="preserve">The coding phase involved implementing the designed modules using the selected programming languages and frameworks. Individual system functionalities were developed incrementally, including </w:t>
      </w:r>
      <w:proofErr w:type="spellStart"/>
      <w:r w:rsidRPr="007134A7">
        <w:rPr>
          <w:rFonts w:ascii="Times New Roman" w:hAnsi="Times New Roman" w:cs="Times New Roman"/>
          <w:sz w:val="20"/>
          <w:szCs w:val="20"/>
          <w:rPrChange w:id="2894" w:author="michaelaanas23@gmail.com" w:date="2026-09-25T21:47:00Z" w16du:dateUtc="2026-09-25T13:47:00Z">
            <w:rPr>
              <w:rFonts w:ascii="Times New Roman" w:hAnsi="Times New Roman" w:cs="Times New Roman"/>
              <w:sz w:val="22"/>
              <w:szCs w:val="22"/>
            </w:rPr>
          </w:rPrChange>
        </w:rPr>
        <w:t>Bcrypt</w:t>
      </w:r>
      <w:proofErr w:type="spellEnd"/>
      <w:r w:rsidRPr="007134A7">
        <w:rPr>
          <w:rFonts w:ascii="Times New Roman" w:hAnsi="Times New Roman" w:cs="Times New Roman"/>
          <w:sz w:val="20"/>
          <w:szCs w:val="20"/>
          <w:rPrChange w:id="2895" w:author="michaelaanas23@gmail.com" w:date="2026-09-25T21:47:00Z" w16du:dateUtc="2026-09-25T13:47:00Z">
            <w:rPr>
              <w:rFonts w:ascii="Times New Roman" w:hAnsi="Times New Roman" w:cs="Times New Roman"/>
              <w:sz w:val="22"/>
              <w:szCs w:val="22"/>
            </w:rPr>
          </w:rPrChange>
        </w:rPr>
        <w:t>-encrypted credentials entry, SMTP-dispatched 6-digit Email OTP 2FA middleware, point-of-sale (POS) cashier register, automated inventory deduction database triggers, and a Python-coded Simple Linear Regression engine ($y = mx + b$) for 7-day sales and demand trendline projections</w:t>
      </w:r>
    </w:p>
    <w:p w14:paraId="66D4373C" w14:textId="77777777" w:rsidR="00017986" w:rsidRPr="007134A7" w:rsidRDefault="00017986">
      <w:pPr>
        <w:spacing w:line="276" w:lineRule="auto"/>
        <w:jc w:val="both"/>
        <w:rPr>
          <w:rFonts w:ascii="Times New Roman" w:hAnsi="Times New Roman" w:cs="Times New Roman"/>
          <w:sz w:val="20"/>
          <w:szCs w:val="20"/>
          <w:rPrChange w:id="2896" w:author="michaelaanas23@gmail.com" w:date="2026-09-25T21:47:00Z" w16du:dateUtc="2026-09-25T13:47:00Z">
            <w:rPr>
              <w:rFonts w:ascii="Times New Roman" w:hAnsi="Times New Roman" w:cs="Times New Roman"/>
              <w:sz w:val="22"/>
              <w:szCs w:val="22"/>
            </w:rPr>
          </w:rPrChange>
        </w:rPr>
        <w:pPrChange w:id="2897"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898" w:author="michaelaanas23@gmail.com" w:date="2026-09-25T21:47:00Z" w16du:dateUtc="2026-09-25T13:47:00Z">
            <w:rPr>
              <w:rFonts w:ascii="Times New Roman" w:hAnsi="Times New Roman" w:cs="Times New Roman"/>
              <w:b/>
              <w:bCs/>
              <w:sz w:val="22"/>
              <w:szCs w:val="22"/>
            </w:rPr>
          </w:rPrChange>
        </w:rPr>
        <w:t>Testing</w:t>
      </w:r>
      <w:r w:rsidRPr="007134A7">
        <w:rPr>
          <w:rFonts w:ascii="Times New Roman" w:hAnsi="Times New Roman" w:cs="Times New Roman"/>
          <w:sz w:val="20"/>
          <w:szCs w:val="20"/>
          <w:rPrChange w:id="2899" w:author="michaelaanas23@gmail.com" w:date="2026-09-25T21:47:00Z" w16du:dateUtc="2026-09-25T13:47:00Z">
            <w:rPr>
              <w:rFonts w:ascii="Times New Roman" w:hAnsi="Times New Roman" w:cs="Times New Roman"/>
              <w:sz w:val="22"/>
              <w:szCs w:val="22"/>
            </w:rPr>
          </w:rPrChange>
        </w:rPr>
        <w:t> </w:t>
      </w:r>
    </w:p>
    <w:p w14:paraId="066257CC" w14:textId="7657DF4C" w:rsidR="00017986" w:rsidRPr="007134A7" w:rsidRDefault="00017986">
      <w:pPr>
        <w:spacing w:line="276" w:lineRule="auto"/>
        <w:jc w:val="both"/>
        <w:rPr>
          <w:rFonts w:ascii="Times New Roman" w:hAnsi="Times New Roman" w:cs="Times New Roman"/>
          <w:sz w:val="20"/>
          <w:szCs w:val="20"/>
          <w:rPrChange w:id="2900" w:author="michaelaanas23@gmail.com" w:date="2026-09-25T21:47:00Z" w16du:dateUtc="2026-09-25T13:47:00Z">
            <w:rPr>
              <w:rFonts w:ascii="Times New Roman" w:hAnsi="Times New Roman" w:cs="Times New Roman"/>
              <w:sz w:val="22"/>
              <w:szCs w:val="22"/>
            </w:rPr>
          </w:rPrChange>
        </w:rPr>
        <w:pPrChange w:id="2901"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902" w:author="michaelaanas23@gmail.com" w:date="2026-09-25T21:47:00Z" w16du:dateUtc="2026-09-25T13:47:00Z">
            <w:rPr>
              <w:rFonts w:ascii="Times New Roman" w:hAnsi="Times New Roman" w:cs="Times New Roman"/>
              <w:sz w:val="22"/>
              <w:szCs w:val="22"/>
            </w:rPr>
          </w:rPrChange>
        </w:rPr>
        <w:lastRenderedPageBreak/>
        <w:t>Each completed module underwent unit testing (e.g., verifying the mathematical accuracy of the regression slope and intercept calculations) before being integrated into the main application. Integration testing ensured that transactions committed in the POS correctly updated the sales tables, automatically decremented the product stock, and logged audit trails in the inventory log tables. User Acceptance Testing (UAT) was later conducted with selected cashiers and administrators of High Island V to validate whether the user interface was responsive, accessible, and aligned with daily workflows.</w:t>
      </w:r>
    </w:p>
    <w:p w14:paraId="05CED666" w14:textId="77777777" w:rsidR="00017986" w:rsidRPr="007134A7" w:rsidRDefault="00017986">
      <w:pPr>
        <w:spacing w:line="276" w:lineRule="auto"/>
        <w:jc w:val="both"/>
        <w:rPr>
          <w:rFonts w:ascii="Times New Roman" w:hAnsi="Times New Roman" w:cs="Times New Roman"/>
          <w:sz w:val="20"/>
          <w:szCs w:val="20"/>
          <w:rPrChange w:id="2903" w:author="michaelaanas23@gmail.com" w:date="2026-09-25T21:47:00Z" w16du:dateUtc="2026-09-25T13:47:00Z">
            <w:rPr>
              <w:rFonts w:ascii="Times New Roman" w:hAnsi="Times New Roman" w:cs="Times New Roman"/>
              <w:sz w:val="22"/>
              <w:szCs w:val="22"/>
            </w:rPr>
          </w:rPrChange>
        </w:rPr>
        <w:pPrChange w:id="2904"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905" w:author="michaelaanas23@gmail.com" w:date="2026-09-25T21:47:00Z" w16du:dateUtc="2026-09-25T13:47:00Z">
            <w:rPr>
              <w:rFonts w:ascii="Times New Roman" w:hAnsi="Times New Roman" w:cs="Times New Roman"/>
              <w:b/>
              <w:bCs/>
              <w:sz w:val="22"/>
              <w:szCs w:val="22"/>
            </w:rPr>
          </w:rPrChange>
        </w:rPr>
        <w:t>Deployment</w:t>
      </w:r>
    </w:p>
    <w:p w14:paraId="09935F85" w14:textId="241E5308" w:rsidR="00017986" w:rsidRPr="007134A7" w:rsidRDefault="00017986">
      <w:pPr>
        <w:spacing w:line="276" w:lineRule="auto"/>
        <w:jc w:val="both"/>
        <w:rPr>
          <w:rFonts w:ascii="Times New Roman" w:hAnsi="Times New Roman" w:cs="Times New Roman"/>
          <w:sz w:val="20"/>
          <w:szCs w:val="20"/>
          <w:rPrChange w:id="2906" w:author="michaelaanas23@gmail.com" w:date="2026-09-25T21:47:00Z" w16du:dateUtc="2026-09-25T13:47:00Z">
            <w:rPr>
              <w:rFonts w:ascii="Times New Roman" w:hAnsi="Times New Roman" w:cs="Times New Roman"/>
              <w:sz w:val="22"/>
              <w:szCs w:val="22"/>
            </w:rPr>
          </w:rPrChange>
        </w:rPr>
        <w:pPrChange w:id="2907"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908" w:author="michaelaanas23@gmail.com" w:date="2026-09-25T21:47:00Z" w16du:dateUtc="2026-09-25T13:47:00Z">
            <w:rPr>
              <w:rFonts w:ascii="Times New Roman" w:hAnsi="Times New Roman" w:cs="Times New Roman"/>
              <w:sz w:val="22"/>
              <w:szCs w:val="22"/>
            </w:rPr>
          </w:rPrChange>
        </w:rPr>
        <w:t xml:space="preserve">Following successful testing and verification, the application was deployed in the target environment. This included setting up the Flask serverless environment on </w:t>
      </w:r>
      <w:proofErr w:type="spellStart"/>
      <w:r w:rsidRPr="007134A7">
        <w:rPr>
          <w:rFonts w:ascii="Times New Roman" w:hAnsi="Times New Roman" w:cs="Times New Roman"/>
          <w:sz w:val="20"/>
          <w:szCs w:val="20"/>
          <w:rPrChange w:id="2909" w:author="michaelaanas23@gmail.com" w:date="2026-09-25T21:47:00Z" w16du:dateUtc="2026-09-25T13:47:00Z">
            <w:rPr>
              <w:rFonts w:ascii="Times New Roman" w:hAnsi="Times New Roman" w:cs="Times New Roman"/>
              <w:sz w:val="22"/>
              <w:szCs w:val="22"/>
            </w:rPr>
          </w:rPrChange>
        </w:rPr>
        <w:t>Vercel</w:t>
      </w:r>
      <w:proofErr w:type="spellEnd"/>
      <w:r w:rsidRPr="007134A7">
        <w:rPr>
          <w:rFonts w:ascii="Times New Roman" w:hAnsi="Times New Roman" w:cs="Times New Roman"/>
          <w:sz w:val="20"/>
          <w:szCs w:val="20"/>
          <w:rPrChange w:id="2910" w:author="michaelaanas23@gmail.com" w:date="2026-09-25T21:47:00Z" w16du:dateUtc="2026-09-25T13:47:00Z">
            <w:rPr>
              <w:rFonts w:ascii="Times New Roman" w:hAnsi="Times New Roman" w:cs="Times New Roman"/>
              <w:sz w:val="22"/>
              <w:szCs w:val="22"/>
            </w:rPr>
          </w:rPrChange>
        </w:rPr>
        <w:t>, migrating schemas to a remote PostgreSQL cloud database cluster, configuring SMTP mail delivery credentials, and onboarding administrators and cashiers to initiate active operation. </w:t>
      </w:r>
    </w:p>
    <w:p w14:paraId="75C43307" w14:textId="77777777" w:rsidR="00017986" w:rsidRPr="007134A7" w:rsidRDefault="00017986">
      <w:pPr>
        <w:spacing w:line="276" w:lineRule="auto"/>
        <w:jc w:val="both"/>
        <w:rPr>
          <w:rFonts w:ascii="Times New Roman" w:hAnsi="Times New Roman" w:cs="Times New Roman"/>
          <w:sz w:val="20"/>
          <w:szCs w:val="20"/>
          <w:rPrChange w:id="2911" w:author="michaelaanas23@gmail.com" w:date="2026-09-25T21:47:00Z" w16du:dateUtc="2026-09-25T13:47:00Z">
            <w:rPr>
              <w:rFonts w:ascii="Times New Roman" w:hAnsi="Times New Roman" w:cs="Times New Roman"/>
              <w:sz w:val="22"/>
              <w:szCs w:val="22"/>
            </w:rPr>
          </w:rPrChange>
        </w:rPr>
        <w:pPrChange w:id="2912"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913" w:author="michaelaanas23@gmail.com" w:date="2026-09-25T21:47:00Z" w16du:dateUtc="2026-09-25T13:47:00Z">
            <w:rPr>
              <w:rFonts w:ascii="Times New Roman" w:hAnsi="Times New Roman" w:cs="Times New Roman"/>
              <w:b/>
              <w:bCs/>
              <w:sz w:val="22"/>
              <w:szCs w:val="22"/>
            </w:rPr>
          </w:rPrChange>
        </w:rPr>
        <w:t>1. Cloud Deployment Infrastructure</w:t>
      </w:r>
    </w:p>
    <w:p w14:paraId="5EB6E67C" w14:textId="2536E9D9" w:rsidR="00017986" w:rsidRPr="007134A7" w:rsidRDefault="00017986">
      <w:pPr>
        <w:spacing w:line="276" w:lineRule="auto"/>
        <w:jc w:val="both"/>
        <w:rPr>
          <w:rFonts w:ascii="Times New Roman" w:hAnsi="Times New Roman" w:cs="Times New Roman"/>
          <w:sz w:val="20"/>
          <w:szCs w:val="20"/>
          <w:rPrChange w:id="2914" w:author="michaelaanas23@gmail.com" w:date="2026-09-25T21:47:00Z" w16du:dateUtc="2026-09-25T13:47:00Z">
            <w:rPr>
              <w:rFonts w:ascii="Times New Roman" w:hAnsi="Times New Roman" w:cs="Times New Roman"/>
              <w:sz w:val="22"/>
              <w:szCs w:val="22"/>
            </w:rPr>
          </w:rPrChange>
        </w:rPr>
        <w:pPrChange w:id="2915"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916" w:author="michaelaanas23@gmail.com" w:date="2026-09-25T21:47:00Z" w16du:dateUtc="2026-09-25T13:47:00Z">
            <w:rPr>
              <w:rFonts w:ascii="Times New Roman" w:hAnsi="Times New Roman" w:cs="Times New Roman"/>
              <w:sz w:val="22"/>
              <w:szCs w:val="22"/>
            </w:rPr>
          </w:rPrChange>
        </w:rPr>
        <w:t>The deployment of the H2Ops system was engineered to guarantee high availability, security, and low-latency access across all remote city and provincial branches of High Island V. The production setup consists of the following cloud infrastructure components:</w:t>
      </w:r>
    </w:p>
    <w:p w14:paraId="2283F48B" w14:textId="56F9DB5E" w:rsidR="00017986" w:rsidRPr="007134A7" w:rsidRDefault="00017986">
      <w:pPr>
        <w:spacing w:line="276" w:lineRule="auto"/>
        <w:jc w:val="both"/>
        <w:rPr>
          <w:rFonts w:ascii="Times New Roman" w:hAnsi="Times New Roman" w:cs="Times New Roman"/>
          <w:sz w:val="20"/>
          <w:szCs w:val="20"/>
          <w:rPrChange w:id="2917" w:author="michaelaanas23@gmail.com" w:date="2026-09-25T21:47:00Z" w16du:dateUtc="2026-09-25T13:47:00Z">
            <w:rPr>
              <w:rFonts w:ascii="Times New Roman" w:hAnsi="Times New Roman" w:cs="Times New Roman"/>
              <w:sz w:val="22"/>
              <w:szCs w:val="22"/>
            </w:rPr>
          </w:rPrChange>
        </w:rPr>
        <w:pPrChange w:id="2918"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919" w:author="michaelaanas23@gmail.com" w:date="2026-09-25T21:47:00Z" w16du:dateUtc="2026-09-25T13:47:00Z">
            <w:rPr>
              <w:rFonts w:ascii="Times New Roman" w:hAnsi="Times New Roman" w:cs="Times New Roman"/>
              <w:b/>
              <w:bCs/>
              <w:sz w:val="22"/>
              <w:szCs w:val="22"/>
            </w:rPr>
          </w:rPrChange>
        </w:rPr>
        <w:t>Application Hosting</w:t>
      </w:r>
      <w:r w:rsidRPr="007134A7">
        <w:rPr>
          <w:rFonts w:ascii="Times New Roman" w:hAnsi="Times New Roman" w:cs="Times New Roman"/>
          <w:sz w:val="20"/>
          <w:szCs w:val="20"/>
          <w:rPrChange w:id="2920" w:author="michaelaanas23@gmail.com" w:date="2026-09-25T21:47:00Z" w16du:dateUtc="2026-09-25T13:47:00Z">
            <w:rPr>
              <w:rFonts w:ascii="Times New Roman" w:hAnsi="Times New Roman" w:cs="Times New Roman"/>
              <w:sz w:val="22"/>
              <w:szCs w:val="22"/>
            </w:rPr>
          </w:rPrChange>
        </w:rPr>
        <w:t xml:space="preserve"> : The Python Flask application is deployed as serverless functions on </w:t>
      </w:r>
      <w:proofErr w:type="spellStart"/>
      <w:r w:rsidRPr="007134A7">
        <w:rPr>
          <w:rFonts w:ascii="Times New Roman" w:hAnsi="Times New Roman" w:cs="Times New Roman"/>
          <w:sz w:val="20"/>
          <w:szCs w:val="20"/>
          <w:rPrChange w:id="2921" w:author="michaelaanas23@gmail.com" w:date="2026-09-25T21:47:00Z" w16du:dateUtc="2026-09-25T13:47:00Z">
            <w:rPr>
              <w:rFonts w:ascii="Times New Roman" w:hAnsi="Times New Roman" w:cs="Times New Roman"/>
              <w:sz w:val="22"/>
              <w:szCs w:val="22"/>
            </w:rPr>
          </w:rPrChange>
        </w:rPr>
        <w:t>Vercel</w:t>
      </w:r>
      <w:proofErr w:type="spellEnd"/>
      <w:r w:rsidRPr="007134A7">
        <w:rPr>
          <w:rFonts w:ascii="Times New Roman" w:hAnsi="Times New Roman" w:cs="Times New Roman"/>
          <w:sz w:val="20"/>
          <w:szCs w:val="20"/>
          <w:rPrChange w:id="2922" w:author="michaelaanas23@gmail.com" w:date="2026-09-25T21:47:00Z" w16du:dateUtc="2026-09-25T13:47:00Z">
            <w:rPr>
              <w:rFonts w:ascii="Times New Roman" w:hAnsi="Times New Roman" w:cs="Times New Roman"/>
              <w:sz w:val="22"/>
              <w:szCs w:val="22"/>
            </w:rPr>
          </w:rPrChange>
        </w:rPr>
        <w:t>. This provides automatic scaling to handle transaction traffic spikes during peak hours, global CDN caching for fast page loading, and enforced SSL/TLS encryption for secure HTTPS transactions.</w:t>
      </w:r>
    </w:p>
    <w:p w14:paraId="032E29DB" w14:textId="49EBCE52" w:rsidR="00017986" w:rsidRPr="007134A7" w:rsidRDefault="00017986">
      <w:pPr>
        <w:spacing w:line="276" w:lineRule="auto"/>
        <w:jc w:val="both"/>
        <w:rPr>
          <w:rFonts w:ascii="Times New Roman" w:hAnsi="Times New Roman" w:cs="Times New Roman"/>
          <w:sz w:val="20"/>
          <w:szCs w:val="20"/>
          <w:rPrChange w:id="2923" w:author="michaelaanas23@gmail.com" w:date="2026-09-25T21:47:00Z" w16du:dateUtc="2026-09-25T13:47:00Z">
            <w:rPr>
              <w:rFonts w:ascii="Times New Roman" w:hAnsi="Times New Roman" w:cs="Times New Roman"/>
              <w:sz w:val="22"/>
              <w:szCs w:val="22"/>
            </w:rPr>
          </w:rPrChange>
        </w:rPr>
        <w:pPrChange w:id="2924"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925" w:author="michaelaanas23@gmail.com" w:date="2026-09-25T21:47:00Z" w16du:dateUtc="2026-09-25T13:47:00Z">
            <w:rPr>
              <w:rFonts w:ascii="Times New Roman" w:hAnsi="Times New Roman" w:cs="Times New Roman"/>
              <w:b/>
              <w:bCs/>
              <w:sz w:val="22"/>
              <w:szCs w:val="22"/>
            </w:rPr>
          </w:rPrChange>
        </w:rPr>
        <w:t xml:space="preserve">Database Tier: </w:t>
      </w:r>
      <w:r w:rsidRPr="007134A7">
        <w:rPr>
          <w:rFonts w:ascii="Times New Roman" w:hAnsi="Times New Roman" w:cs="Times New Roman"/>
          <w:sz w:val="20"/>
          <w:szCs w:val="20"/>
          <w:rPrChange w:id="2926" w:author="michaelaanas23@gmail.com" w:date="2026-09-25T21:47:00Z" w16du:dateUtc="2026-09-25T13:47:00Z">
            <w:rPr>
              <w:rFonts w:ascii="Times New Roman" w:hAnsi="Times New Roman" w:cs="Times New Roman"/>
              <w:sz w:val="22"/>
              <w:szCs w:val="22"/>
            </w:rPr>
          </w:rPrChange>
        </w:rPr>
        <w:t>(Managed Cloud PostgreSQL Database):** To secure critical business data, the relational schema is hosted on a managed remote PostgreSQL cluster. This ensures automated daily database backups, strict transaction isolation, and fast query execution for historical sales lookups and forecasting equations.</w:t>
      </w:r>
    </w:p>
    <w:p w14:paraId="64D903F6" w14:textId="15A290F7" w:rsidR="00017986" w:rsidRPr="007134A7" w:rsidRDefault="00017986">
      <w:pPr>
        <w:spacing w:line="276" w:lineRule="auto"/>
        <w:jc w:val="both"/>
        <w:rPr>
          <w:rFonts w:ascii="Times New Roman" w:hAnsi="Times New Roman" w:cs="Times New Roman"/>
          <w:sz w:val="20"/>
          <w:szCs w:val="20"/>
          <w:rPrChange w:id="2927" w:author="michaelaanas23@gmail.com" w:date="2026-09-25T21:47:00Z" w16du:dateUtc="2026-09-25T13:47:00Z">
            <w:rPr>
              <w:rFonts w:ascii="Times New Roman" w:hAnsi="Times New Roman" w:cs="Times New Roman"/>
              <w:sz w:val="22"/>
              <w:szCs w:val="22"/>
            </w:rPr>
          </w:rPrChange>
        </w:rPr>
        <w:pPrChange w:id="2928"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929" w:author="michaelaanas23@gmail.com" w:date="2026-09-25T21:47:00Z" w16du:dateUtc="2026-09-25T13:47:00Z">
            <w:rPr>
              <w:rFonts w:ascii="Times New Roman" w:hAnsi="Times New Roman" w:cs="Times New Roman"/>
              <w:b/>
              <w:bCs/>
              <w:sz w:val="22"/>
              <w:szCs w:val="22"/>
            </w:rPr>
          </w:rPrChange>
        </w:rPr>
        <w:t xml:space="preserve">Communication Tier: </w:t>
      </w:r>
      <w:r w:rsidRPr="007134A7">
        <w:rPr>
          <w:rFonts w:ascii="Times New Roman" w:hAnsi="Times New Roman" w:cs="Times New Roman"/>
          <w:sz w:val="20"/>
          <w:szCs w:val="20"/>
          <w:rPrChange w:id="2930" w:author="michaelaanas23@gmail.com" w:date="2026-09-25T21:47:00Z" w16du:dateUtc="2026-09-25T13:47:00Z">
            <w:rPr>
              <w:rFonts w:ascii="Times New Roman" w:hAnsi="Times New Roman" w:cs="Times New Roman"/>
              <w:sz w:val="22"/>
              <w:szCs w:val="22"/>
            </w:rPr>
          </w:rPrChange>
        </w:rPr>
        <w:t> (SMTP Gateway Integration):** Flask-Mail is configured with secure SMTP credentials to interface with an enterprise mail gateway. This ensures that 6-digit Multi-Factor Authentication (MFA) OTP codes are generated, signed, and dispatched to cashiers' emails within seconds of a login request.</w:t>
      </w:r>
    </w:p>
    <w:p w14:paraId="03FC09FC" w14:textId="1D0DE32F" w:rsidR="00017986" w:rsidRPr="007134A7" w:rsidRDefault="00017986">
      <w:pPr>
        <w:spacing w:line="276" w:lineRule="auto"/>
        <w:jc w:val="both"/>
        <w:rPr>
          <w:rFonts w:ascii="Times New Roman" w:hAnsi="Times New Roman" w:cs="Times New Roman"/>
          <w:sz w:val="20"/>
          <w:szCs w:val="20"/>
          <w:rPrChange w:id="2931" w:author="michaelaanas23@gmail.com" w:date="2026-09-25T21:47:00Z" w16du:dateUtc="2026-09-25T13:47:00Z">
            <w:rPr>
              <w:rFonts w:ascii="Times New Roman" w:hAnsi="Times New Roman" w:cs="Times New Roman"/>
              <w:sz w:val="22"/>
              <w:szCs w:val="22"/>
            </w:rPr>
          </w:rPrChange>
        </w:rPr>
        <w:pPrChange w:id="2932"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933" w:author="michaelaanas23@gmail.com" w:date="2026-09-25T21:47:00Z" w16du:dateUtc="2026-09-25T13:47:00Z">
            <w:rPr>
              <w:rFonts w:ascii="Times New Roman" w:hAnsi="Times New Roman" w:cs="Times New Roman"/>
              <w:b/>
              <w:bCs/>
              <w:sz w:val="22"/>
              <w:szCs w:val="22"/>
            </w:rPr>
          </w:rPrChange>
        </w:rPr>
        <w:t xml:space="preserve">Environment Segregation: </w:t>
      </w:r>
      <w:r w:rsidRPr="007134A7">
        <w:rPr>
          <w:rFonts w:ascii="Times New Roman" w:hAnsi="Times New Roman" w:cs="Times New Roman"/>
          <w:sz w:val="20"/>
          <w:szCs w:val="20"/>
          <w:rPrChange w:id="2934" w:author="michaelaanas23@gmail.com" w:date="2026-09-25T21:47:00Z" w16du:dateUtc="2026-09-25T13:47:00Z">
            <w:rPr>
              <w:rFonts w:ascii="Times New Roman" w:hAnsi="Times New Roman" w:cs="Times New Roman"/>
              <w:sz w:val="22"/>
              <w:szCs w:val="22"/>
            </w:rPr>
          </w:rPrChange>
        </w:rPr>
        <w:t>Application secrets, database connection URIs, and mail server passwords are segregated into system-level environment variables (using a `.env` configuration file), preventing hardcoded credentials in the source code repository.</w:t>
      </w:r>
    </w:p>
    <w:p w14:paraId="648F441C" w14:textId="411D0D52" w:rsidR="00017986" w:rsidRPr="007134A7" w:rsidRDefault="00017986">
      <w:pPr>
        <w:spacing w:line="276" w:lineRule="auto"/>
        <w:jc w:val="both"/>
        <w:rPr>
          <w:rFonts w:ascii="Times New Roman" w:hAnsi="Times New Roman" w:cs="Times New Roman"/>
          <w:sz w:val="20"/>
          <w:szCs w:val="20"/>
          <w:rPrChange w:id="2935" w:author="michaelaanas23@gmail.com" w:date="2026-09-25T21:47:00Z" w16du:dateUtc="2026-09-25T13:47:00Z">
            <w:rPr>
              <w:rFonts w:ascii="Times New Roman" w:hAnsi="Times New Roman" w:cs="Times New Roman"/>
              <w:sz w:val="22"/>
              <w:szCs w:val="22"/>
            </w:rPr>
          </w:rPrChange>
        </w:rPr>
        <w:pPrChange w:id="2936"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937" w:author="michaelaanas23@gmail.com" w:date="2026-09-25T21:47:00Z" w16du:dateUtc="2026-09-25T13:47:00Z">
            <w:rPr>
              <w:rFonts w:ascii="Times New Roman" w:hAnsi="Times New Roman" w:cs="Times New Roman"/>
              <w:b/>
              <w:bCs/>
              <w:sz w:val="22"/>
              <w:szCs w:val="22"/>
            </w:rPr>
          </w:rPrChange>
        </w:rPr>
        <w:t xml:space="preserve">2. UI/UX Coordination &amp; Responsive Presentation:  </w:t>
      </w:r>
      <w:r w:rsidRPr="007134A7">
        <w:rPr>
          <w:rFonts w:ascii="Times New Roman" w:hAnsi="Times New Roman" w:cs="Times New Roman"/>
          <w:sz w:val="20"/>
          <w:szCs w:val="20"/>
          <w:rPrChange w:id="2938" w:author="michaelaanas23@gmail.com" w:date="2026-09-25T21:47:00Z" w16du:dateUtc="2026-09-25T13:47:00Z">
            <w:rPr>
              <w:rFonts w:ascii="Times New Roman" w:hAnsi="Times New Roman" w:cs="Times New Roman"/>
              <w:sz w:val="22"/>
              <w:szCs w:val="22"/>
            </w:rPr>
          </w:rPrChange>
        </w:rPr>
        <w:t>The user interface and user experience (UI/UX) of H2Ops were meticulously coordinated with the deployment architecture to ensure maximum accessibility and responsiveness on frontline devices:</w:t>
      </w:r>
    </w:p>
    <w:p w14:paraId="6EE1F74F" w14:textId="73366C1D" w:rsidR="00017986" w:rsidRPr="007134A7" w:rsidRDefault="00017986">
      <w:pPr>
        <w:spacing w:line="276" w:lineRule="auto"/>
        <w:jc w:val="both"/>
        <w:rPr>
          <w:rFonts w:ascii="Times New Roman" w:hAnsi="Times New Roman" w:cs="Times New Roman"/>
          <w:sz w:val="20"/>
          <w:szCs w:val="20"/>
          <w:rPrChange w:id="2939" w:author="michaelaanas23@gmail.com" w:date="2026-09-25T21:47:00Z" w16du:dateUtc="2026-09-25T13:47:00Z">
            <w:rPr>
              <w:rFonts w:ascii="Times New Roman" w:hAnsi="Times New Roman" w:cs="Times New Roman"/>
              <w:sz w:val="22"/>
              <w:szCs w:val="22"/>
            </w:rPr>
          </w:rPrChange>
        </w:rPr>
        <w:pPrChange w:id="2940"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941" w:author="michaelaanas23@gmail.com" w:date="2026-09-25T21:47:00Z" w16du:dateUtc="2026-09-25T13:47:00Z">
            <w:rPr>
              <w:rFonts w:ascii="Times New Roman" w:hAnsi="Times New Roman" w:cs="Times New Roman"/>
              <w:b/>
              <w:bCs/>
              <w:sz w:val="22"/>
              <w:szCs w:val="22"/>
            </w:rPr>
          </w:rPrChange>
        </w:rPr>
        <w:t xml:space="preserve">Multi-Device Adaptability (Responsive Web Design): </w:t>
      </w:r>
      <w:r w:rsidRPr="007134A7">
        <w:rPr>
          <w:rFonts w:ascii="Times New Roman" w:hAnsi="Times New Roman" w:cs="Times New Roman"/>
          <w:sz w:val="20"/>
          <w:szCs w:val="20"/>
          <w:rPrChange w:id="2942" w:author="michaelaanas23@gmail.com" w:date="2026-09-25T21:47:00Z" w16du:dateUtc="2026-09-25T13:47:00Z">
            <w:rPr>
              <w:rFonts w:ascii="Times New Roman" w:hAnsi="Times New Roman" w:cs="Times New Roman"/>
              <w:sz w:val="22"/>
              <w:szCs w:val="22"/>
            </w:rPr>
          </w:rPrChange>
        </w:rPr>
        <w:t>Recognizing that cashiers frequently operate using touch-screen tablets or mobile phones at the physical storefront counter while managers monitor metrics on desktop computers, the frontend utilizes a responsive fluid layout. Using CSS media queries, the layout reflows dynamically, transforming multi-column administrative dashboards into stacked, thumb-friendly interfaces on mobile viewports.</w:t>
      </w:r>
    </w:p>
    <w:p w14:paraId="4DB0E8D2" w14:textId="40D592B5" w:rsidR="00017986" w:rsidRPr="007134A7" w:rsidRDefault="00017986">
      <w:pPr>
        <w:spacing w:line="276" w:lineRule="auto"/>
        <w:jc w:val="both"/>
        <w:rPr>
          <w:rFonts w:ascii="Times New Roman" w:hAnsi="Times New Roman" w:cs="Times New Roman"/>
          <w:sz w:val="20"/>
          <w:szCs w:val="20"/>
          <w:rPrChange w:id="2943" w:author="michaelaanas23@gmail.com" w:date="2026-09-25T21:47:00Z" w16du:dateUtc="2026-09-25T13:47:00Z">
            <w:rPr>
              <w:rFonts w:ascii="Times New Roman" w:hAnsi="Times New Roman" w:cs="Times New Roman"/>
              <w:sz w:val="22"/>
              <w:szCs w:val="22"/>
            </w:rPr>
          </w:rPrChange>
        </w:rPr>
        <w:pPrChange w:id="2944"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945" w:author="michaelaanas23@gmail.com" w:date="2026-09-25T21:47:00Z" w16du:dateUtc="2026-09-25T13:47:00Z">
            <w:rPr>
              <w:rFonts w:ascii="Times New Roman" w:hAnsi="Times New Roman" w:cs="Times New Roman"/>
              <w:b/>
              <w:bCs/>
              <w:sz w:val="22"/>
              <w:szCs w:val="22"/>
            </w:rPr>
          </w:rPrChange>
        </w:rPr>
        <w:t xml:space="preserve">Point-of-Sale Efficiency: </w:t>
      </w:r>
      <w:r w:rsidRPr="007134A7">
        <w:rPr>
          <w:rFonts w:ascii="Times New Roman" w:hAnsi="Times New Roman" w:cs="Times New Roman"/>
          <w:sz w:val="20"/>
          <w:szCs w:val="20"/>
          <w:rPrChange w:id="2946" w:author="michaelaanas23@gmail.com" w:date="2026-09-25T21:47:00Z" w16du:dateUtc="2026-09-25T13:47:00Z">
            <w:rPr>
              <w:rFonts w:ascii="Times New Roman" w:hAnsi="Times New Roman" w:cs="Times New Roman"/>
              <w:sz w:val="22"/>
              <w:szCs w:val="22"/>
            </w:rPr>
          </w:rPrChange>
        </w:rPr>
        <w:t>The POS cashier interface is optimized to minimize data-entry friction. It features touch-friendly selection cards for products and automatic recalculation scripts that compute subtotals, taxes, and change client-side (via JavaScript) before committing requests to the server</w:t>
      </w:r>
    </w:p>
    <w:p w14:paraId="431263D0" w14:textId="08C05D92" w:rsidR="00017986" w:rsidRPr="007134A7" w:rsidRDefault="00017986">
      <w:pPr>
        <w:spacing w:line="276" w:lineRule="auto"/>
        <w:jc w:val="both"/>
        <w:rPr>
          <w:rFonts w:ascii="Times New Roman" w:hAnsi="Times New Roman" w:cs="Times New Roman"/>
          <w:sz w:val="20"/>
          <w:szCs w:val="20"/>
          <w:rPrChange w:id="2947" w:author="michaelaanas23@gmail.com" w:date="2026-09-25T21:47:00Z" w16du:dateUtc="2026-09-25T13:47:00Z">
            <w:rPr>
              <w:rFonts w:ascii="Times New Roman" w:hAnsi="Times New Roman" w:cs="Times New Roman"/>
              <w:sz w:val="22"/>
              <w:szCs w:val="22"/>
            </w:rPr>
          </w:rPrChange>
        </w:rPr>
        <w:pPrChange w:id="2948"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949" w:author="michaelaanas23@gmail.com" w:date="2026-09-25T21:47:00Z" w16du:dateUtc="2026-09-25T13:47:00Z">
            <w:rPr>
              <w:rFonts w:ascii="Times New Roman" w:hAnsi="Times New Roman" w:cs="Times New Roman"/>
              <w:b/>
              <w:bCs/>
              <w:sz w:val="22"/>
              <w:szCs w:val="22"/>
            </w:rPr>
          </w:rPrChange>
        </w:rPr>
        <w:t xml:space="preserve">Dynamic Analytics Rendering (Chart.js Integration): </w:t>
      </w:r>
      <w:r w:rsidRPr="007134A7">
        <w:rPr>
          <w:rFonts w:ascii="Times New Roman" w:hAnsi="Times New Roman" w:cs="Times New Roman"/>
          <w:sz w:val="20"/>
          <w:szCs w:val="20"/>
          <w:rPrChange w:id="2950" w:author="michaelaanas23@gmail.com" w:date="2026-09-25T21:47:00Z" w16du:dateUtc="2026-09-25T13:47:00Z">
            <w:rPr>
              <w:rFonts w:ascii="Times New Roman" w:hAnsi="Times New Roman" w:cs="Times New Roman"/>
              <w:sz w:val="22"/>
              <w:szCs w:val="22"/>
            </w:rPr>
          </w:rPrChange>
        </w:rPr>
        <w:t>The administrative dashboard coordinates directly with the backend forecasting routes. When the server returns JSON payloads containing 30-day sales arrays and 7-day regression coordinates, Chart.js dynamically renders interactive line graphs and bar charts on the client-side canvas, complete with hover tooltips and animated transitions.</w:t>
      </w:r>
    </w:p>
    <w:p w14:paraId="338C02B2" w14:textId="77777777" w:rsidR="00017986" w:rsidRPr="007134A7" w:rsidRDefault="00017986">
      <w:pPr>
        <w:spacing w:line="276" w:lineRule="auto"/>
        <w:jc w:val="both"/>
        <w:rPr>
          <w:rFonts w:ascii="Times New Roman" w:hAnsi="Times New Roman" w:cs="Times New Roman"/>
          <w:sz w:val="20"/>
          <w:szCs w:val="20"/>
          <w:rPrChange w:id="2951" w:author="michaelaanas23@gmail.com" w:date="2026-09-25T21:47:00Z" w16du:dateUtc="2026-09-25T13:47:00Z">
            <w:rPr>
              <w:rFonts w:ascii="Times New Roman" w:hAnsi="Times New Roman" w:cs="Times New Roman"/>
              <w:sz w:val="22"/>
              <w:szCs w:val="22"/>
            </w:rPr>
          </w:rPrChange>
        </w:rPr>
        <w:pPrChange w:id="2952"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953" w:author="michaelaanas23@gmail.com" w:date="2026-09-25T21:47:00Z" w16du:dateUtc="2026-09-25T13:47:00Z">
            <w:rPr>
              <w:rFonts w:ascii="Times New Roman" w:hAnsi="Times New Roman" w:cs="Times New Roman"/>
              <w:b/>
              <w:bCs/>
              <w:sz w:val="22"/>
              <w:szCs w:val="22"/>
            </w:rPr>
          </w:rPrChange>
        </w:rPr>
        <w:lastRenderedPageBreak/>
        <w:t>Real-Time System Feedback:</w:t>
      </w:r>
      <w:r w:rsidRPr="007134A7">
        <w:rPr>
          <w:rFonts w:ascii="Times New Roman" w:hAnsi="Times New Roman" w:cs="Times New Roman"/>
          <w:sz w:val="20"/>
          <w:szCs w:val="20"/>
          <w:rPrChange w:id="2954" w:author="michaelaanas23@gmail.com" w:date="2026-09-25T21:47:00Z" w16du:dateUtc="2026-09-25T13:47:00Z">
            <w:rPr>
              <w:rFonts w:ascii="Times New Roman" w:hAnsi="Times New Roman" w:cs="Times New Roman"/>
              <w:sz w:val="22"/>
              <w:szCs w:val="22"/>
            </w:rPr>
          </w:rPrChange>
        </w:rPr>
        <w:t xml:space="preserve"> To reduce cognitive load, H2Ops utilizes clear, color-coded visual alerts. For example, successful sales transactions trigger emerald-green toast notifications, while stock levels falling below defined thresholds trigger amber low-stock badges next to inventory items, instantly alerting cashiers.</w:t>
      </w:r>
    </w:p>
    <w:p w14:paraId="6EA2D30C" w14:textId="77777777" w:rsidR="00017986" w:rsidRPr="007134A7" w:rsidRDefault="00017986">
      <w:pPr>
        <w:spacing w:line="276" w:lineRule="auto"/>
        <w:jc w:val="both"/>
        <w:rPr>
          <w:rFonts w:ascii="Times New Roman" w:hAnsi="Times New Roman" w:cs="Times New Roman"/>
          <w:sz w:val="20"/>
          <w:szCs w:val="20"/>
          <w:rPrChange w:id="2955" w:author="michaelaanas23@gmail.com" w:date="2026-09-25T21:47:00Z" w16du:dateUtc="2026-09-25T13:47:00Z">
            <w:rPr>
              <w:rFonts w:ascii="Times New Roman" w:hAnsi="Times New Roman" w:cs="Times New Roman"/>
              <w:sz w:val="22"/>
              <w:szCs w:val="22"/>
            </w:rPr>
          </w:rPrChange>
        </w:rPr>
        <w:pPrChange w:id="2956"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2957" w:author="michaelaanas23@gmail.com" w:date="2026-09-25T21:47:00Z" w16du:dateUtc="2026-09-25T13:47:00Z">
            <w:rPr>
              <w:rFonts w:ascii="Times New Roman" w:hAnsi="Times New Roman" w:cs="Times New Roman"/>
              <w:b/>
              <w:bCs/>
              <w:sz w:val="22"/>
              <w:szCs w:val="22"/>
            </w:rPr>
          </w:rPrChange>
        </w:rPr>
        <w:t>Maintenance </w:t>
      </w:r>
    </w:p>
    <w:p w14:paraId="2708F2A5" w14:textId="4CF85A08" w:rsidR="00017986" w:rsidRPr="007134A7" w:rsidRDefault="00017986">
      <w:pPr>
        <w:spacing w:line="276" w:lineRule="auto"/>
        <w:jc w:val="both"/>
        <w:rPr>
          <w:rFonts w:ascii="Times New Roman" w:hAnsi="Times New Roman" w:cs="Times New Roman"/>
          <w:sz w:val="20"/>
          <w:szCs w:val="20"/>
          <w:rPrChange w:id="2958" w:author="michaelaanas23@gmail.com" w:date="2026-09-25T21:47:00Z" w16du:dateUtc="2026-09-25T13:47:00Z">
            <w:rPr>
              <w:rFonts w:ascii="Times New Roman" w:hAnsi="Times New Roman" w:cs="Times New Roman"/>
              <w:sz w:val="22"/>
              <w:szCs w:val="22"/>
            </w:rPr>
          </w:rPrChange>
        </w:rPr>
        <w:pPrChange w:id="2959"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2960" w:author="michaelaanas23@gmail.com" w:date="2026-09-25T21:47:00Z" w16du:dateUtc="2026-09-25T13:47:00Z">
            <w:rPr>
              <w:rFonts w:ascii="Times New Roman" w:hAnsi="Times New Roman" w:cs="Times New Roman"/>
              <w:sz w:val="22"/>
              <w:szCs w:val="22"/>
            </w:rPr>
          </w:rPrChange>
        </w:rPr>
        <w:t>The final phase involves monitoring system performance, correcting identified issues, implementing software updates, and enhancing system features based on user feedback. Maintenance ensures the long-term reliability and usability of the developed application.</w:t>
      </w:r>
    </w:p>
    <w:p w14:paraId="3AA35241" w14:textId="0F536D52" w:rsidR="00017986" w:rsidRPr="007134A7" w:rsidRDefault="00017986">
      <w:pPr>
        <w:pStyle w:val="Caption"/>
        <w:spacing w:line="276" w:lineRule="auto"/>
        <w:jc w:val="both"/>
        <w:rPr>
          <w:rFonts w:ascii="Times New Roman" w:hAnsi="Times New Roman" w:cs="Times New Roman"/>
          <w:color w:val="000000" w:themeColor="text1"/>
          <w:sz w:val="20"/>
          <w:szCs w:val="20"/>
          <w:rPrChange w:id="2961" w:author="michaelaanas23@gmail.com" w:date="2026-09-25T21:47:00Z" w16du:dateUtc="2026-09-25T13:47:00Z">
            <w:rPr>
              <w:rFonts w:ascii="Times New Roman" w:hAnsi="Times New Roman" w:cs="Times New Roman"/>
              <w:color w:val="000000" w:themeColor="text1"/>
              <w:sz w:val="22"/>
              <w:szCs w:val="22"/>
            </w:rPr>
          </w:rPrChange>
        </w:rPr>
        <w:pPrChange w:id="2962" w:author="michaelaanas23@gmail.com" w:date="2026-09-25T21:55:00Z" w16du:dateUtc="2026-09-25T13:55:00Z">
          <w:pPr>
            <w:pStyle w:val="Caption"/>
            <w:spacing w:line="360" w:lineRule="auto"/>
            <w:jc w:val="both"/>
          </w:pPr>
        </w:pPrChange>
      </w:pPr>
      <w:r w:rsidRPr="007134A7">
        <w:rPr>
          <w:rFonts w:ascii="Times New Roman" w:hAnsi="Times New Roman" w:cs="Times New Roman"/>
          <w:color w:val="000000" w:themeColor="text1"/>
          <w:sz w:val="20"/>
          <w:szCs w:val="20"/>
          <w:rPrChange w:id="2963" w:author="michaelaanas23@gmail.com" w:date="2026-09-25T21:47:00Z" w16du:dateUtc="2026-09-25T13:47:00Z">
            <w:rPr>
              <w:rFonts w:ascii="Times New Roman" w:hAnsi="Times New Roman" w:cs="Times New Roman"/>
              <w:color w:val="000000" w:themeColor="text1"/>
              <w:sz w:val="22"/>
              <w:szCs w:val="22"/>
            </w:rPr>
          </w:rPrChange>
        </w:rPr>
        <w:t xml:space="preserve">Figure 4. </w:t>
      </w:r>
      <w:r w:rsidRPr="007134A7">
        <w:rPr>
          <w:rFonts w:ascii="Times New Roman" w:hAnsi="Times New Roman" w:cs="Times New Roman"/>
          <w:color w:val="000000" w:themeColor="text1"/>
          <w:sz w:val="20"/>
          <w:szCs w:val="20"/>
          <w:rPrChange w:id="2964" w:author="michaelaanas23@gmail.com" w:date="2026-09-25T21:47:00Z" w16du:dateUtc="2026-09-25T13:47:00Z">
            <w:rPr>
              <w:rFonts w:ascii="Times New Roman" w:hAnsi="Times New Roman" w:cs="Times New Roman"/>
              <w:color w:val="000000" w:themeColor="text1"/>
              <w:sz w:val="22"/>
              <w:szCs w:val="22"/>
            </w:rPr>
          </w:rPrChange>
        </w:rPr>
        <w:fldChar w:fldCharType="begin"/>
      </w:r>
      <w:r w:rsidRPr="007134A7">
        <w:rPr>
          <w:rFonts w:ascii="Times New Roman" w:hAnsi="Times New Roman" w:cs="Times New Roman"/>
          <w:color w:val="000000" w:themeColor="text1"/>
          <w:sz w:val="20"/>
          <w:szCs w:val="20"/>
          <w:rPrChange w:id="2965" w:author="michaelaanas23@gmail.com" w:date="2026-09-25T21:47:00Z" w16du:dateUtc="2026-09-25T13:47:00Z">
            <w:rPr>
              <w:rFonts w:ascii="Times New Roman" w:hAnsi="Times New Roman" w:cs="Times New Roman"/>
              <w:color w:val="000000" w:themeColor="text1"/>
              <w:sz w:val="22"/>
              <w:szCs w:val="22"/>
            </w:rPr>
          </w:rPrChange>
        </w:rPr>
        <w:instrText xml:space="preserve"> SEQ Figure_4. \* ARABIC </w:instrText>
      </w:r>
      <w:r w:rsidRPr="007134A7">
        <w:rPr>
          <w:rFonts w:ascii="Times New Roman" w:hAnsi="Times New Roman" w:cs="Times New Roman"/>
          <w:color w:val="000000" w:themeColor="text1"/>
          <w:sz w:val="20"/>
          <w:szCs w:val="20"/>
          <w:rPrChange w:id="2966" w:author="michaelaanas23@gmail.com" w:date="2026-09-25T21:47:00Z" w16du:dateUtc="2026-09-25T13:47:00Z">
            <w:rPr>
              <w:rFonts w:ascii="Times New Roman" w:hAnsi="Times New Roman" w:cs="Times New Roman"/>
              <w:color w:val="000000" w:themeColor="text1"/>
              <w:sz w:val="22"/>
              <w:szCs w:val="22"/>
            </w:rPr>
          </w:rPrChange>
        </w:rPr>
        <w:fldChar w:fldCharType="separate"/>
      </w:r>
      <w:r w:rsidR="00247B2E" w:rsidRPr="007134A7">
        <w:rPr>
          <w:rFonts w:ascii="Times New Roman" w:hAnsi="Times New Roman" w:cs="Times New Roman"/>
          <w:noProof/>
          <w:color w:val="000000" w:themeColor="text1"/>
          <w:sz w:val="20"/>
          <w:szCs w:val="20"/>
          <w:rPrChange w:id="2967" w:author="michaelaanas23@gmail.com" w:date="2026-09-25T21:47:00Z" w16du:dateUtc="2026-09-25T13:47:00Z">
            <w:rPr>
              <w:rFonts w:ascii="Times New Roman" w:hAnsi="Times New Roman" w:cs="Times New Roman"/>
              <w:noProof/>
              <w:color w:val="000000" w:themeColor="text1"/>
              <w:sz w:val="22"/>
              <w:szCs w:val="22"/>
            </w:rPr>
          </w:rPrChange>
        </w:rPr>
        <w:t>2</w:t>
      </w:r>
      <w:r w:rsidRPr="007134A7">
        <w:rPr>
          <w:rFonts w:ascii="Times New Roman" w:hAnsi="Times New Roman" w:cs="Times New Roman"/>
          <w:color w:val="000000" w:themeColor="text1"/>
          <w:sz w:val="20"/>
          <w:szCs w:val="20"/>
          <w:rPrChange w:id="2968" w:author="michaelaanas23@gmail.com" w:date="2026-09-25T21:47:00Z" w16du:dateUtc="2026-09-25T13:47:00Z">
            <w:rPr>
              <w:rFonts w:ascii="Times New Roman" w:hAnsi="Times New Roman" w:cs="Times New Roman"/>
              <w:color w:val="000000" w:themeColor="text1"/>
              <w:sz w:val="22"/>
              <w:szCs w:val="22"/>
            </w:rPr>
          </w:rPrChange>
        </w:rPr>
        <w:fldChar w:fldCharType="end"/>
      </w:r>
      <w:r w:rsidRPr="007134A7">
        <w:rPr>
          <w:rFonts w:ascii="Times New Roman" w:hAnsi="Times New Roman" w:cs="Times New Roman"/>
          <w:color w:val="000000" w:themeColor="text1"/>
          <w:sz w:val="20"/>
          <w:szCs w:val="20"/>
          <w:rPrChange w:id="2969" w:author="michaelaanas23@gmail.com" w:date="2026-09-25T21:47:00Z" w16du:dateUtc="2026-09-25T13:47:00Z">
            <w:rPr>
              <w:rFonts w:ascii="Times New Roman" w:hAnsi="Times New Roman" w:cs="Times New Roman"/>
              <w:color w:val="000000" w:themeColor="text1"/>
              <w:sz w:val="22"/>
              <w:szCs w:val="22"/>
            </w:rPr>
          </w:rPrChange>
        </w:rPr>
        <w:t xml:space="preserve"> presents the Agile Software Development Life Cycle adopted in the study.</w:t>
      </w:r>
    </w:p>
    <w:p w14:paraId="3ACA0DF6" w14:textId="55C6CECC" w:rsidR="005D222B" w:rsidRDefault="00017986">
      <w:pPr>
        <w:spacing w:line="276" w:lineRule="auto"/>
        <w:jc w:val="both"/>
        <w:pPrChange w:id="2970" w:author="michaelaanas23@gmail.com" w:date="2026-09-25T21:55:00Z" w16du:dateUtc="2026-09-25T13:55:00Z">
          <w:pPr>
            <w:jc w:val="both"/>
          </w:pPr>
        </w:pPrChange>
      </w:pPr>
      <w:r>
        <w:rPr>
          <w:noProof/>
        </w:rPr>
        <w:drawing>
          <wp:inline distT="0" distB="0" distL="0" distR="0" wp14:anchorId="34FB6730" wp14:editId="160107BF">
            <wp:extent cx="5972868" cy="4939322"/>
            <wp:effectExtent l="0" t="0" r="8890" b="0"/>
            <wp:docPr id="1727002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88206" cy="4952006"/>
                    </a:xfrm>
                    <a:prstGeom prst="rect">
                      <a:avLst/>
                    </a:prstGeom>
                    <a:noFill/>
                    <a:ln>
                      <a:noFill/>
                    </a:ln>
                  </pic:spPr>
                </pic:pic>
              </a:graphicData>
            </a:graphic>
          </wp:inline>
        </w:drawing>
      </w:r>
    </w:p>
    <w:p w14:paraId="58FF2023" w14:textId="77777777" w:rsidR="00017986" w:rsidRPr="007134A7" w:rsidRDefault="00017986">
      <w:pPr>
        <w:pStyle w:val="Heading2"/>
        <w:spacing w:line="360" w:lineRule="auto"/>
        <w:jc w:val="both"/>
        <w:rPr>
          <w:rFonts w:ascii="Times New Roman" w:hAnsi="Times New Roman" w:cs="Times New Roman"/>
          <w:b/>
          <w:bCs/>
          <w:color w:val="000000" w:themeColor="text1"/>
          <w:sz w:val="26"/>
          <w:szCs w:val="26"/>
          <w:rPrChange w:id="2971" w:author="michaelaanas23@gmail.com" w:date="2026-09-25T21:48:00Z" w16du:dateUtc="2026-09-25T13:48:00Z">
            <w:rPr>
              <w:rFonts w:ascii="Times New Roman" w:hAnsi="Times New Roman" w:cs="Times New Roman"/>
              <w:b/>
              <w:bCs/>
              <w:color w:val="000000" w:themeColor="text1"/>
            </w:rPr>
          </w:rPrChange>
        </w:rPr>
        <w:pPrChange w:id="2972" w:author="michaelaanas23@gmail.com" w:date="2026-09-25T21:57:00Z" w16du:dateUtc="2026-09-25T13:57:00Z">
          <w:pPr>
            <w:pStyle w:val="Heading2"/>
            <w:jc w:val="both"/>
          </w:pPr>
        </w:pPrChange>
      </w:pPr>
      <w:r w:rsidRPr="007134A7">
        <w:rPr>
          <w:rFonts w:ascii="Times New Roman" w:hAnsi="Times New Roman" w:cs="Times New Roman"/>
          <w:b/>
          <w:bCs/>
          <w:color w:val="000000" w:themeColor="text1"/>
          <w:sz w:val="26"/>
          <w:szCs w:val="26"/>
          <w:rPrChange w:id="2973" w:author="michaelaanas23@gmail.com" w:date="2026-09-25T21:48:00Z" w16du:dateUtc="2026-09-25T13:48:00Z">
            <w:rPr>
              <w:rFonts w:ascii="Times New Roman" w:hAnsi="Times New Roman" w:cs="Times New Roman"/>
              <w:b/>
              <w:bCs/>
              <w:color w:val="000000" w:themeColor="text1"/>
            </w:rPr>
          </w:rPrChange>
        </w:rPr>
        <w:t>4.4 System Architecture </w:t>
      </w:r>
    </w:p>
    <w:p w14:paraId="4E80C4C4" w14:textId="52572A88" w:rsidR="00017986" w:rsidRPr="007134A7" w:rsidRDefault="00017986">
      <w:pPr>
        <w:spacing w:line="276" w:lineRule="auto"/>
        <w:jc w:val="both"/>
        <w:rPr>
          <w:rFonts w:ascii="Times New Roman" w:hAnsi="Times New Roman" w:cs="Times New Roman"/>
          <w:sz w:val="20"/>
          <w:szCs w:val="20"/>
          <w:rPrChange w:id="2974" w:author="michaelaanas23@gmail.com" w:date="2026-09-25T21:48:00Z" w16du:dateUtc="2026-09-25T13:48:00Z">
            <w:rPr/>
          </w:rPrChange>
        </w:rPr>
        <w:pPrChange w:id="2975" w:author="michaelaanas23@gmail.com" w:date="2026-09-25T21:55:00Z" w16du:dateUtc="2026-09-25T13:55:00Z">
          <w:pPr>
            <w:jc w:val="both"/>
          </w:pPr>
        </w:pPrChange>
      </w:pPr>
      <w:r w:rsidRPr="007134A7">
        <w:rPr>
          <w:rFonts w:ascii="Times New Roman" w:hAnsi="Times New Roman" w:cs="Times New Roman"/>
          <w:sz w:val="20"/>
          <w:szCs w:val="20"/>
          <w:rPrChange w:id="2976" w:author="michaelaanas23@gmail.com" w:date="2026-09-25T21:48:00Z" w16du:dateUtc="2026-09-25T13:48:00Z">
            <w:rPr/>
          </w:rPrChange>
        </w:rPr>
        <w:t xml:space="preserve">The H2Ops platform utilizes a </w:t>
      </w:r>
      <w:r w:rsidRPr="007134A7">
        <w:rPr>
          <w:rFonts w:ascii="Times New Roman" w:hAnsi="Times New Roman" w:cs="Times New Roman"/>
          <w:b/>
          <w:bCs/>
          <w:sz w:val="20"/>
          <w:szCs w:val="20"/>
          <w:rPrChange w:id="2977" w:author="michaelaanas23@gmail.com" w:date="2026-09-25T21:48:00Z" w16du:dateUtc="2026-09-25T13:48:00Z">
            <w:rPr>
              <w:b/>
              <w:bCs/>
            </w:rPr>
          </w:rPrChange>
        </w:rPr>
        <w:t>Three-Tier Client-Server Architecture</w:t>
      </w:r>
      <w:r w:rsidRPr="007134A7">
        <w:rPr>
          <w:rFonts w:ascii="Times New Roman" w:hAnsi="Times New Roman" w:cs="Times New Roman"/>
          <w:sz w:val="20"/>
          <w:szCs w:val="20"/>
          <w:rPrChange w:id="2978" w:author="michaelaanas23@gmail.com" w:date="2026-09-25T21:48:00Z" w16du:dateUtc="2026-09-25T13:48:00Z">
            <w:rPr/>
          </w:rPrChange>
        </w:rPr>
        <w:t>, which separates the presentation layer (client tier), application layer (business logic tier), and data layer (persistence tier). This architectural approach improves system maintainability, scalability, and security by organizing software components according to their respective responsibilities.</w:t>
      </w:r>
    </w:p>
    <w:p w14:paraId="3FCCD902" w14:textId="7475D8C5" w:rsidR="00017986" w:rsidRPr="007134A7" w:rsidRDefault="00485DEF">
      <w:pPr>
        <w:pStyle w:val="Caption"/>
        <w:spacing w:line="276" w:lineRule="auto"/>
        <w:jc w:val="both"/>
        <w:rPr>
          <w:rFonts w:ascii="Times New Roman" w:hAnsi="Times New Roman" w:cs="Times New Roman"/>
          <w:color w:val="000000" w:themeColor="text1"/>
          <w:sz w:val="20"/>
          <w:szCs w:val="20"/>
          <w:rPrChange w:id="2979" w:author="michaelaanas23@gmail.com" w:date="2026-09-25T21:49:00Z" w16du:dateUtc="2026-09-25T13:49:00Z">
            <w:rPr>
              <w:rFonts w:ascii="Times New Roman" w:hAnsi="Times New Roman" w:cs="Times New Roman"/>
              <w:color w:val="000000" w:themeColor="text1"/>
              <w:sz w:val="22"/>
              <w:szCs w:val="22"/>
            </w:rPr>
          </w:rPrChange>
        </w:rPr>
        <w:pPrChange w:id="2980" w:author="michaelaanas23@gmail.com" w:date="2026-09-25T21:55:00Z" w16du:dateUtc="2026-09-25T13:55:00Z">
          <w:pPr>
            <w:pStyle w:val="Caption"/>
            <w:spacing w:line="360" w:lineRule="auto"/>
            <w:jc w:val="both"/>
          </w:pPr>
        </w:pPrChange>
      </w:pPr>
      <w:r w:rsidRPr="007134A7">
        <w:rPr>
          <w:rFonts w:ascii="Times New Roman" w:hAnsi="Times New Roman" w:cs="Times New Roman"/>
          <w:color w:val="000000" w:themeColor="text1"/>
          <w:sz w:val="20"/>
          <w:szCs w:val="20"/>
          <w:rPrChange w:id="2981" w:author="michaelaanas23@gmail.com" w:date="2026-09-25T21:49:00Z" w16du:dateUtc="2026-09-25T13:49:00Z">
            <w:rPr>
              <w:rFonts w:ascii="Times New Roman" w:hAnsi="Times New Roman" w:cs="Times New Roman"/>
              <w:color w:val="000000" w:themeColor="text1"/>
              <w:sz w:val="22"/>
              <w:szCs w:val="22"/>
            </w:rPr>
          </w:rPrChange>
        </w:rPr>
        <w:t xml:space="preserve">Figure 4. </w:t>
      </w:r>
      <w:r w:rsidRPr="007134A7">
        <w:rPr>
          <w:rFonts w:ascii="Times New Roman" w:hAnsi="Times New Roman" w:cs="Times New Roman"/>
          <w:color w:val="000000" w:themeColor="text1"/>
          <w:sz w:val="20"/>
          <w:szCs w:val="20"/>
          <w:rPrChange w:id="2982" w:author="michaelaanas23@gmail.com" w:date="2026-09-25T21:49:00Z" w16du:dateUtc="2026-09-25T13:49:00Z">
            <w:rPr>
              <w:rFonts w:ascii="Times New Roman" w:hAnsi="Times New Roman" w:cs="Times New Roman"/>
              <w:color w:val="000000" w:themeColor="text1"/>
              <w:sz w:val="22"/>
              <w:szCs w:val="22"/>
            </w:rPr>
          </w:rPrChange>
        </w:rPr>
        <w:fldChar w:fldCharType="begin"/>
      </w:r>
      <w:r w:rsidRPr="007134A7">
        <w:rPr>
          <w:rFonts w:ascii="Times New Roman" w:hAnsi="Times New Roman" w:cs="Times New Roman"/>
          <w:color w:val="000000" w:themeColor="text1"/>
          <w:sz w:val="20"/>
          <w:szCs w:val="20"/>
          <w:rPrChange w:id="2983" w:author="michaelaanas23@gmail.com" w:date="2026-09-25T21:49:00Z" w16du:dateUtc="2026-09-25T13:49:00Z">
            <w:rPr>
              <w:rFonts w:ascii="Times New Roman" w:hAnsi="Times New Roman" w:cs="Times New Roman"/>
              <w:color w:val="000000" w:themeColor="text1"/>
              <w:sz w:val="22"/>
              <w:szCs w:val="22"/>
            </w:rPr>
          </w:rPrChange>
        </w:rPr>
        <w:instrText xml:space="preserve"> SEQ Figure_4. \* ARABIC </w:instrText>
      </w:r>
      <w:r w:rsidRPr="007134A7">
        <w:rPr>
          <w:rFonts w:ascii="Times New Roman" w:hAnsi="Times New Roman" w:cs="Times New Roman"/>
          <w:color w:val="000000" w:themeColor="text1"/>
          <w:sz w:val="20"/>
          <w:szCs w:val="20"/>
          <w:rPrChange w:id="2984" w:author="michaelaanas23@gmail.com" w:date="2026-09-25T21:49:00Z" w16du:dateUtc="2026-09-25T13:49:00Z">
            <w:rPr>
              <w:rFonts w:ascii="Times New Roman" w:hAnsi="Times New Roman" w:cs="Times New Roman"/>
              <w:color w:val="000000" w:themeColor="text1"/>
              <w:sz w:val="22"/>
              <w:szCs w:val="22"/>
            </w:rPr>
          </w:rPrChange>
        </w:rPr>
        <w:fldChar w:fldCharType="separate"/>
      </w:r>
      <w:r w:rsidR="00247B2E" w:rsidRPr="007134A7">
        <w:rPr>
          <w:rFonts w:ascii="Times New Roman" w:hAnsi="Times New Roman" w:cs="Times New Roman"/>
          <w:noProof/>
          <w:color w:val="000000" w:themeColor="text1"/>
          <w:sz w:val="20"/>
          <w:szCs w:val="20"/>
          <w:rPrChange w:id="2985" w:author="michaelaanas23@gmail.com" w:date="2026-09-25T21:49:00Z" w16du:dateUtc="2026-09-25T13:49:00Z">
            <w:rPr>
              <w:rFonts w:ascii="Times New Roman" w:hAnsi="Times New Roman" w:cs="Times New Roman"/>
              <w:noProof/>
              <w:color w:val="000000" w:themeColor="text1"/>
              <w:sz w:val="22"/>
              <w:szCs w:val="22"/>
            </w:rPr>
          </w:rPrChange>
        </w:rPr>
        <w:t>3</w:t>
      </w:r>
      <w:r w:rsidRPr="007134A7">
        <w:rPr>
          <w:rFonts w:ascii="Times New Roman" w:hAnsi="Times New Roman" w:cs="Times New Roman"/>
          <w:color w:val="000000" w:themeColor="text1"/>
          <w:sz w:val="20"/>
          <w:szCs w:val="20"/>
          <w:rPrChange w:id="2986" w:author="michaelaanas23@gmail.com" w:date="2026-09-25T21:49:00Z" w16du:dateUtc="2026-09-25T13:49:00Z">
            <w:rPr>
              <w:rFonts w:ascii="Times New Roman" w:hAnsi="Times New Roman" w:cs="Times New Roman"/>
              <w:color w:val="000000" w:themeColor="text1"/>
              <w:sz w:val="22"/>
              <w:szCs w:val="22"/>
            </w:rPr>
          </w:rPrChange>
        </w:rPr>
        <w:fldChar w:fldCharType="end"/>
      </w:r>
      <w:r w:rsidRPr="007134A7">
        <w:rPr>
          <w:rFonts w:ascii="Times New Roman" w:hAnsi="Times New Roman" w:cs="Times New Roman"/>
          <w:color w:val="000000" w:themeColor="text1"/>
          <w:sz w:val="20"/>
          <w:szCs w:val="20"/>
          <w:rPrChange w:id="2987" w:author="michaelaanas23@gmail.com" w:date="2026-09-25T21:49:00Z" w16du:dateUtc="2026-09-25T13:49:00Z">
            <w:rPr>
              <w:rFonts w:ascii="Times New Roman" w:hAnsi="Times New Roman" w:cs="Times New Roman"/>
              <w:color w:val="000000" w:themeColor="text1"/>
              <w:sz w:val="22"/>
              <w:szCs w:val="22"/>
            </w:rPr>
          </w:rPrChange>
        </w:rPr>
        <w:t xml:space="preserve"> illustrates the architecture of the developed system.</w:t>
      </w:r>
    </w:p>
    <w:p w14:paraId="7F3F4031" w14:textId="6DF39A62" w:rsidR="00485DEF" w:rsidRDefault="00485DEF">
      <w:pPr>
        <w:spacing w:line="276" w:lineRule="auto"/>
        <w:jc w:val="both"/>
        <w:pPrChange w:id="2988" w:author="michaelaanas23@gmail.com" w:date="2026-09-25T21:55:00Z" w16du:dateUtc="2026-09-25T13:55:00Z">
          <w:pPr>
            <w:jc w:val="both"/>
          </w:pPr>
        </w:pPrChange>
      </w:pPr>
      <w:r>
        <w:rPr>
          <w:noProof/>
        </w:rPr>
        <w:lastRenderedPageBreak/>
        <w:drawing>
          <wp:inline distT="0" distB="0" distL="0" distR="0" wp14:anchorId="6A0B4290" wp14:editId="50DED390">
            <wp:extent cx="5943600" cy="5288915"/>
            <wp:effectExtent l="0" t="0" r="0" b="6985"/>
            <wp:docPr id="21007741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288915"/>
                    </a:xfrm>
                    <a:prstGeom prst="rect">
                      <a:avLst/>
                    </a:prstGeom>
                    <a:noFill/>
                    <a:ln>
                      <a:noFill/>
                    </a:ln>
                  </pic:spPr>
                </pic:pic>
              </a:graphicData>
            </a:graphic>
          </wp:inline>
        </w:drawing>
      </w:r>
    </w:p>
    <w:p w14:paraId="674A0ADF" w14:textId="77777777" w:rsidR="00485DEF" w:rsidRPr="007134A7" w:rsidRDefault="00485DEF">
      <w:pPr>
        <w:spacing w:line="276" w:lineRule="auto"/>
        <w:jc w:val="both"/>
        <w:rPr>
          <w:rFonts w:ascii="Times New Roman" w:hAnsi="Times New Roman" w:cs="Times New Roman"/>
          <w:sz w:val="20"/>
          <w:szCs w:val="20"/>
          <w:rPrChange w:id="2989" w:author="michaelaanas23@gmail.com" w:date="2026-09-25T21:49:00Z" w16du:dateUtc="2026-09-25T13:49:00Z">
            <w:rPr/>
          </w:rPrChange>
        </w:rPr>
        <w:pPrChange w:id="2990" w:author="michaelaanas23@gmail.com" w:date="2026-09-25T21:55:00Z" w16du:dateUtc="2026-09-25T13:55:00Z">
          <w:pPr>
            <w:jc w:val="both"/>
          </w:pPr>
        </w:pPrChange>
      </w:pPr>
      <w:r w:rsidRPr="007134A7">
        <w:rPr>
          <w:rFonts w:ascii="Times New Roman" w:hAnsi="Times New Roman" w:cs="Times New Roman"/>
          <w:b/>
          <w:bCs/>
          <w:sz w:val="20"/>
          <w:szCs w:val="20"/>
          <w:rPrChange w:id="2991" w:author="michaelaanas23@gmail.com" w:date="2026-09-25T21:49:00Z" w16du:dateUtc="2026-09-25T13:49:00Z">
            <w:rPr>
              <w:b/>
              <w:bCs/>
            </w:rPr>
          </w:rPrChange>
        </w:rPr>
        <w:t>The architecture consists of the following components:</w:t>
      </w:r>
    </w:p>
    <w:p w14:paraId="1E8FEB59" w14:textId="77777777" w:rsidR="00485DEF" w:rsidRPr="007134A7" w:rsidDel="007134A7" w:rsidRDefault="00485DEF">
      <w:pPr>
        <w:spacing w:line="276" w:lineRule="auto"/>
        <w:jc w:val="both"/>
        <w:rPr>
          <w:del w:id="2992" w:author="michaelaanas23@gmail.com" w:date="2026-09-25T21:50:00Z" w16du:dateUtc="2026-09-25T13:50:00Z"/>
          <w:rFonts w:ascii="Times New Roman" w:hAnsi="Times New Roman" w:cs="Times New Roman"/>
          <w:sz w:val="20"/>
          <w:szCs w:val="20"/>
          <w:rPrChange w:id="2993" w:author="michaelaanas23@gmail.com" w:date="2026-09-25T21:49:00Z" w16du:dateUtc="2026-09-25T13:49:00Z">
            <w:rPr>
              <w:del w:id="2994" w:author="michaelaanas23@gmail.com" w:date="2026-09-25T21:50:00Z" w16du:dateUtc="2026-09-25T13:50:00Z"/>
            </w:rPr>
          </w:rPrChange>
        </w:rPr>
        <w:pPrChange w:id="2995" w:author="michaelaanas23@gmail.com" w:date="2026-09-25T21:55:00Z" w16du:dateUtc="2026-09-25T13:55:00Z">
          <w:pPr>
            <w:jc w:val="both"/>
          </w:pPr>
        </w:pPrChange>
      </w:pPr>
      <w:r w:rsidRPr="007134A7">
        <w:rPr>
          <w:rFonts w:ascii="Times New Roman" w:hAnsi="Times New Roman" w:cs="Times New Roman"/>
          <w:sz w:val="20"/>
          <w:szCs w:val="20"/>
          <w:rPrChange w:id="2996" w:author="michaelaanas23@gmail.com" w:date="2026-09-25T21:49:00Z" w16du:dateUtc="2026-09-25T13:49:00Z">
            <w:rPr/>
          </w:rPrChange>
        </w:rPr>
        <w:t>    The presentation layer serves as the responsive interface between the users and the H2Ops application. It is responsible for rendering dashboards, capturing operational inputs, displaying real-time stock levels, and presenting analytical reports through interactive visualizations. Authorized branch cashiers and administrators may access the application securely using desktop computers, laptops, tablets, or smartphones through standard, modern web browsers.</w:t>
      </w:r>
    </w:p>
    <w:p w14:paraId="1244831C" w14:textId="77777777" w:rsidR="00485DEF" w:rsidRPr="00485DEF" w:rsidRDefault="00485DEF">
      <w:pPr>
        <w:spacing w:line="276" w:lineRule="auto"/>
        <w:jc w:val="both"/>
        <w:pPrChange w:id="2997" w:author="michaelaanas23@gmail.com" w:date="2026-09-25T21:55:00Z" w16du:dateUtc="2026-09-25T13:55:00Z">
          <w:pPr>
            <w:jc w:val="both"/>
          </w:pPr>
        </w:pPrChange>
      </w:pPr>
    </w:p>
    <w:p w14:paraId="6966917A" w14:textId="77777777" w:rsidR="00485DEF" w:rsidRPr="007134A7" w:rsidRDefault="00485DEF">
      <w:pPr>
        <w:spacing w:line="276" w:lineRule="auto"/>
        <w:jc w:val="both"/>
        <w:rPr>
          <w:rFonts w:ascii="Times New Roman" w:hAnsi="Times New Roman" w:cs="Times New Roman"/>
          <w:sz w:val="20"/>
          <w:szCs w:val="20"/>
          <w:rPrChange w:id="2998" w:author="michaelaanas23@gmail.com" w:date="2026-09-25T21:49:00Z" w16du:dateUtc="2026-09-25T13:49:00Z">
            <w:rPr/>
          </w:rPrChange>
        </w:rPr>
        <w:pPrChange w:id="2999" w:author="michaelaanas23@gmail.com" w:date="2026-09-25T21:55:00Z" w16du:dateUtc="2026-09-25T13:55:00Z">
          <w:pPr>
            <w:jc w:val="both"/>
          </w:pPr>
        </w:pPrChange>
      </w:pPr>
      <w:r w:rsidRPr="007134A7">
        <w:rPr>
          <w:rFonts w:ascii="Times New Roman" w:hAnsi="Times New Roman" w:cs="Times New Roman"/>
          <w:b/>
          <w:bCs/>
          <w:sz w:val="20"/>
          <w:szCs w:val="20"/>
          <w:rPrChange w:id="3000" w:author="michaelaanas23@gmail.com" w:date="2026-09-25T21:49:00Z" w16du:dateUtc="2026-09-25T13:49:00Z">
            <w:rPr>
              <w:b/>
              <w:bCs/>
            </w:rPr>
          </w:rPrChange>
        </w:rPr>
        <w:t>Major interface components include:</w:t>
      </w:r>
    </w:p>
    <w:p w14:paraId="1EE7DA07" w14:textId="77777777" w:rsidR="00485DEF" w:rsidRPr="007134A7" w:rsidRDefault="00485DEF">
      <w:pPr>
        <w:spacing w:line="276" w:lineRule="auto"/>
        <w:jc w:val="both"/>
        <w:rPr>
          <w:rFonts w:ascii="Times New Roman" w:hAnsi="Times New Roman" w:cs="Times New Roman"/>
          <w:sz w:val="20"/>
          <w:szCs w:val="20"/>
          <w:rPrChange w:id="3001" w:author="michaelaanas23@gmail.com" w:date="2026-09-25T21:49:00Z" w16du:dateUtc="2026-09-25T13:49:00Z">
            <w:rPr/>
          </w:rPrChange>
        </w:rPr>
        <w:pPrChange w:id="3002" w:author="michaelaanas23@gmail.com" w:date="2026-09-25T21:55:00Z" w16du:dateUtc="2026-09-25T13:55:00Z">
          <w:pPr>
            <w:jc w:val="both"/>
          </w:pPr>
        </w:pPrChange>
      </w:pPr>
      <w:r w:rsidRPr="007134A7">
        <w:rPr>
          <w:rFonts w:ascii="Times New Roman" w:hAnsi="Times New Roman" w:cs="Times New Roman"/>
          <w:sz w:val="20"/>
          <w:szCs w:val="20"/>
          <w:rPrChange w:id="3003" w:author="michaelaanas23@gmail.com" w:date="2026-09-25T21:49:00Z" w16du:dateUtc="2026-09-25T13:49:00Z">
            <w:rPr/>
          </w:rPrChange>
        </w:rPr>
        <w:t>● Secure Login &amp; 2FA Page: </w:t>
      </w:r>
    </w:p>
    <w:p w14:paraId="3FA3F6D1" w14:textId="77777777" w:rsidR="00485DEF" w:rsidRPr="007134A7" w:rsidRDefault="00485DEF">
      <w:pPr>
        <w:spacing w:line="276" w:lineRule="auto"/>
        <w:jc w:val="both"/>
        <w:rPr>
          <w:rFonts w:ascii="Times New Roman" w:hAnsi="Times New Roman" w:cs="Times New Roman"/>
          <w:sz w:val="20"/>
          <w:szCs w:val="20"/>
          <w:rPrChange w:id="3004" w:author="michaelaanas23@gmail.com" w:date="2026-09-25T21:49:00Z" w16du:dateUtc="2026-09-25T13:49:00Z">
            <w:rPr/>
          </w:rPrChange>
        </w:rPr>
        <w:pPrChange w:id="3005" w:author="michaelaanas23@gmail.com" w:date="2026-09-25T21:55:00Z" w16du:dateUtc="2026-09-25T13:55:00Z">
          <w:pPr>
            <w:jc w:val="both"/>
          </w:pPr>
        </w:pPrChange>
      </w:pPr>
      <w:r w:rsidRPr="007134A7">
        <w:rPr>
          <w:rFonts w:ascii="Times New Roman" w:hAnsi="Times New Roman" w:cs="Times New Roman"/>
          <w:sz w:val="20"/>
          <w:szCs w:val="20"/>
          <w:rPrChange w:id="3006" w:author="michaelaanas23@gmail.com" w:date="2026-09-25T21:49:00Z" w16du:dateUtc="2026-09-25T13:49:00Z">
            <w:rPr/>
          </w:rPrChange>
        </w:rPr>
        <w:t>● Administrative Dashboard:</w:t>
      </w:r>
    </w:p>
    <w:p w14:paraId="10407337" w14:textId="77777777" w:rsidR="00485DEF" w:rsidRPr="007134A7" w:rsidRDefault="00485DEF">
      <w:pPr>
        <w:spacing w:line="276" w:lineRule="auto"/>
        <w:jc w:val="both"/>
        <w:rPr>
          <w:rFonts w:ascii="Times New Roman" w:hAnsi="Times New Roman" w:cs="Times New Roman"/>
          <w:sz w:val="20"/>
          <w:szCs w:val="20"/>
          <w:rPrChange w:id="3007" w:author="michaelaanas23@gmail.com" w:date="2026-09-25T21:49:00Z" w16du:dateUtc="2026-09-25T13:49:00Z">
            <w:rPr/>
          </w:rPrChange>
        </w:rPr>
        <w:pPrChange w:id="3008" w:author="michaelaanas23@gmail.com" w:date="2026-09-25T21:55:00Z" w16du:dateUtc="2026-09-25T13:55:00Z">
          <w:pPr>
            <w:jc w:val="both"/>
          </w:pPr>
        </w:pPrChange>
      </w:pPr>
      <w:r w:rsidRPr="007134A7">
        <w:rPr>
          <w:rFonts w:ascii="Times New Roman" w:hAnsi="Times New Roman" w:cs="Times New Roman"/>
          <w:sz w:val="20"/>
          <w:szCs w:val="20"/>
          <w:rPrChange w:id="3009" w:author="michaelaanas23@gmail.com" w:date="2026-09-25T21:49:00Z" w16du:dateUtc="2026-09-25T13:49:00Z">
            <w:rPr/>
          </w:rPrChange>
        </w:rPr>
        <w:t>● Cashier Point-of-Sale:</w:t>
      </w:r>
    </w:p>
    <w:p w14:paraId="1390BCCE" w14:textId="77777777" w:rsidR="00485DEF" w:rsidRPr="007134A7" w:rsidRDefault="00485DEF">
      <w:pPr>
        <w:spacing w:line="276" w:lineRule="auto"/>
        <w:jc w:val="both"/>
        <w:rPr>
          <w:rFonts w:ascii="Times New Roman" w:hAnsi="Times New Roman" w:cs="Times New Roman"/>
          <w:sz w:val="20"/>
          <w:szCs w:val="20"/>
          <w:rPrChange w:id="3010" w:author="michaelaanas23@gmail.com" w:date="2026-09-25T21:49:00Z" w16du:dateUtc="2026-09-25T13:49:00Z">
            <w:rPr/>
          </w:rPrChange>
        </w:rPr>
        <w:pPrChange w:id="3011" w:author="michaelaanas23@gmail.com" w:date="2026-09-25T21:55:00Z" w16du:dateUtc="2026-09-25T13:55:00Z">
          <w:pPr>
            <w:jc w:val="both"/>
          </w:pPr>
        </w:pPrChange>
      </w:pPr>
      <w:r w:rsidRPr="007134A7">
        <w:rPr>
          <w:rFonts w:ascii="Times New Roman" w:hAnsi="Times New Roman" w:cs="Times New Roman"/>
          <w:sz w:val="20"/>
          <w:szCs w:val="20"/>
          <w:rPrChange w:id="3012" w:author="michaelaanas23@gmail.com" w:date="2026-09-25T21:49:00Z" w16du:dateUtc="2026-09-25T13:49:00Z">
            <w:rPr/>
          </w:rPrChange>
        </w:rPr>
        <w:t>● Inventory &amp; Stock Management Module:</w:t>
      </w:r>
    </w:p>
    <w:p w14:paraId="32A7EAAD" w14:textId="77777777" w:rsidR="00485DEF" w:rsidRPr="007134A7" w:rsidDel="007134A7" w:rsidRDefault="00485DEF">
      <w:pPr>
        <w:spacing w:line="276" w:lineRule="auto"/>
        <w:jc w:val="both"/>
        <w:rPr>
          <w:del w:id="3013" w:author="michaelaanas23@gmail.com" w:date="2026-09-25T21:50:00Z" w16du:dateUtc="2026-09-25T13:50:00Z"/>
          <w:rFonts w:ascii="Times New Roman" w:hAnsi="Times New Roman" w:cs="Times New Roman"/>
          <w:sz w:val="20"/>
          <w:szCs w:val="20"/>
          <w:rPrChange w:id="3014" w:author="michaelaanas23@gmail.com" w:date="2026-09-25T21:49:00Z" w16du:dateUtc="2026-09-25T13:49:00Z">
            <w:rPr>
              <w:del w:id="3015" w:author="michaelaanas23@gmail.com" w:date="2026-09-25T21:50:00Z" w16du:dateUtc="2026-09-25T13:50:00Z"/>
            </w:rPr>
          </w:rPrChange>
        </w:rPr>
        <w:pPrChange w:id="3016" w:author="michaelaanas23@gmail.com" w:date="2026-09-25T21:55:00Z" w16du:dateUtc="2026-09-25T13:55:00Z">
          <w:pPr>
            <w:jc w:val="both"/>
          </w:pPr>
        </w:pPrChange>
      </w:pPr>
      <w:r w:rsidRPr="007134A7">
        <w:rPr>
          <w:rFonts w:ascii="Times New Roman" w:hAnsi="Times New Roman" w:cs="Times New Roman"/>
          <w:sz w:val="20"/>
          <w:szCs w:val="20"/>
          <w:rPrChange w:id="3017" w:author="michaelaanas23@gmail.com" w:date="2026-09-25T21:49:00Z" w16du:dateUtc="2026-09-25T13:49:00Z">
            <w:rPr/>
          </w:rPrChange>
        </w:rPr>
        <w:t>● Analytics &amp; Forecasting </w:t>
      </w:r>
    </w:p>
    <w:p w14:paraId="6EE2BF65" w14:textId="77777777" w:rsidR="00485DEF" w:rsidRPr="007134A7" w:rsidRDefault="00485DEF">
      <w:pPr>
        <w:spacing w:line="276" w:lineRule="auto"/>
        <w:jc w:val="both"/>
        <w:rPr>
          <w:rFonts w:ascii="Times New Roman" w:hAnsi="Times New Roman" w:cs="Times New Roman"/>
          <w:sz w:val="20"/>
          <w:szCs w:val="20"/>
          <w:rPrChange w:id="3018" w:author="michaelaanas23@gmail.com" w:date="2026-09-25T21:49:00Z" w16du:dateUtc="2026-09-25T13:49:00Z">
            <w:rPr/>
          </w:rPrChange>
        </w:rPr>
        <w:pPrChange w:id="3019" w:author="michaelaanas23@gmail.com" w:date="2026-09-25T21:55:00Z" w16du:dateUtc="2026-09-25T13:55:00Z">
          <w:pPr>
            <w:jc w:val="both"/>
          </w:pPr>
        </w:pPrChange>
      </w:pPr>
    </w:p>
    <w:p w14:paraId="0BD569A6" w14:textId="77777777" w:rsidR="00485DEF" w:rsidRPr="007134A7" w:rsidRDefault="00485DEF">
      <w:pPr>
        <w:spacing w:line="276" w:lineRule="auto"/>
        <w:jc w:val="both"/>
        <w:rPr>
          <w:rFonts w:ascii="Times New Roman" w:hAnsi="Times New Roman" w:cs="Times New Roman"/>
          <w:sz w:val="20"/>
          <w:szCs w:val="20"/>
          <w:rPrChange w:id="3020" w:author="michaelaanas23@gmail.com" w:date="2026-09-25T21:49:00Z" w16du:dateUtc="2026-09-25T13:49:00Z">
            <w:rPr/>
          </w:rPrChange>
        </w:rPr>
        <w:pPrChange w:id="3021" w:author="michaelaanas23@gmail.com" w:date="2026-09-25T21:55:00Z" w16du:dateUtc="2026-09-25T13:55:00Z">
          <w:pPr>
            <w:jc w:val="both"/>
          </w:pPr>
        </w:pPrChange>
      </w:pPr>
      <w:r w:rsidRPr="007134A7">
        <w:rPr>
          <w:rFonts w:ascii="Times New Roman" w:hAnsi="Times New Roman" w:cs="Times New Roman"/>
          <w:b/>
          <w:bCs/>
          <w:sz w:val="20"/>
          <w:szCs w:val="20"/>
          <w:rPrChange w:id="3022" w:author="michaelaanas23@gmail.com" w:date="2026-09-25T21:49:00Z" w16du:dateUtc="2026-09-25T13:49:00Z">
            <w:rPr>
              <w:b/>
              <w:bCs/>
            </w:rPr>
          </w:rPrChange>
        </w:rPr>
        <w:lastRenderedPageBreak/>
        <w:t xml:space="preserve">Application Layer </w:t>
      </w:r>
      <w:r w:rsidRPr="007134A7">
        <w:rPr>
          <w:rFonts w:ascii="Times New Roman" w:hAnsi="Times New Roman" w:cs="Times New Roman"/>
          <w:sz w:val="20"/>
          <w:szCs w:val="20"/>
          <w:rPrChange w:id="3023" w:author="michaelaanas23@gmail.com" w:date="2026-09-25T21:49:00Z" w16du:dateUtc="2026-09-25T13:49:00Z">
            <w:rPr/>
          </w:rPrChange>
        </w:rPr>
        <w:t>(Business Logic Tier)</w:t>
      </w:r>
    </w:p>
    <w:p w14:paraId="3D838DA3" w14:textId="11750054" w:rsidR="00485DEF" w:rsidRPr="007134A7" w:rsidRDefault="00485DEF">
      <w:pPr>
        <w:spacing w:line="276" w:lineRule="auto"/>
        <w:jc w:val="both"/>
        <w:rPr>
          <w:rFonts w:ascii="Times New Roman" w:hAnsi="Times New Roman" w:cs="Times New Roman"/>
          <w:sz w:val="20"/>
          <w:szCs w:val="20"/>
          <w:rPrChange w:id="3024" w:author="michaelaanas23@gmail.com" w:date="2026-09-25T21:49:00Z" w16du:dateUtc="2026-09-25T13:49:00Z">
            <w:rPr/>
          </w:rPrChange>
        </w:rPr>
        <w:pPrChange w:id="3025" w:author="michaelaanas23@gmail.com" w:date="2026-09-25T21:55:00Z" w16du:dateUtc="2026-09-25T13:55:00Z">
          <w:pPr>
            <w:jc w:val="both"/>
          </w:pPr>
        </w:pPrChange>
      </w:pPr>
      <w:r w:rsidRPr="007134A7">
        <w:rPr>
          <w:rFonts w:ascii="Times New Roman" w:hAnsi="Times New Roman" w:cs="Times New Roman"/>
          <w:sz w:val="20"/>
          <w:szCs w:val="20"/>
          <w:rPrChange w:id="3026" w:author="michaelaanas23@gmail.com" w:date="2026-09-25T21:49:00Z" w16du:dateUtc="2026-09-25T13:49:00Z">
            <w:rPr/>
          </w:rPrChange>
        </w:rPr>
        <w:t>The application layer contains the core server-side logic responsible for routing, validating input data, evaluating roles, performing analytical computations, and executing database triggers.</w:t>
      </w:r>
    </w:p>
    <w:p w14:paraId="7ADD7868" w14:textId="77777777" w:rsidR="00485DEF" w:rsidRPr="007134A7" w:rsidRDefault="00485DEF">
      <w:pPr>
        <w:spacing w:line="276" w:lineRule="auto"/>
        <w:jc w:val="both"/>
        <w:rPr>
          <w:rFonts w:ascii="Times New Roman" w:hAnsi="Times New Roman" w:cs="Times New Roman"/>
          <w:b/>
          <w:bCs/>
          <w:sz w:val="20"/>
          <w:szCs w:val="20"/>
          <w:rPrChange w:id="3027" w:author="michaelaanas23@gmail.com" w:date="2026-09-25T21:49:00Z" w16du:dateUtc="2026-09-25T13:49:00Z">
            <w:rPr>
              <w:b/>
              <w:bCs/>
            </w:rPr>
          </w:rPrChange>
        </w:rPr>
        <w:pPrChange w:id="3028" w:author="michaelaanas23@gmail.com" w:date="2026-09-25T21:55:00Z" w16du:dateUtc="2026-09-25T13:55:00Z">
          <w:pPr>
            <w:jc w:val="both"/>
          </w:pPr>
        </w:pPrChange>
      </w:pPr>
      <w:r w:rsidRPr="007134A7">
        <w:rPr>
          <w:rFonts w:ascii="Times New Roman" w:hAnsi="Times New Roman" w:cs="Times New Roman"/>
          <w:b/>
          <w:bCs/>
          <w:sz w:val="20"/>
          <w:szCs w:val="20"/>
          <w:rPrChange w:id="3029" w:author="michaelaanas23@gmail.com" w:date="2026-09-25T21:49:00Z" w16du:dateUtc="2026-09-25T13:49:00Z">
            <w:rPr>
              <w:b/>
              <w:bCs/>
            </w:rPr>
          </w:rPrChange>
        </w:rPr>
        <w:t> Its primary responsibilities include: </w:t>
      </w:r>
    </w:p>
    <w:p w14:paraId="1D6137F4" w14:textId="77777777" w:rsidR="00485DEF" w:rsidRPr="007134A7" w:rsidRDefault="00485DEF">
      <w:pPr>
        <w:spacing w:line="276" w:lineRule="auto"/>
        <w:jc w:val="both"/>
        <w:rPr>
          <w:rFonts w:ascii="Times New Roman" w:hAnsi="Times New Roman" w:cs="Times New Roman"/>
          <w:sz w:val="20"/>
          <w:szCs w:val="20"/>
          <w:rPrChange w:id="3030" w:author="michaelaanas23@gmail.com" w:date="2026-09-25T21:49:00Z" w16du:dateUtc="2026-09-25T13:49:00Z">
            <w:rPr/>
          </w:rPrChange>
        </w:rPr>
        <w:pPrChange w:id="3031" w:author="michaelaanas23@gmail.com" w:date="2026-09-25T21:55:00Z" w16du:dateUtc="2026-09-25T13:55:00Z">
          <w:pPr>
            <w:jc w:val="both"/>
          </w:pPr>
        </w:pPrChange>
      </w:pPr>
      <w:r w:rsidRPr="007134A7">
        <w:rPr>
          <w:rFonts w:ascii="Times New Roman" w:hAnsi="Times New Roman" w:cs="Times New Roman"/>
          <w:sz w:val="20"/>
          <w:szCs w:val="20"/>
          <w:rPrChange w:id="3032" w:author="michaelaanas23@gmail.com" w:date="2026-09-25T21:49:00Z" w16du:dateUtc="2026-09-25T13:49:00Z">
            <w:rPr/>
          </w:rPrChange>
        </w:rPr>
        <w:t>● User Authentication &amp; OTP Dispatch:</w:t>
      </w:r>
    </w:p>
    <w:p w14:paraId="35AC3D05" w14:textId="77777777" w:rsidR="00485DEF" w:rsidRPr="007134A7" w:rsidRDefault="00485DEF">
      <w:pPr>
        <w:spacing w:line="276" w:lineRule="auto"/>
        <w:jc w:val="both"/>
        <w:rPr>
          <w:rFonts w:ascii="Times New Roman" w:hAnsi="Times New Roman" w:cs="Times New Roman"/>
          <w:sz w:val="20"/>
          <w:szCs w:val="20"/>
          <w:rPrChange w:id="3033" w:author="michaelaanas23@gmail.com" w:date="2026-09-25T21:49:00Z" w16du:dateUtc="2026-09-25T13:49:00Z">
            <w:rPr/>
          </w:rPrChange>
        </w:rPr>
        <w:pPrChange w:id="3034" w:author="michaelaanas23@gmail.com" w:date="2026-09-25T21:55:00Z" w16du:dateUtc="2026-09-25T13:55:00Z">
          <w:pPr>
            <w:jc w:val="both"/>
          </w:pPr>
        </w:pPrChange>
      </w:pPr>
      <w:r w:rsidRPr="007134A7">
        <w:rPr>
          <w:rFonts w:ascii="Times New Roman" w:hAnsi="Times New Roman" w:cs="Times New Roman"/>
          <w:sz w:val="20"/>
          <w:szCs w:val="20"/>
          <w:rPrChange w:id="3035" w:author="michaelaanas23@gmail.com" w:date="2026-09-25T21:49:00Z" w16du:dateUtc="2026-09-25T13:49:00Z">
            <w:rPr/>
          </w:rPrChange>
        </w:rPr>
        <w:t>● Transaction Processing: </w:t>
      </w:r>
    </w:p>
    <w:p w14:paraId="2BADB731" w14:textId="77777777" w:rsidR="00485DEF" w:rsidRPr="007134A7" w:rsidRDefault="00485DEF">
      <w:pPr>
        <w:spacing w:line="276" w:lineRule="auto"/>
        <w:jc w:val="both"/>
        <w:rPr>
          <w:rFonts w:ascii="Times New Roman" w:hAnsi="Times New Roman" w:cs="Times New Roman"/>
          <w:sz w:val="20"/>
          <w:szCs w:val="20"/>
          <w:rPrChange w:id="3036" w:author="michaelaanas23@gmail.com" w:date="2026-09-25T21:49:00Z" w16du:dateUtc="2026-09-25T13:49:00Z">
            <w:rPr/>
          </w:rPrChange>
        </w:rPr>
        <w:pPrChange w:id="3037" w:author="michaelaanas23@gmail.com" w:date="2026-09-25T21:55:00Z" w16du:dateUtc="2026-09-25T13:55:00Z">
          <w:pPr>
            <w:jc w:val="both"/>
          </w:pPr>
        </w:pPrChange>
      </w:pPr>
      <w:r w:rsidRPr="007134A7">
        <w:rPr>
          <w:rFonts w:ascii="Times New Roman" w:hAnsi="Times New Roman" w:cs="Times New Roman"/>
          <w:sz w:val="20"/>
          <w:szCs w:val="20"/>
          <w:rPrChange w:id="3038" w:author="michaelaanas23@gmail.com" w:date="2026-09-25T21:49:00Z" w16du:dateUtc="2026-09-25T13:49:00Z">
            <w:rPr/>
          </w:rPrChange>
        </w:rPr>
        <w:t>● Automated Inventory Triggering:</w:t>
      </w:r>
    </w:p>
    <w:p w14:paraId="4259AC7D" w14:textId="77777777" w:rsidR="00485DEF" w:rsidRPr="007134A7" w:rsidRDefault="00485DEF">
      <w:pPr>
        <w:spacing w:line="276" w:lineRule="auto"/>
        <w:jc w:val="both"/>
        <w:rPr>
          <w:rFonts w:ascii="Times New Roman" w:hAnsi="Times New Roman" w:cs="Times New Roman"/>
          <w:sz w:val="20"/>
          <w:szCs w:val="20"/>
          <w:rPrChange w:id="3039" w:author="michaelaanas23@gmail.com" w:date="2026-09-25T21:49:00Z" w16du:dateUtc="2026-09-25T13:49:00Z">
            <w:rPr/>
          </w:rPrChange>
        </w:rPr>
        <w:pPrChange w:id="3040" w:author="michaelaanas23@gmail.com" w:date="2026-09-25T21:55:00Z" w16du:dateUtc="2026-09-25T13:55:00Z">
          <w:pPr>
            <w:jc w:val="both"/>
          </w:pPr>
        </w:pPrChange>
      </w:pPr>
      <w:r w:rsidRPr="007134A7">
        <w:rPr>
          <w:rFonts w:ascii="Times New Roman" w:hAnsi="Times New Roman" w:cs="Times New Roman"/>
          <w:sz w:val="20"/>
          <w:szCs w:val="20"/>
          <w:rPrChange w:id="3041" w:author="michaelaanas23@gmail.com" w:date="2026-09-25T21:49:00Z" w16du:dateUtc="2026-09-25T13:49:00Z">
            <w:rPr/>
          </w:rPrChange>
        </w:rPr>
        <w:t>● Role-Based Access Control (RBAC):</w:t>
      </w:r>
    </w:p>
    <w:p w14:paraId="053B2183" w14:textId="77777777" w:rsidR="00485DEF" w:rsidRPr="007134A7" w:rsidRDefault="00485DEF">
      <w:pPr>
        <w:spacing w:line="276" w:lineRule="auto"/>
        <w:jc w:val="both"/>
        <w:rPr>
          <w:rFonts w:ascii="Times New Roman" w:hAnsi="Times New Roman" w:cs="Times New Roman"/>
          <w:sz w:val="20"/>
          <w:szCs w:val="20"/>
          <w:rPrChange w:id="3042" w:author="michaelaanas23@gmail.com" w:date="2026-09-25T21:49:00Z" w16du:dateUtc="2026-09-25T13:49:00Z">
            <w:rPr/>
          </w:rPrChange>
        </w:rPr>
        <w:pPrChange w:id="3043" w:author="michaelaanas23@gmail.com" w:date="2026-09-25T21:55:00Z" w16du:dateUtc="2026-09-25T13:55:00Z">
          <w:pPr>
            <w:jc w:val="both"/>
          </w:pPr>
        </w:pPrChange>
      </w:pPr>
      <w:r w:rsidRPr="007134A7">
        <w:rPr>
          <w:rFonts w:ascii="Times New Roman" w:hAnsi="Times New Roman" w:cs="Times New Roman"/>
          <w:sz w:val="20"/>
          <w:szCs w:val="20"/>
          <w:rPrChange w:id="3044" w:author="michaelaanas23@gmail.com" w:date="2026-09-25T21:49:00Z" w16du:dateUtc="2026-09-25T13:49:00Z">
            <w:rPr/>
          </w:rPrChange>
        </w:rPr>
        <w:t>● Sales &amp; Demand Analysis:</w:t>
      </w:r>
    </w:p>
    <w:p w14:paraId="488159DC" w14:textId="77777777" w:rsidR="00485DEF" w:rsidRPr="007134A7" w:rsidRDefault="00485DEF">
      <w:pPr>
        <w:spacing w:line="276" w:lineRule="auto"/>
        <w:jc w:val="both"/>
        <w:rPr>
          <w:rFonts w:ascii="Times New Roman" w:hAnsi="Times New Roman" w:cs="Times New Roman"/>
          <w:sz w:val="20"/>
          <w:szCs w:val="20"/>
          <w:rPrChange w:id="3045" w:author="michaelaanas23@gmail.com" w:date="2026-09-25T21:49:00Z" w16du:dateUtc="2026-09-25T13:49:00Z">
            <w:rPr/>
          </w:rPrChange>
        </w:rPr>
        <w:pPrChange w:id="3046" w:author="michaelaanas23@gmail.com" w:date="2026-09-25T21:55:00Z" w16du:dateUtc="2026-09-25T13:55:00Z">
          <w:pPr>
            <w:jc w:val="both"/>
          </w:pPr>
        </w:pPrChange>
      </w:pPr>
      <w:r w:rsidRPr="007134A7">
        <w:rPr>
          <w:rFonts w:ascii="Times New Roman" w:hAnsi="Times New Roman" w:cs="Times New Roman"/>
          <w:sz w:val="20"/>
          <w:szCs w:val="20"/>
          <w:rPrChange w:id="3047" w:author="michaelaanas23@gmail.com" w:date="2026-09-25T21:49:00Z" w16du:dateUtc="2026-09-25T13:49:00Z">
            <w:rPr/>
          </w:rPrChange>
        </w:rPr>
        <w:t>● Linear Regression Forecasting Engine:</w:t>
      </w:r>
    </w:p>
    <w:p w14:paraId="193E8DDA" w14:textId="21033299" w:rsidR="00485DEF" w:rsidRPr="007134A7" w:rsidRDefault="00485DEF">
      <w:pPr>
        <w:spacing w:line="276" w:lineRule="auto"/>
        <w:jc w:val="both"/>
        <w:rPr>
          <w:rFonts w:ascii="Times New Roman" w:hAnsi="Times New Roman" w:cs="Times New Roman"/>
          <w:sz w:val="20"/>
          <w:szCs w:val="20"/>
          <w:rPrChange w:id="3048" w:author="michaelaanas23@gmail.com" w:date="2026-09-25T21:49:00Z" w16du:dateUtc="2026-09-25T13:49:00Z">
            <w:rPr/>
          </w:rPrChange>
        </w:rPr>
        <w:pPrChange w:id="3049" w:author="michaelaanas23@gmail.com" w:date="2026-09-25T21:55:00Z" w16du:dateUtc="2026-09-25T13:55:00Z">
          <w:pPr>
            <w:jc w:val="both"/>
          </w:pPr>
        </w:pPrChange>
      </w:pPr>
      <w:r w:rsidRPr="007134A7">
        <w:rPr>
          <w:rFonts w:ascii="Times New Roman" w:hAnsi="Times New Roman" w:cs="Times New Roman"/>
          <w:sz w:val="20"/>
          <w:szCs w:val="20"/>
          <w:rPrChange w:id="3050" w:author="michaelaanas23@gmail.com" w:date="2026-09-25T21:49:00Z" w16du:dateUtc="2026-09-25T13:49:00Z">
            <w:rPr/>
          </w:rPrChange>
        </w:rPr>
        <w:t>The Application server acts as the secure intermediary between the presentation layer and the database. </w:t>
      </w:r>
    </w:p>
    <w:p w14:paraId="0FD4B306" w14:textId="77777777" w:rsidR="00485DEF" w:rsidRPr="007134A7" w:rsidRDefault="00485DEF">
      <w:pPr>
        <w:spacing w:line="276" w:lineRule="auto"/>
        <w:jc w:val="both"/>
        <w:rPr>
          <w:rFonts w:ascii="Times New Roman" w:hAnsi="Times New Roman" w:cs="Times New Roman"/>
          <w:sz w:val="20"/>
          <w:szCs w:val="20"/>
          <w:rPrChange w:id="3051" w:author="michaelaanas23@gmail.com" w:date="2026-09-25T21:49:00Z" w16du:dateUtc="2026-09-25T13:49:00Z">
            <w:rPr/>
          </w:rPrChange>
        </w:rPr>
        <w:pPrChange w:id="3052" w:author="michaelaanas23@gmail.com" w:date="2026-09-25T21:55:00Z" w16du:dateUtc="2026-09-25T13:55:00Z">
          <w:pPr>
            <w:jc w:val="both"/>
          </w:pPr>
        </w:pPrChange>
      </w:pPr>
      <w:r w:rsidRPr="007134A7">
        <w:rPr>
          <w:rFonts w:ascii="Times New Roman" w:hAnsi="Times New Roman" w:cs="Times New Roman"/>
          <w:b/>
          <w:bCs/>
          <w:sz w:val="20"/>
          <w:szCs w:val="20"/>
          <w:rPrChange w:id="3053" w:author="michaelaanas23@gmail.com" w:date="2026-09-25T21:49:00Z" w16du:dateUtc="2026-09-25T13:49:00Z">
            <w:rPr>
              <w:b/>
              <w:bCs/>
            </w:rPr>
          </w:rPrChange>
        </w:rPr>
        <w:t>Data Layer </w:t>
      </w:r>
    </w:p>
    <w:p w14:paraId="6DE4A3F3" w14:textId="77777777" w:rsidR="00485DEF" w:rsidRPr="007134A7" w:rsidDel="007134A7" w:rsidRDefault="00485DEF">
      <w:pPr>
        <w:spacing w:line="276" w:lineRule="auto"/>
        <w:jc w:val="both"/>
        <w:rPr>
          <w:del w:id="3054" w:author="michaelaanas23@gmail.com" w:date="2026-09-25T21:50:00Z" w16du:dateUtc="2026-09-25T13:50:00Z"/>
          <w:rFonts w:ascii="Times New Roman" w:hAnsi="Times New Roman" w:cs="Times New Roman"/>
          <w:sz w:val="20"/>
          <w:szCs w:val="20"/>
          <w:rPrChange w:id="3055" w:author="michaelaanas23@gmail.com" w:date="2026-09-25T21:49:00Z" w16du:dateUtc="2026-09-25T13:49:00Z">
            <w:rPr>
              <w:del w:id="3056" w:author="michaelaanas23@gmail.com" w:date="2026-09-25T21:50:00Z" w16du:dateUtc="2026-09-25T13:50:00Z"/>
            </w:rPr>
          </w:rPrChange>
        </w:rPr>
        <w:pPrChange w:id="3057" w:author="michaelaanas23@gmail.com" w:date="2026-09-25T21:55:00Z" w16du:dateUtc="2026-09-25T13:55:00Z">
          <w:pPr>
            <w:jc w:val="both"/>
          </w:pPr>
        </w:pPrChange>
      </w:pPr>
      <w:r w:rsidRPr="007134A7">
        <w:rPr>
          <w:rFonts w:ascii="Times New Roman" w:hAnsi="Times New Roman" w:cs="Times New Roman"/>
          <w:sz w:val="20"/>
          <w:szCs w:val="20"/>
          <w:rPrChange w:id="3058" w:author="michaelaanas23@gmail.com" w:date="2026-09-25T21:49:00Z" w16du:dateUtc="2026-09-25T13:49:00Z">
            <w:rPr/>
          </w:rPrChange>
        </w:rPr>
        <w:t xml:space="preserve">The data layer stores all multi-tenant operational records in a centralized relational database. It is responsible for maintaining relational data integrity, enforcing primary/foreign-key constraints, and supporting fast data retrieval through </w:t>
      </w:r>
      <w:proofErr w:type="spellStart"/>
      <w:r w:rsidRPr="007134A7">
        <w:rPr>
          <w:rFonts w:ascii="Times New Roman" w:hAnsi="Times New Roman" w:cs="Times New Roman"/>
          <w:sz w:val="20"/>
          <w:szCs w:val="20"/>
          <w:rPrChange w:id="3059" w:author="michaelaanas23@gmail.com" w:date="2026-09-25T21:49:00Z" w16du:dateUtc="2026-09-25T13:49:00Z">
            <w:rPr/>
          </w:rPrChange>
        </w:rPr>
        <w:t>SQLAlchemy</w:t>
      </w:r>
      <w:proofErr w:type="spellEnd"/>
      <w:r w:rsidRPr="007134A7">
        <w:rPr>
          <w:rFonts w:ascii="Times New Roman" w:hAnsi="Times New Roman" w:cs="Times New Roman"/>
          <w:sz w:val="20"/>
          <w:szCs w:val="20"/>
          <w:rPrChange w:id="3060" w:author="michaelaanas23@gmail.com" w:date="2026-09-25T21:49:00Z" w16du:dateUtc="2026-09-25T13:49:00Z">
            <w:rPr/>
          </w:rPrChange>
        </w:rPr>
        <w:t xml:space="preserve"> Object-Relational Mapping (ORM). </w:t>
      </w:r>
    </w:p>
    <w:p w14:paraId="77729902" w14:textId="77777777" w:rsidR="00485DEF" w:rsidRPr="007134A7" w:rsidRDefault="00485DEF">
      <w:pPr>
        <w:spacing w:line="276" w:lineRule="auto"/>
        <w:jc w:val="both"/>
        <w:rPr>
          <w:rFonts w:ascii="Times New Roman" w:hAnsi="Times New Roman" w:cs="Times New Roman"/>
          <w:sz w:val="20"/>
          <w:szCs w:val="20"/>
          <w:rPrChange w:id="3061" w:author="michaelaanas23@gmail.com" w:date="2026-09-25T21:49:00Z" w16du:dateUtc="2026-09-25T13:49:00Z">
            <w:rPr/>
          </w:rPrChange>
        </w:rPr>
        <w:pPrChange w:id="3062" w:author="michaelaanas23@gmail.com" w:date="2026-09-25T21:55:00Z" w16du:dateUtc="2026-09-25T13:55:00Z">
          <w:pPr>
            <w:jc w:val="both"/>
          </w:pPr>
        </w:pPrChange>
      </w:pPr>
    </w:p>
    <w:p w14:paraId="0264EC20" w14:textId="77777777" w:rsidR="00485DEF" w:rsidRPr="007134A7" w:rsidRDefault="00485DEF">
      <w:pPr>
        <w:spacing w:line="276" w:lineRule="auto"/>
        <w:jc w:val="both"/>
        <w:rPr>
          <w:rFonts w:ascii="Times New Roman" w:hAnsi="Times New Roman" w:cs="Times New Roman"/>
          <w:sz w:val="20"/>
          <w:szCs w:val="20"/>
          <w:rPrChange w:id="3063" w:author="michaelaanas23@gmail.com" w:date="2026-09-25T21:49:00Z" w16du:dateUtc="2026-09-25T13:49:00Z">
            <w:rPr/>
          </w:rPrChange>
        </w:rPr>
        <w:pPrChange w:id="3064" w:author="michaelaanas23@gmail.com" w:date="2026-09-25T21:55:00Z" w16du:dateUtc="2026-09-25T13:55:00Z">
          <w:pPr>
            <w:jc w:val="both"/>
          </w:pPr>
        </w:pPrChange>
      </w:pPr>
      <w:r w:rsidRPr="007134A7">
        <w:rPr>
          <w:rFonts w:ascii="Times New Roman" w:hAnsi="Times New Roman" w:cs="Times New Roman"/>
          <w:b/>
          <w:bCs/>
          <w:sz w:val="20"/>
          <w:szCs w:val="20"/>
          <w:rPrChange w:id="3065" w:author="michaelaanas23@gmail.com" w:date="2026-09-25T21:49:00Z" w16du:dateUtc="2026-09-25T13:49:00Z">
            <w:rPr>
              <w:b/>
              <w:bCs/>
            </w:rPr>
          </w:rPrChange>
        </w:rPr>
        <w:t>Stored information includes: </w:t>
      </w:r>
    </w:p>
    <w:p w14:paraId="74C3279E" w14:textId="77777777" w:rsidR="00485DEF" w:rsidRPr="007134A7" w:rsidRDefault="00485DEF">
      <w:pPr>
        <w:spacing w:line="276" w:lineRule="auto"/>
        <w:jc w:val="both"/>
        <w:rPr>
          <w:rFonts w:ascii="Times New Roman" w:hAnsi="Times New Roman" w:cs="Times New Roman"/>
          <w:sz w:val="20"/>
          <w:szCs w:val="20"/>
          <w:rPrChange w:id="3066" w:author="michaelaanas23@gmail.com" w:date="2026-09-25T21:49:00Z" w16du:dateUtc="2026-09-25T13:49:00Z">
            <w:rPr/>
          </w:rPrChange>
        </w:rPr>
        <w:pPrChange w:id="3067" w:author="michaelaanas23@gmail.com" w:date="2026-09-25T21:55:00Z" w16du:dateUtc="2026-09-25T13:55:00Z">
          <w:pPr>
            <w:jc w:val="both"/>
          </w:pPr>
        </w:pPrChange>
      </w:pPr>
      <w:r w:rsidRPr="007134A7">
        <w:rPr>
          <w:rFonts w:ascii="Times New Roman" w:hAnsi="Times New Roman" w:cs="Times New Roman"/>
          <w:sz w:val="20"/>
          <w:szCs w:val="20"/>
          <w:rPrChange w:id="3068" w:author="michaelaanas23@gmail.com" w:date="2026-09-25T21:49:00Z" w16du:dateUtc="2026-09-25T13:49:00Z">
            <w:rPr/>
          </w:rPrChange>
        </w:rPr>
        <w:t>● Branch Configurations:</w:t>
      </w:r>
    </w:p>
    <w:p w14:paraId="7DD3C7BE" w14:textId="77777777" w:rsidR="00485DEF" w:rsidRPr="007134A7" w:rsidRDefault="00485DEF">
      <w:pPr>
        <w:spacing w:line="276" w:lineRule="auto"/>
        <w:jc w:val="both"/>
        <w:rPr>
          <w:rFonts w:ascii="Times New Roman" w:hAnsi="Times New Roman" w:cs="Times New Roman"/>
          <w:sz w:val="20"/>
          <w:szCs w:val="20"/>
          <w:rPrChange w:id="3069" w:author="michaelaanas23@gmail.com" w:date="2026-09-25T21:49:00Z" w16du:dateUtc="2026-09-25T13:49:00Z">
            <w:rPr/>
          </w:rPrChange>
        </w:rPr>
        <w:pPrChange w:id="3070" w:author="michaelaanas23@gmail.com" w:date="2026-09-25T21:55:00Z" w16du:dateUtc="2026-09-25T13:55:00Z">
          <w:pPr>
            <w:jc w:val="both"/>
          </w:pPr>
        </w:pPrChange>
      </w:pPr>
      <w:r w:rsidRPr="007134A7">
        <w:rPr>
          <w:rFonts w:ascii="Times New Roman" w:hAnsi="Times New Roman" w:cs="Times New Roman"/>
          <w:sz w:val="20"/>
          <w:szCs w:val="20"/>
          <w:rPrChange w:id="3071" w:author="michaelaanas23@gmail.com" w:date="2026-09-25T21:49:00Z" w16du:dateUtc="2026-09-25T13:49:00Z">
            <w:rPr/>
          </w:rPrChange>
        </w:rPr>
        <w:t>● User Accounts:</w:t>
      </w:r>
    </w:p>
    <w:p w14:paraId="40A2B1CB" w14:textId="77777777" w:rsidR="00485DEF" w:rsidRPr="007134A7" w:rsidRDefault="00485DEF">
      <w:pPr>
        <w:spacing w:line="276" w:lineRule="auto"/>
        <w:jc w:val="both"/>
        <w:rPr>
          <w:rFonts w:ascii="Times New Roman" w:hAnsi="Times New Roman" w:cs="Times New Roman"/>
          <w:sz w:val="20"/>
          <w:szCs w:val="20"/>
          <w:rPrChange w:id="3072" w:author="michaelaanas23@gmail.com" w:date="2026-09-25T21:49:00Z" w16du:dateUtc="2026-09-25T13:49:00Z">
            <w:rPr/>
          </w:rPrChange>
        </w:rPr>
        <w:pPrChange w:id="3073" w:author="michaelaanas23@gmail.com" w:date="2026-09-25T21:55:00Z" w16du:dateUtc="2026-09-25T13:55:00Z">
          <w:pPr>
            <w:jc w:val="both"/>
          </w:pPr>
        </w:pPrChange>
      </w:pPr>
      <w:r w:rsidRPr="007134A7">
        <w:rPr>
          <w:rFonts w:ascii="Times New Roman" w:hAnsi="Times New Roman" w:cs="Times New Roman"/>
          <w:sz w:val="20"/>
          <w:szCs w:val="20"/>
          <w:rPrChange w:id="3074" w:author="michaelaanas23@gmail.com" w:date="2026-09-25T21:49:00Z" w16du:dateUtc="2026-09-25T13:49:00Z">
            <w:rPr/>
          </w:rPrChange>
        </w:rPr>
        <w:t>● Products &amp; Pricing:</w:t>
      </w:r>
    </w:p>
    <w:p w14:paraId="3C8B96A2" w14:textId="77777777" w:rsidR="00485DEF" w:rsidRPr="007134A7" w:rsidRDefault="00485DEF">
      <w:pPr>
        <w:spacing w:line="276" w:lineRule="auto"/>
        <w:jc w:val="both"/>
        <w:rPr>
          <w:rFonts w:ascii="Times New Roman" w:hAnsi="Times New Roman" w:cs="Times New Roman"/>
          <w:sz w:val="20"/>
          <w:szCs w:val="20"/>
          <w:rPrChange w:id="3075" w:author="michaelaanas23@gmail.com" w:date="2026-09-25T21:49:00Z" w16du:dateUtc="2026-09-25T13:49:00Z">
            <w:rPr/>
          </w:rPrChange>
        </w:rPr>
        <w:pPrChange w:id="3076" w:author="michaelaanas23@gmail.com" w:date="2026-09-25T21:55:00Z" w16du:dateUtc="2026-09-25T13:55:00Z">
          <w:pPr>
            <w:jc w:val="both"/>
          </w:pPr>
        </w:pPrChange>
      </w:pPr>
      <w:r w:rsidRPr="007134A7">
        <w:rPr>
          <w:rFonts w:ascii="Times New Roman" w:hAnsi="Times New Roman" w:cs="Times New Roman"/>
          <w:sz w:val="20"/>
          <w:szCs w:val="20"/>
          <w:rPrChange w:id="3077" w:author="michaelaanas23@gmail.com" w:date="2026-09-25T21:49:00Z" w16du:dateUtc="2026-09-25T13:49:00Z">
            <w:rPr/>
          </w:rPrChange>
        </w:rPr>
        <w:t>● Customer Records:</w:t>
      </w:r>
    </w:p>
    <w:p w14:paraId="7967B8BD" w14:textId="477D80A1" w:rsidR="00485DEF" w:rsidRPr="007134A7" w:rsidRDefault="00485DEF">
      <w:pPr>
        <w:spacing w:line="276" w:lineRule="auto"/>
        <w:jc w:val="both"/>
        <w:rPr>
          <w:rFonts w:ascii="Times New Roman" w:hAnsi="Times New Roman" w:cs="Times New Roman"/>
          <w:sz w:val="20"/>
          <w:szCs w:val="20"/>
          <w:rPrChange w:id="3078" w:author="michaelaanas23@gmail.com" w:date="2026-09-25T21:49:00Z" w16du:dateUtc="2026-09-25T13:49:00Z">
            <w:rPr/>
          </w:rPrChange>
        </w:rPr>
        <w:pPrChange w:id="3079" w:author="michaelaanas23@gmail.com" w:date="2026-09-25T21:55:00Z" w16du:dateUtc="2026-09-25T13:55:00Z">
          <w:pPr>
            <w:jc w:val="both"/>
          </w:pPr>
        </w:pPrChange>
      </w:pPr>
      <w:r w:rsidRPr="007134A7">
        <w:rPr>
          <w:rFonts w:ascii="Times New Roman" w:hAnsi="Times New Roman" w:cs="Times New Roman"/>
          <w:sz w:val="20"/>
          <w:szCs w:val="20"/>
          <w:rPrChange w:id="3080" w:author="michaelaanas23@gmail.com" w:date="2026-09-25T21:49:00Z" w16du:dateUtc="2026-09-25T13:49:00Z">
            <w:rPr/>
          </w:rPrChange>
        </w:rPr>
        <w:t>● MFA OTP Records:</w:t>
      </w:r>
    </w:p>
    <w:p w14:paraId="1B27337B" w14:textId="77777777" w:rsidR="00485DEF" w:rsidRPr="007134A7" w:rsidDel="00427840" w:rsidRDefault="00485DEF">
      <w:pPr>
        <w:spacing w:line="276" w:lineRule="auto"/>
        <w:jc w:val="both"/>
        <w:rPr>
          <w:del w:id="3081" w:author="michaelaanas23@gmail.com" w:date="2026-09-25T21:57:00Z" w16du:dateUtc="2026-09-25T13:57:00Z"/>
          <w:rFonts w:ascii="Times New Roman" w:hAnsi="Times New Roman" w:cs="Times New Roman"/>
          <w:sz w:val="20"/>
          <w:szCs w:val="20"/>
          <w:rPrChange w:id="3082" w:author="michaelaanas23@gmail.com" w:date="2026-09-25T21:49:00Z" w16du:dateUtc="2026-09-25T13:49:00Z">
            <w:rPr>
              <w:del w:id="3083" w:author="michaelaanas23@gmail.com" w:date="2026-09-25T21:57:00Z" w16du:dateUtc="2026-09-25T13:57:00Z"/>
            </w:rPr>
          </w:rPrChange>
        </w:rPr>
        <w:pPrChange w:id="3084" w:author="michaelaanas23@gmail.com" w:date="2026-09-25T21:55:00Z" w16du:dateUtc="2026-09-25T13:55:00Z">
          <w:pPr>
            <w:jc w:val="both"/>
          </w:pPr>
        </w:pPrChange>
      </w:pPr>
      <w:r w:rsidRPr="007134A7">
        <w:rPr>
          <w:rFonts w:ascii="Times New Roman" w:hAnsi="Times New Roman" w:cs="Times New Roman"/>
          <w:sz w:val="20"/>
          <w:szCs w:val="20"/>
          <w:rPrChange w:id="3085" w:author="michaelaanas23@gmail.com" w:date="2026-09-25T21:49:00Z" w16du:dateUtc="2026-09-25T13:49:00Z">
            <w:rPr/>
          </w:rPrChange>
        </w:rPr>
        <w:t>This architecture ensures secure communication between the application server and the database while restricting unauthorized direct access to sensitive business records.</w:t>
      </w:r>
    </w:p>
    <w:p w14:paraId="3DCD58C4" w14:textId="77777777" w:rsidR="00485DEF" w:rsidRDefault="00485DEF">
      <w:pPr>
        <w:spacing w:line="276" w:lineRule="auto"/>
        <w:jc w:val="both"/>
        <w:pPrChange w:id="3086" w:author="michaelaanas23@gmail.com" w:date="2026-09-25T21:55:00Z" w16du:dateUtc="2026-09-25T13:55:00Z">
          <w:pPr>
            <w:jc w:val="both"/>
          </w:pPr>
        </w:pPrChange>
      </w:pPr>
    </w:p>
    <w:p w14:paraId="0610436F" w14:textId="77777777" w:rsidR="00485DEF" w:rsidRPr="007134A7" w:rsidRDefault="00485DEF">
      <w:pPr>
        <w:pStyle w:val="Heading2"/>
        <w:spacing w:line="360" w:lineRule="auto"/>
        <w:jc w:val="both"/>
        <w:rPr>
          <w:rFonts w:ascii="Times New Roman" w:hAnsi="Times New Roman" w:cs="Times New Roman"/>
          <w:b/>
          <w:bCs/>
          <w:color w:val="000000" w:themeColor="text1"/>
          <w:sz w:val="26"/>
          <w:szCs w:val="26"/>
          <w:rPrChange w:id="3087" w:author="michaelaanas23@gmail.com" w:date="2026-09-25T21:50:00Z" w16du:dateUtc="2026-09-25T13:50:00Z">
            <w:rPr>
              <w:rFonts w:ascii="Times New Roman" w:hAnsi="Times New Roman" w:cs="Times New Roman"/>
              <w:b/>
              <w:bCs/>
              <w:color w:val="000000" w:themeColor="text1"/>
            </w:rPr>
          </w:rPrChange>
        </w:rPr>
        <w:pPrChange w:id="3088" w:author="michaelaanas23@gmail.com" w:date="2026-09-25T21:57:00Z" w16du:dateUtc="2026-09-25T13:57:00Z">
          <w:pPr>
            <w:pStyle w:val="Heading2"/>
            <w:jc w:val="both"/>
          </w:pPr>
        </w:pPrChange>
      </w:pPr>
      <w:r w:rsidRPr="007134A7">
        <w:rPr>
          <w:rFonts w:ascii="Times New Roman" w:hAnsi="Times New Roman" w:cs="Times New Roman"/>
          <w:b/>
          <w:bCs/>
          <w:color w:val="000000" w:themeColor="text1"/>
          <w:sz w:val="26"/>
          <w:szCs w:val="26"/>
          <w:rPrChange w:id="3089" w:author="michaelaanas23@gmail.com" w:date="2026-09-25T21:50:00Z" w16du:dateUtc="2026-09-25T13:50:00Z">
            <w:rPr>
              <w:rFonts w:ascii="Times New Roman" w:hAnsi="Times New Roman" w:cs="Times New Roman"/>
              <w:b/>
              <w:bCs/>
              <w:color w:val="000000" w:themeColor="text1"/>
            </w:rPr>
          </w:rPrChange>
        </w:rPr>
        <w:t>4.5 Hardware and Software Requirements</w:t>
      </w:r>
    </w:p>
    <w:p w14:paraId="103A0B52" w14:textId="475F463B" w:rsidR="00485DEF" w:rsidRPr="007134A7" w:rsidRDefault="00485DEF">
      <w:pPr>
        <w:spacing w:line="276" w:lineRule="auto"/>
        <w:ind w:firstLine="357"/>
        <w:jc w:val="both"/>
        <w:rPr>
          <w:rFonts w:ascii="Times New Roman" w:hAnsi="Times New Roman" w:cs="Times New Roman"/>
          <w:sz w:val="20"/>
          <w:szCs w:val="20"/>
          <w:rPrChange w:id="3090" w:author="michaelaanas23@gmail.com" w:date="2026-09-25T21:50:00Z" w16du:dateUtc="2026-09-25T13:50:00Z">
            <w:rPr>
              <w:rFonts w:ascii="Times New Roman" w:hAnsi="Times New Roman" w:cs="Times New Roman"/>
              <w:sz w:val="22"/>
              <w:szCs w:val="22"/>
            </w:rPr>
          </w:rPrChange>
        </w:rPr>
        <w:pPrChange w:id="3091" w:author="michaelaanas23@gmail.com" w:date="2026-09-25T21:55:00Z" w16du:dateUtc="2026-09-25T13:55:00Z">
          <w:pPr>
            <w:spacing w:line="360" w:lineRule="auto"/>
            <w:ind w:firstLine="357"/>
            <w:jc w:val="both"/>
          </w:pPr>
        </w:pPrChange>
      </w:pPr>
      <w:r w:rsidRPr="007134A7">
        <w:rPr>
          <w:rFonts w:ascii="Times New Roman" w:hAnsi="Times New Roman" w:cs="Times New Roman"/>
          <w:sz w:val="20"/>
          <w:szCs w:val="20"/>
          <w:rPrChange w:id="3092" w:author="michaelaanas23@gmail.com" w:date="2026-09-25T21:50:00Z" w16du:dateUtc="2026-09-25T13:50:00Z">
            <w:rPr>
              <w:rFonts w:ascii="Times New Roman" w:hAnsi="Times New Roman" w:cs="Times New Roman"/>
              <w:sz w:val="22"/>
              <w:szCs w:val="22"/>
            </w:rPr>
          </w:rPrChange>
        </w:rPr>
        <w:t>The successful implementation and optimal deployment of H2Ops require appropriate hardware and software resources. These specifications ensure that the application performs efficiently during multi-branch data processing, automated point-of-sale (POS) cashier transactions, real-time inventory tracking, security authentication, report generation, and predictive sales analytics computation.</w:t>
      </w:r>
    </w:p>
    <w:p w14:paraId="770E3B7E" w14:textId="2FFBC5A0" w:rsidR="00485DEF" w:rsidRPr="007134A7" w:rsidRDefault="00485DEF">
      <w:pPr>
        <w:spacing w:line="276" w:lineRule="auto"/>
        <w:jc w:val="both"/>
        <w:rPr>
          <w:rFonts w:ascii="Times New Roman" w:hAnsi="Times New Roman" w:cs="Times New Roman"/>
          <w:sz w:val="20"/>
          <w:szCs w:val="20"/>
          <w:rPrChange w:id="3093" w:author="michaelaanas23@gmail.com" w:date="2026-09-25T21:50:00Z" w16du:dateUtc="2026-09-25T13:50:00Z">
            <w:rPr>
              <w:rFonts w:ascii="Times New Roman" w:hAnsi="Times New Roman" w:cs="Times New Roman"/>
              <w:sz w:val="22"/>
              <w:szCs w:val="22"/>
            </w:rPr>
          </w:rPrChange>
        </w:rPr>
        <w:pPrChange w:id="3094"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095" w:author="michaelaanas23@gmail.com" w:date="2026-09-25T21:50:00Z" w16du:dateUtc="2026-09-25T13:50:00Z">
            <w:rPr>
              <w:rFonts w:ascii="Times New Roman" w:hAnsi="Times New Roman" w:cs="Times New Roman"/>
              <w:b/>
              <w:bCs/>
              <w:sz w:val="22"/>
              <w:szCs w:val="22"/>
            </w:rPr>
          </w:rPrChange>
        </w:rPr>
        <w:t>4.5.1 Hardware Requirements</w:t>
      </w:r>
    </w:p>
    <w:p w14:paraId="1F60EDE8" w14:textId="29418288" w:rsidR="00485DEF" w:rsidRPr="007134A7" w:rsidRDefault="00485DEF">
      <w:pPr>
        <w:pStyle w:val="Caption"/>
        <w:spacing w:line="276" w:lineRule="auto"/>
        <w:jc w:val="both"/>
        <w:rPr>
          <w:rFonts w:ascii="Times New Roman" w:hAnsi="Times New Roman" w:cs="Times New Roman"/>
          <w:i w:val="0"/>
          <w:iCs w:val="0"/>
          <w:color w:val="000000" w:themeColor="text1"/>
          <w:sz w:val="20"/>
          <w:szCs w:val="20"/>
          <w:rPrChange w:id="3096" w:author="michaelaanas23@gmail.com" w:date="2026-09-25T21:50:00Z" w16du:dateUtc="2026-09-25T13:50:00Z">
            <w:rPr>
              <w:rFonts w:ascii="Times New Roman" w:hAnsi="Times New Roman" w:cs="Times New Roman"/>
              <w:i w:val="0"/>
              <w:iCs w:val="0"/>
              <w:color w:val="000000" w:themeColor="text1"/>
              <w:sz w:val="22"/>
              <w:szCs w:val="22"/>
            </w:rPr>
          </w:rPrChange>
        </w:rPr>
        <w:pPrChange w:id="3097" w:author="michaelaanas23@gmail.com" w:date="2026-09-25T21:55:00Z" w16du:dateUtc="2026-09-25T13:55:00Z">
          <w:pPr>
            <w:pStyle w:val="Caption"/>
            <w:spacing w:line="360" w:lineRule="auto"/>
            <w:jc w:val="both"/>
          </w:pPr>
        </w:pPrChange>
      </w:pPr>
      <w:r w:rsidRPr="007134A7">
        <w:rPr>
          <w:rFonts w:ascii="Times New Roman" w:hAnsi="Times New Roman" w:cs="Times New Roman"/>
          <w:i w:val="0"/>
          <w:iCs w:val="0"/>
          <w:color w:val="000000" w:themeColor="text1"/>
          <w:sz w:val="20"/>
          <w:szCs w:val="20"/>
          <w:rPrChange w:id="3098" w:author="michaelaanas23@gmail.com" w:date="2026-09-25T21:50:00Z" w16du:dateUtc="2026-09-25T13:50:00Z">
            <w:rPr>
              <w:rFonts w:ascii="Times New Roman" w:hAnsi="Times New Roman" w:cs="Times New Roman"/>
              <w:i w:val="0"/>
              <w:iCs w:val="0"/>
              <w:color w:val="000000" w:themeColor="text1"/>
              <w:sz w:val="22"/>
              <w:szCs w:val="22"/>
            </w:rPr>
          </w:rPrChange>
        </w:rPr>
        <w:t xml:space="preserve">Table 4. </w:t>
      </w:r>
      <w:r w:rsidRPr="007134A7">
        <w:rPr>
          <w:rFonts w:ascii="Times New Roman" w:hAnsi="Times New Roman" w:cs="Times New Roman"/>
          <w:i w:val="0"/>
          <w:iCs w:val="0"/>
          <w:color w:val="000000" w:themeColor="text1"/>
          <w:sz w:val="20"/>
          <w:szCs w:val="20"/>
          <w:rPrChange w:id="3099" w:author="michaelaanas23@gmail.com" w:date="2026-09-25T21:50:00Z" w16du:dateUtc="2026-09-25T13:50:00Z">
            <w:rPr>
              <w:rFonts w:ascii="Times New Roman" w:hAnsi="Times New Roman" w:cs="Times New Roman"/>
              <w:i w:val="0"/>
              <w:iCs w:val="0"/>
              <w:color w:val="000000" w:themeColor="text1"/>
              <w:sz w:val="22"/>
              <w:szCs w:val="22"/>
            </w:rPr>
          </w:rPrChange>
        </w:rPr>
        <w:fldChar w:fldCharType="begin"/>
      </w:r>
      <w:r w:rsidRPr="007134A7">
        <w:rPr>
          <w:rFonts w:ascii="Times New Roman" w:hAnsi="Times New Roman" w:cs="Times New Roman"/>
          <w:i w:val="0"/>
          <w:iCs w:val="0"/>
          <w:color w:val="000000" w:themeColor="text1"/>
          <w:sz w:val="20"/>
          <w:szCs w:val="20"/>
          <w:rPrChange w:id="3100" w:author="michaelaanas23@gmail.com" w:date="2026-09-25T21:50:00Z" w16du:dateUtc="2026-09-25T13:50:00Z">
            <w:rPr>
              <w:rFonts w:ascii="Times New Roman" w:hAnsi="Times New Roman" w:cs="Times New Roman"/>
              <w:i w:val="0"/>
              <w:iCs w:val="0"/>
              <w:color w:val="000000" w:themeColor="text1"/>
              <w:sz w:val="22"/>
              <w:szCs w:val="22"/>
            </w:rPr>
          </w:rPrChange>
        </w:rPr>
        <w:instrText xml:space="preserve"> SEQ Table_4. \* ARABIC </w:instrText>
      </w:r>
      <w:r w:rsidRPr="007134A7">
        <w:rPr>
          <w:rFonts w:ascii="Times New Roman" w:hAnsi="Times New Roman" w:cs="Times New Roman"/>
          <w:i w:val="0"/>
          <w:iCs w:val="0"/>
          <w:color w:val="000000" w:themeColor="text1"/>
          <w:sz w:val="20"/>
          <w:szCs w:val="20"/>
          <w:rPrChange w:id="3101" w:author="michaelaanas23@gmail.com" w:date="2026-09-25T21:50:00Z" w16du:dateUtc="2026-09-25T13:50:00Z">
            <w:rPr>
              <w:rFonts w:ascii="Times New Roman" w:hAnsi="Times New Roman" w:cs="Times New Roman"/>
              <w:i w:val="0"/>
              <w:iCs w:val="0"/>
              <w:color w:val="000000" w:themeColor="text1"/>
              <w:sz w:val="22"/>
              <w:szCs w:val="22"/>
            </w:rPr>
          </w:rPrChange>
        </w:rPr>
        <w:fldChar w:fldCharType="separate"/>
      </w:r>
      <w:r w:rsidR="00247B2E" w:rsidRPr="007134A7">
        <w:rPr>
          <w:rFonts w:ascii="Times New Roman" w:hAnsi="Times New Roman" w:cs="Times New Roman"/>
          <w:i w:val="0"/>
          <w:iCs w:val="0"/>
          <w:noProof/>
          <w:color w:val="000000" w:themeColor="text1"/>
          <w:sz w:val="20"/>
          <w:szCs w:val="20"/>
          <w:rPrChange w:id="3102" w:author="michaelaanas23@gmail.com" w:date="2026-09-25T21:50:00Z" w16du:dateUtc="2026-09-25T13:50:00Z">
            <w:rPr>
              <w:rFonts w:ascii="Times New Roman" w:hAnsi="Times New Roman" w:cs="Times New Roman"/>
              <w:i w:val="0"/>
              <w:iCs w:val="0"/>
              <w:noProof/>
              <w:color w:val="000000" w:themeColor="text1"/>
              <w:sz w:val="22"/>
              <w:szCs w:val="22"/>
            </w:rPr>
          </w:rPrChange>
        </w:rPr>
        <w:t>1</w:t>
      </w:r>
      <w:r w:rsidRPr="007134A7">
        <w:rPr>
          <w:rFonts w:ascii="Times New Roman" w:hAnsi="Times New Roman" w:cs="Times New Roman"/>
          <w:i w:val="0"/>
          <w:iCs w:val="0"/>
          <w:color w:val="000000" w:themeColor="text1"/>
          <w:sz w:val="20"/>
          <w:szCs w:val="20"/>
          <w:rPrChange w:id="3103" w:author="michaelaanas23@gmail.com" w:date="2026-09-25T21:50:00Z" w16du:dateUtc="2026-09-25T13:50:00Z">
            <w:rPr>
              <w:rFonts w:ascii="Times New Roman" w:hAnsi="Times New Roman" w:cs="Times New Roman"/>
              <w:i w:val="0"/>
              <w:iCs w:val="0"/>
              <w:color w:val="000000" w:themeColor="text1"/>
              <w:sz w:val="22"/>
              <w:szCs w:val="22"/>
            </w:rPr>
          </w:rPrChange>
        </w:rPr>
        <w:fldChar w:fldCharType="end"/>
      </w:r>
      <w:r w:rsidRPr="007134A7">
        <w:rPr>
          <w:rFonts w:ascii="Times New Roman" w:hAnsi="Times New Roman" w:cs="Times New Roman"/>
          <w:i w:val="0"/>
          <w:iCs w:val="0"/>
          <w:color w:val="000000" w:themeColor="text1"/>
          <w:sz w:val="20"/>
          <w:szCs w:val="20"/>
          <w:rPrChange w:id="3104" w:author="michaelaanas23@gmail.com" w:date="2026-09-25T21:50:00Z" w16du:dateUtc="2026-09-25T13:50:00Z">
            <w:rPr>
              <w:rFonts w:ascii="Times New Roman" w:hAnsi="Times New Roman" w:cs="Times New Roman"/>
              <w:i w:val="0"/>
              <w:iCs w:val="0"/>
              <w:color w:val="000000" w:themeColor="text1"/>
              <w:sz w:val="22"/>
              <w:szCs w:val="22"/>
            </w:rPr>
          </w:rPrChange>
        </w:rPr>
        <w:t xml:space="preserve"> Hardware Specifications for H2Ops.</w:t>
      </w:r>
    </w:p>
    <w:tbl>
      <w:tblPr>
        <w:tblW w:w="0" w:type="auto"/>
        <w:tblCellMar>
          <w:top w:w="15" w:type="dxa"/>
          <w:left w:w="15" w:type="dxa"/>
          <w:bottom w:w="15" w:type="dxa"/>
          <w:right w:w="15" w:type="dxa"/>
        </w:tblCellMar>
        <w:tblLook w:val="04A0" w:firstRow="1" w:lastRow="0" w:firstColumn="1" w:lastColumn="0" w:noHBand="0" w:noVBand="1"/>
      </w:tblPr>
      <w:tblGrid>
        <w:gridCol w:w="1730"/>
        <w:gridCol w:w="3494"/>
        <w:gridCol w:w="4136"/>
      </w:tblGrid>
      <w:tr w:rsidR="00485DEF" w:rsidRPr="007134A7" w14:paraId="28CBA155" w14:textId="77777777">
        <w:trPr>
          <w:trHeight w:val="515"/>
        </w:trPr>
        <w:tc>
          <w:tcPr>
            <w:tcW w:w="0" w:type="auto"/>
            <w:tcMar>
              <w:top w:w="100" w:type="dxa"/>
              <w:left w:w="100" w:type="dxa"/>
              <w:bottom w:w="100" w:type="dxa"/>
              <w:right w:w="100" w:type="dxa"/>
            </w:tcMar>
            <w:hideMark/>
          </w:tcPr>
          <w:p w14:paraId="5FAF5208" w14:textId="77777777" w:rsidR="00485DEF" w:rsidRPr="007134A7" w:rsidRDefault="00485DEF">
            <w:pPr>
              <w:spacing w:line="276" w:lineRule="auto"/>
              <w:jc w:val="both"/>
              <w:rPr>
                <w:rFonts w:ascii="Times New Roman" w:hAnsi="Times New Roman" w:cs="Times New Roman"/>
                <w:sz w:val="20"/>
                <w:szCs w:val="20"/>
                <w:rPrChange w:id="3105" w:author="michaelaanas23@gmail.com" w:date="2026-09-25T21:50:00Z" w16du:dateUtc="2026-09-25T13:50:00Z">
                  <w:rPr>
                    <w:rFonts w:ascii="Times New Roman" w:hAnsi="Times New Roman" w:cs="Times New Roman"/>
                    <w:sz w:val="22"/>
                    <w:szCs w:val="22"/>
                  </w:rPr>
                </w:rPrChange>
              </w:rPr>
              <w:pPrChange w:id="3106"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107" w:author="michaelaanas23@gmail.com" w:date="2026-09-25T21:50:00Z" w16du:dateUtc="2026-09-25T13:50:00Z">
                  <w:rPr>
                    <w:rFonts w:ascii="Times New Roman" w:hAnsi="Times New Roman" w:cs="Times New Roman"/>
                    <w:b/>
                    <w:bCs/>
                    <w:sz w:val="22"/>
                    <w:szCs w:val="22"/>
                  </w:rPr>
                </w:rPrChange>
              </w:rPr>
              <w:t>Component</w:t>
            </w:r>
          </w:p>
        </w:tc>
        <w:tc>
          <w:tcPr>
            <w:tcW w:w="0" w:type="auto"/>
            <w:tcMar>
              <w:top w:w="100" w:type="dxa"/>
              <w:left w:w="100" w:type="dxa"/>
              <w:bottom w:w="100" w:type="dxa"/>
              <w:right w:w="100" w:type="dxa"/>
            </w:tcMar>
            <w:hideMark/>
          </w:tcPr>
          <w:p w14:paraId="63EAE20F" w14:textId="77777777" w:rsidR="00485DEF" w:rsidRPr="007134A7" w:rsidRDefault="00485DEF">
            <w:pPr>
              <w:spacing w:line="276" w:lineRule="auto"/>
              <w:jc w:val="both"/>
              <w:rPr>
                <w:rFonts w:ascii="Times New Roman" w:hAnsi="Times New Roman" w:cs="Times New Roman"/>
                <w:sz w:val="20"/>
                <w:szCs w:val="20"/>
                <w:rPrChange w:id="3108" w:author="michaelaanas23@gmail.com" w:date="2026-09-25T21:50:00Z" w16du:dateUtc="2026-09-25T13:50:00Z">
                  <w:rPr>
                    <w:rFonts w:ascii="Times New Roman" w:hAnsi="Times New Roman" w:cs="Times New Roman"/>
                    <w:sz w:val="22"/>
                    <w:szCs w:val="22"/>
                  </w:rPr>
                </w:rPrChange>
              </w:rPr>
              <w:pPrChange w:id="3109"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110" w:author="michaelaanas23@gmail.com" w:date="2026-09-25T21:50:00Z" w16du:dateUtc="2026-09-25T13:50:00Z">
                  <w:rPr>
                    <w:rFonts w:ascii="Times New Roman" w:hAnsi="Times New Roman" w:cs="Times New Roman"/>
                    <w:b/>
                    <w:bCs/>
                    <w:sz w:val="22"/>
                    <w:szCs w:val="22"/>
                  </w:rPr>
                </w:rPrChange>
              </w:rPr>
              <w:t>Minimum Specification</w:t>
            </w:r>
          </w:p>
        </w:tc>
        <w:tc>
          <w:tcPr>
            <w:tcW w:w="0" w:type="auto"/>
            <w:tcMar>
              <w:top w:w="100" w:type="dxa"/>
              <w:left w:w="100" w:type="dxa"/>
              <w:bottom w:w="100" w:type="dxa"/>
              <w:right w:w="100" w:type="dxa"/>
            </w:tcMar>
            <w:hideMark/>
          </w:tcPr>
          <w:p w14:paraId="44EF3B88" w14:textId="77777777" w:rsidR="00485DEF" w:rsidRPr="007134A7" w:rsidRDefault="00485DEF">
            <w:pPr>
              <w:spacing w:line="276" w:lineRule="auto"/>
              <w:jc w:val="both"/>
              <w:rPr>
                <w:rFonts w:ascii="Times New Roman" w:hAnsi="Times New Roman" w:cs="Times New Roman"/>
                <w:sz w:val="20"/>
                <w:szCs w:val="20"/>
                <w:rPrChange w:id="3111" w:author="michaelaanas23@gmail.com" w:date="2026-09-25T21:50:00Z" w16du:dateUtc="2026-09-25T13:50:00Z">
                  <w:rPr>
                    <w:rFonts w:ascii="Times New Roman" w:hAnsi="Times New Roman" w:cs="Times New Roman"/>
                    <w:sz w:val="22"/>
                    <w:szCs w:val="22"/>
                  </w:rPr>
                </w:rPrChange>
              </w:rPr>
              <w:pPrChange w:id="3112"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113" w:author="michaelaanas23@gmail.com" w:date="2026-09-25T21:50:00Z" w16du:dateUtc="2026-09-25T13:50:00Z">
                  <w:rPr>
                    <w:rFonts w:ascii="Times New Roman" w:hAnsi="Times New Roman" w:cs="Times New Roman"/>
                    <w:b/>
                    <w:bCs/>
                    <w:sz w:val="22"/>
                    <w:szCs w:val="22"/>
                  </w:rPr>
                </w:rPrChange>
              </w:rPr>
              <w:t>Recommended Specification</w:t>
            </w:r>
          </w:p>
        </w:tc>
      </w:tr>
      <w:tr w:rsidR="00485DEF" w:rsidRPr="007134A7" w14:paraId="1AB58839" w14:textId="77777777">
        <w:trPr>
          <w:trHeight w:val="1085"/>
        </w:trPr>
        <w:tc>
          <w:tcPr>
            <w:tcW w:w="0" w:type="auto"/>
            <w:tcMar>
              <w:top w:w="100" w:type="dxa"/>
              <w:left w:w="100" w:type="dxa"/>
              <w:bottom w:w="100" w:type="dxa"/>
              <w:right w:w="100" w:type="dxa"/>
            </w:tcMar>
            <w:hideMark/>
          </w:tcPr>
          <w:p w14:paraId="26F8F3F3" w14:textId="77777777" w:rsidR="00485DEF" w:rsidRPr="007134A7" w:rsidRDefault="00485DEF">
            <w:pPr>
              <w:spacing w:line="276" w:lineRule="auto"/>
              <w:jc w:val="both"/>
              <w:rPr>
                <w:rFonts w:ascii="Times New Roman" w:hAnsi="Times New Roman" w:cs="Times New Roman"/>
                <w:sz w:val="20"/>
                <w:szCs w:val="20"/>
                <w:rPrChange w:id="3114" w:author="michaelaanas23@gmail.com" w:date="2026-09-25T21:50:00Z" w16du:dateUtc="2026-09-25T13:50:00Z">
                  <w:rPr>
                    <w:rFonts w:ascii="Times New Roman" w:hAnsi="Times New Roman" w:cs="Times New Roman"/>
                    <w:sz w:val="22"/>
                    <w:szCs w:val="22"/>
                  </w:rPr>
                </w:rPrChange>
              </w:rPr>
              <w:pPrChange w:id="3115"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116" w:author="michaelaanas23@gmail.com" w:date="2026-09-25T21:50:00Z" w16du:dateUtc="2026-09-25T13:50:00Z">
                  <w:rPr>
                    <w:rFonts w:ascii="Times New Roman" w:hAnsi="Times New Roman" w:cs="Times New Roman"/>
                    <w:b/>
                    <w:bCs/>
                    <w:sz w:val="22"/>
                    <w:szCs w:val="22"/>
                  </w:rPr>
                </w:rPrChange>
              </w:rPr>
              <w:lastRenderedPageBreak/>
              <w:t>Processor</w:t>
            </w:r>
          </w:p>
        </w:tc>
        <w:tc>
          <w:tcPr>
            <w:tcW w:w="0" w:type="auto"/>
            <w:tcMar>
              <w:top w:w="100" w:type="dxa"/>
              <w:left w:w="100" w:type="dxa"/>
              <w:bottom w:w="100" w:type="dxa"/>
              <w:right w:w="100" w:type="dxa"/>
            </w:tcMar>
            <w:hideMark/>
          </w:tcPr>
          <w:p w14:paraId="37B3825A" w14:textId="77777777" w:rsidR="00485DEF" w:rsidRPr="007134A7" w:rsidRDefault="00485DEF">
            <w:pPr>
              <w:spacing w:line="276" w:lineRule="auto"/>
              <w:jc w:val="both"/>
              <w:rPr>
                <w:rFonts w:ascii="Times New Roman" w:hAnsi="Times New Roman" w:cs="Times New Roman"/>
                <w:sz w:val="20"/>
                <w:szCs w:val="20"/>
                <w:rPrChange w:id="3117" w:author="michaelaanas23@gmail.com" w:date="2026-09-25T21:50:00Z" w16du:dateUtc="2026-09-25T13:50:00Z">
                  <w:rPr>
                    <w:rFonts w:ascii="Times New Roman" w:hAnsi="Times New Roman" w:cs="Times New Roman"/>
                    <w:sz w:val="22"/>
                    <w:szCs w:val="22"/>
                  </w:rPr>
                </w:rPrChange>
              </w:rPr>
              <w:pPrChange w:id="3118"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3119" w:author="michaelaanas23@gmail.com" w:date="2026-09-25T21:50:00Z" w16du:dateUtc="2026-09-25T13:50:00Z">
                  <w:rPr>
                    <w:rFonts w:ascii="Times New Roman" w:hAnsi="Times New Roman" w:cs="Times New Roman"/>
                    <w:sz w:val="22"/>
                    <w:szCs w:val="22"/>
                  </w:rPr>
                </w:rPrChange>
              </w:rPr>
              <w:t>Intel Core i3 / AMD Ryzen 3 (Dual-Core, 2.0 GHz)</w:t>
            </w:r>
          </w:p>
        </w:tc>
        <w:tc>
          <w:tcPr>
            <w:tcW w:w="0" w:type="auto"/>
            <w:tcMar>
              <w:top w:w="100" w:type="dxa"/>
              <w:left w:w="100" w:type="dxa"/>
              <w:bottom w:w="100" w:type="dxa"/>
              <w:right w:w="100" w:type="dxa"/>
            </w:tcMar>
            <w:hideMark/>
          </w:tcPr>
          <w:p w14:paraId="7C9C7EB3" w14:textId="77777777" w:rsidR="00485DEF" w:rsidRPr="007134A7" w:rsidRDefault="00485DEF">
            <w:pPr>
              <w:spacing w:line="276" w:lineRule="auto"/>
              <w:jc w:val="both"/>
              <w:rPr>
                <w:rFonts w:ascii="Times New Roman" w:hAnsi="Times New Roman" w:cs="Times New Roman"/>
                <w:sz w:val="20"/>
                <w:szCs w:val="20"/>
                <w:rPrChange w:id="3120" w:author="michaelaanas23@gmail.com" w:date="2026-09-25T21:50:00Z" w16du:dateUtc="2026-09-25T13:50:00Z">
                  <w:rPr>
                    <w:rFonts w:ascii="Times New Roman" w:hAnsi="Times New Roman" w:cs="Times New Roman"/>
                    <w:sz w:val="22"/>
                    <w:szCs w:val="22"/>
                  </w:rPr>
                </w:rPrChange>
              </w:rPr>
              <w:pPrChange w:id="3121"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3122" w:author="michaelaanas23@gmail.com" w:date="2026-09-25T21:50:00Z" w16du:dateUtc="2026-09-25T13:50:00Z">
                  <w:rPr>
                    <w:rFonts w:ascii="Times New Roman" w:hAnsi="Times New Roman" w:cs="Times New Roman"/>
                    <w:sz w:val="22"/>
                    <w:szCs w:val="22"/>
                  </w:rPr>
                </w:rPrChange>
              </w:rPr>
              <w:t>Intel Core i5 / AMD Ryzen 5 or higher (Quad-Core+, 2.5 GHz or faster)</w:t>
            </w:r>
          </w:p>
        </w:tc>
      </w:tr>
      <w:tr w:rsidR="00485DEF" w:rsidRPr="007134A7" w14:paraId="6B7E2C1A" w14:textId="77777777">
        <w:trPr>
          <w:trHeight w:val="800"/>
        </w:trPr>
        <w:tc>
          <w:tcPr>
            <w:tcW w:w="0" w:type="auto"/>
            <w:tcMar>
              <w:top w:w="100" w:type="dxa"/>
              <w:left w:w="100" w:type="dxa"/>
              <w:bottom w:w="100" w:type="dxa"/>
              <w:right w:w="100" w:type="dxa"/>
            </w:tcMar>
            <w:hideMark/>
          </w:tcPr>
          <w:p w14:paraId="4137BB76" w14:textId="77777777" w:rsidR="00485DEF" w:rsidRPr="007134A7" w:rsidRDefault="00485DEF">
            <w:pPr>
              <w:spacing w:line="276" w:lineRule="auto"/>
              <w:jc w:val="both"/>
              <w:rPr>
                <w:rFonts w:ascii="Times New Roman" w:hAnsi="Times New Roman" w:cs="Times New Roman"/>
                <w:sz w:val="20"/>
                <w:szCs w:val="20"/>
                <w:rPrChange w:id="3123" w:author="michaelaanas23@gmail.com" w:date="2026-09-25T21:50:00Z" w16du:dateUtc="2026-09-25T13:50:00Z">
                  <w:rPr>
                    <w:rFonts w:ascii="Times New Roman" w:hAnsi="Times New Roman" w:cs="Times New Roman"/>
                    <w:sz w:val="22"/>
                    <w:szCs w:val="22"/>
                  </w:rPr>
                </w:rPrChange>
              </w:rPr>
              <w:pPrChange w:id="3124"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125" w:author="michaelaanas23@gmail.com" w:date="2026-09-25T21:50:00Z" w16du:dateUtc="2026-09-25T13:50:00Z">
                  <w:rPr>
                    <w:rFonts w:ascii="Times New Roman" w:hAnsi="Times New Roman" w:cs="Times New Roman"/>
                    <w:b/>
                    <w:bCs/>
                    <w:sz w:val="22"/>
                    <w:szCs w:val="22"/>
                  </w:rPr>
                </w:rPrChange>
              </w:rPr>
              <w:t>Memory (RAM)</w:t>
            </w:r>
          </w:p>
        </w:tc>
        <w:tc>
          <w:tcPr>
            <w:tcW w:w="0" w:type="auto"/>
            <w:tcMar>
              <w:top w:w="100" w:type="dxa"/>
              <w:left w:w="100" w:type="dxa"/>
              <w:bottom w:w="100" w:type="dxa"/>
              <w:right w:w="100" w:type="dxa"/>
            </w:tcMar>
            <w:hideMark/>
          </w:tcPr>
          <w:p w14:paraId="121F8605" w14:textId="77777777" w:rsidR="00485DEF" w:rsidRPr="007134A7" w:rsidRDefault="00485DEF">
            <w:pPr>
              <w:spacing w:line="276" w:lineRule="auto"/>
              <w:jc w:val="both"/>
              <w:rPr>
                <w:rFonts w:ascii="Times New Roman" w:hAnsi="Times New Roman" w:cs="Times New Roman"/>
                <w:sz w:val="20"/>
                <w:szCs w:val="20"/>
                <w:rPrChange w:id="3126" w:author="michaelaanas23@gmail.com" w:date="2026-09-25T21:50:00Z" w16du:dateUtc="2026-09-25T13:50:00Z">
                  <w:rPr>
                    <w:rFonts w:ascii="Times New Roman" w:hAnsi="Times New Roman" w:cs="Times New Roman"/>
                    <w:sz w:val="22"/>
                    <w:szCs w:val="22"/>
                  </w:rPr>
                </w:rPrChange>
              </w:rPr>
              <w:pPrChange w:id="3127"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3128" w:author="michaelaanas23@gmail.com" w:date="2026-09-25T21:50:00Z" w16du:dateUtc="2026-09-25T13:50:00Z">
                  <w:rPr>
                    <w:rFonts w:ascii="Times New Roman" w:hAnsi="Times New Roman" w:cs="Times New Roman"/>
                    <w:sz w:val="22"/>
                    <w:szCs w:val="22"/>
                  </w:rPr>
                </w:rPrChange>
              </w:rPr>
              <w:t>4 GB DDR4</w:t>
            </w:r>
          </w:p>
        </w:tc>
        <w:tc>
          <w:tcPr>
            <w:tcW w:w="0" w:type="auto"/>
            <w:tcMar>
              <w:top w:w="100" w:type="dxa"/>
              <w:left w:w="100" w:type="dxa"/>
              <w:bottom w:w="100" w:type="dxa"/>
              <w:right w:w="100" w:type="dxa"/>
            </w:tcMar>
            <w:hideMark/>
          </w:tcPr>
          <w:p w14:paraId="5E6533B9" w14:textId="77777777" w:rsidR="00485DEF" w:rsidRPr="007134A7" w:rsidRDefault="00485DEF">
            <w:pPr>
              <w:spacing w:line="276" w:lineRule="auto"/>
              <w:jc w:val="both"/>
              <w:rPr>
                <w:rFonts w:ascii="Times New Roman" w:hAnsi="Times New Roman" w:cs="Times New Roman"/>
                <w:sz w:val="20"/>
                <w:szCs w:val="20"/>
                <w:rPrChange w:id="3129" w:author="michaelaanas23@gmail.com" w:date="2026-09-25T21:50:00Z" w16du:dateUtc="2026-09-25T13:50:00Z">
                  <w:rPr>
                    <w:rFonts w:ascii="Times New Roman" w:hAnsi="Times New Roman" w:cs="Times New Roman"/>
                    <w:sz w:val="22"/>
                    <w:szCs w:val="22"/>
                  </w:rPr>
                </w:rPrChange>
              </w:rPr>
              <w:pPrChange w:id="3130"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3131" w:author="michaelaanas23@gmail.com" w:date="2026-09-25T21:50:00Z" w16du:dateUtc="2026-09-25T13:50:00Z">
                  <w:rPr>
                    <w:rFonts w:ascii="Times New Roman" w:hAnsi="Times New Roman" w:cs="Times New Roman"/>
                    <w:sz w:val="22"/>
                    <w:szCs w:val="22"/>
                  </w:rPr>
                </w:rPrChange>
              </w:rPr>
              <w:t>8 GB DDR4 or higher</w:t>
            </w:r>
          </w:p>
        </w:tc>
      </w:tr>
      <w:tr w:rsidR="00485DEF" w:rsidRPr="007134A7" w14:paraId="31F39051" w14:textId="77777777">
        <w:trPr>
          <w:trHeight w:val="800"/>
        </w:trPr>
        <w:tc>
          <w:tcPr>
            <w:tcW w:w="0" w:type="auto"/>
            <w:tcMar>
              <w:top w:w="100" w:type="dxa"/>
              <w:left w:w="100" w:type="dxa"/>
              <w:bottom w:w="100" w:type="dxa"/>
              <w:right w:w="100" w:type="dxa"/>
            </w:tcMar>
            <w:hideMark/>
          </w:tcPr>
          <w:p w14:paraId="626ED0DD" w14:textId="77777777" w:rsidR="00485DEF" w:rsidRPr="007134A7" w:rsidRDefault="00485DEF">
            <w:pPr>
              <w:spacing w:line="276" w:lineRule="auto"/>
              <w:jc w:val="both"/>
              <w:rPr>
                <w:rFonts w:ascii="Times New Roman" w:hAnsi="Times New Roman" w:cs="Times New Roman"/>
                <w:sz w:val="20"/>
                <w:szCs w:val="20"/>
                <w:rPrChange w:id="3132" w:author="michaelaanas23@gmail.com" w:date="2026-09-25T21:50:00Z" w16du:dateUtc="2026-09-25T13:50:00Z">
                  <w:rPr>
                    <w:rFonts w:ascii="Times New Roman" w:hAnsi="Times New Roman" w:cs="Times New Roman"/>
                    <w:sz w:val="22"/>
                    <w:szCs w:val="22"/>
                  </w:rPr>
                </w:rPrChange>
              </w:rPr>
              <w:pPrChange w:id="3133"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134" w:author="michaelaanas23@gmail.com" w:date="2026-09-25T21:50:00Z" w16du:dateUtc="2026-09-25T13:50:00Z">
                  <w:rPr>
                    <w:rFonts w:ascii="Times New Roman" w:hAnsi="Times New Roman" w:cs="Times New Roman"/>
                    <w:b/>
                    <w:bCs/>
                    <w:sz w:val="22"/>
                    <w:szCs w:val="22"/>
                  </w:rPr>
                </w:rPrChange>
              </w:rPr>
              <w:t>Storage</w:t>
            </w:r>
          </w:p>
        </w:tc>
        <w:tc>
          <w:tcPr>
            <w:tcW w:w="0" w:type="auto"/>
            <w:tcMar>
              <w:top w:w="100" w:type="dxa"/>
              <w:left w:w="100" w:type="dxa"/>
              <w:bottom w:w="100" w:type="dxa"/>
              <w:right w:w="100" w:type="dxa"/>
            </w:tcMar>
            <w:hideMark/>
          </w:tcPr>
          <w:p w14:paraId="504F8C05" w14:textId="77777777" w:rsidR="00485DEF" w:rsidRPr="007134A7" w:rsidRDefault="00485DEF">
            <w:pPr>
              <w:spacing w:line="276" w:lineRule="auto"/>
              <w:jc w:val="both"/>
              <w:rPr>
                <w:rFonts w:ascii="Times New Roman" w:hAnsi="Times New Roman" w:cs="Times New Roman"/>
                <w:sz w:val="20"/>
                <w:szCs w:val="20"/>
                <w:rPrChange w:id="3135" w:author="michaelaanas23@gmail.com" w:date="2026-09-25T21:50:00Z" w16du:dateUtc="2026-09-25T13:50:00Z">
                  <w:rPr>
                    <w:rFonts w:ascii="Times New Roman" w:hAnsi="Times New Roman" w:cs="Times New Roman"/>
                    <w:sz w:val="22"/>
                    <w:szCs w:val="22"/>
                  </w:rPr>
                </w:rPrChange>
              </w:rPr>
              <w:pPrChange w:id="3136"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3137" w:author="michaelaanas23@gmail.com" w:date="2026-09-25T21:50:00Z" w16du:dateUtc="2026-09-25T13:50:00Z">
                  <w:rPr>
                    <w:rFonts w:ascii="Times New Roman" w:hAnsi="Times New Roman" w:cs="Times New Roman"/>
                    <w:sz w:val="22"/>
                    <w:szCs w:val="22"/>
                  </w:rPr>
                </w:rPrChange>
              </w:rPr>
              <w:t>128 GB SSD / 256 GB HDD</w:t>
            </w:r>
          </w:p>
        </w:tc>
        <w:tc>
          <w:tcPr>
            <w:tcW w:w="0" w:type="auto"/>
            <w:tcMar>
              <w:top w:w="100" w:type="dxa"/>
              <w:left w:w="100" w:type="dxa"/>
              <w:bottom w:w="100" w:type="dxa"/>
              <w:right w:w="100" w:type="dxa"/>
            </w:tcMar>
            <w:hideMark/>
          </w:tcPr>
          <w:p w14:paraId="16BB7E93" w14:textId="77777777" w:rsidR="00485DEF" w:rsidRPr="007134A7" w:rsidRDefault="00485DEF">
            <w:pPr>
              <w:spacing w:line="276" w:lineRule="auto"/>
              <w:jc w:val="both"/>
              <w:rPr>
                <w:rFonts w:ascii="Times New Roman" w:hAnsi="Times New Roman" w:cs="Times New Roman"/>
                <w:sz w:val="20"/>
                <w:szCs w:val="20"/>
                <w:rPrChange w:id="3138" w:author="michaelaanas23@gmail.com" w:date="2026-09-25T21:50:00Z" w16du:dateUtc="2026-09-25T13:50:00Z">
                  <w:rPr>
                    <w:rFonts w:ascii="Times New Roman" w:hAnsi="Times New Roman" w:cs="Times New Roman"/>
                    <w:sz w:val="22"/>
                    <w:szCs w:val="22"/>
                  </w:rPr>
                </w:rPrChange>
              </w:rPr>
              <w:pPrChange w:id="3139"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3140" w:author="michaelaanas23@gmail.com" w:date="2026-09-25T21:50:00Z" w16du:dateUtc="2026-09-25T13:50:00Z">
                  <w:rPr>
                    <w:rFonts w:ascii="Times New Roman" w:hAnsi="Times New Roman" w:cs="Times New Roman"/>
                    <w:sz w:val="22"/>
                    <w:szCs w:val="22"/>
                  </w:rPr>
                </w:rPrChange>
              </w:rPr>
              <w:t xml:space="preserve">256 GB SSD / 512 GB </w:t>
            </w:r>
            <w:proofErr w:type="spellStart"/>
            <w:r w:rsidRPr="007134A7">
              <w:rPr>
                <w:rFonts w:ascii="Times New Roman" w:hAnsi="Times New Roman" w:cs="Times New Roman"/>
                <w:sz w:val="20"/>
                <w:szCs w:val="20"/>
                <w:rPrChange w:id="3141" w:author="michaelaanas23@gmail.com" w:date="2026-09-25T21:50:00Z" w16du:dateUtc="2026-09-25T13:50:00Z">
                  <w:rPr>
                    <w:rFonts w:ascii="Times New Roman" w:hAnsi="Times New Roman" w:cs="Times New Roman"/>
                    <w:sz w:val="22"/>
                    <w:szCs w:val="22"/>
                  </w:rPr>
                </w:rPrChange>
              </w:rPr>
              <w:t>NVMe</w:t>
            </w:r>
            <w:proofErr w:type="spellEnd"/>
            <w:r w:rsidRPr="007134A7">
              <w:rPr>
                <w:rFonts w:ascii="Times New Roman" w:hAnsi="Times New Roman" w:cs="Times New Roman"/>
                <w:sz w:val="20"/>
                <w:szCs w:val="20"/>
                <w:rPrChange w:id="3142" w:author="michaelaanas23@gmail.com" w:date="2026-09-25T21:50:00Z" w16du:dateUtc="2026-09-25T13:50:00Z">
                  <w:rPr>
                    <w:rFonts w:ascii="Times New Roman" w:hAnsi="Times New Roman" w:cs="Times New Roman"/>
                    <w:sz w:val="22"/>
                    <w:szCs w:val="22"/>
                  </w:rPr>
                </w:rPrChange>
              </w:rPr>
              <w:t xml:space="preserve"> SSD or higher</w:t>
            </w:r>
          </w:p>
        </w:tc>
      </w:tr>
      <w:tr w:rsidR="00485DEF" w:rsidRPr="007134A7" w14:paraId="5B085B67" w14:textId="77777777">
        <w:trPr>
          <w:trHeight w:val="800"/>
        </w:trPr>
        <w:tc>
          <w:tcPr>
            <w:tcW w:w="0" w:type="auto"/>
            <w:tcMar>
              <w:top w:w="100" w:type="dxa"/>
              <w:left w:w="100" w:type="dxa"/>
              <w:bottom w:w="100" w:type="dxa"/>
              <w:right w:w="100" w:type="dxa"/>
            </w:tcMar>
            <w:hideMark/>
          </w:tcPr>
          <w:p w14:paraId="67F42EC4" w14:textId="77777777" w:rsidR="00485DEF" w:rsidRPr="007134A7" w:rsidRDefault="00485DEF">
            <w:pPr>
              <w:spacing w:line="276" w:lineRule="auto"/>
              <w:jc w:val="both"/>
              <w:rPr>
                <w:rFonts w:ascii="Times New Roman" w:hAnsi="Times New Roman" w:cs="Times New Roman"/>
                <w:sz w:val="20"/>
                <w:szCs w:val="20"/>
                <w:rPrChange w:id="3143" w:author="michaelaanas23@gmail.com" w:date="2026-09-25T21:50:00Z" w16du:dateUtc="2026-09-25T13:50:00Z">
                  <w:rPr>
                    <w:rFonts w:ascii="Times New Roman" w:hAnsi="Times New Roman" w:cs="Times New Roman"/>
                    <w:sz w:val="22"/>
                    <w:szCs w:val="22"/>
                  </w:rPr>
                </w:rPrChange>
              </w:rPr>
              <w:pPrChange w:id="3144"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145" w:author="michaelaanas23@gmail.com" w:date="2026-09-25T21:50:00Z" w16du:dateUtc="2026-09-25T13:50:00Z">
                  <w:rPr>
                    <w:rFonts w:ascii="Times New Roman" w:hAnsi="Times New Roman" w:cs="Times New Roman"/>
                    <w:b/>
                    <w:bCs/>
                    <w:sz w:val="22"/>
                    <w:szCs w:val="22"/>
                  </w:rPr>
                </w:rPrChange>
              </w:rPr>
              <w:t>Monitor / Display</w:t>
            </w:r>
          </w:p>
        </w:tc>
        <w:tc>
          <w:tcPr>
            <w:tcW w:w="0" w:type="auto"/>
            <w:tcMar>
              <w:top w:w="100" w:type="dxa"/>
              <w:left w:w="100" w:type="dxa"/>
              <w:bottom w:w="100" w:type="dxa"/>
              <w:right w:w="100" w:type="dxa"/>
            </w:tcMar>
            <w:hideMark/>
          </w:tcPr>
          <w:p w14:paraId="1DB31003" w14:textId="77777777" w:rsidR="00485DEF" w:rsidRPr="007134A7" w:rsidRDefault="00485DEF">
            <w:pPr>
              <w:spacing w:line="276" w:lineRule="auto"/>
              <w:jc w:val="both"/>
              <w:rPr>
                <w:rFonts w:ascii="Times New Roman" w:hAnsi="Times New Roman" w:cs="Times New Roman"/>
                <w:sz w:val="20"/>
                <w:szCs w:val="20"/>
                <w:rPrChange w:id="3146" w:author="michaelaanas23@gmail.com" w:date="2026-09-25T21:50:00Z" w16du:dateUtc="2026-09-25T13:50:00Z">
                  <w:rPr>
                    <w:rFonts w:ascii="Times New Roman" w:hAnsi="Times New Roman" w:cs="Times New Roman"/>
                    <w:sz w:val="22"/>
                    <w:szCs w:val="22"/>
                  </w:rPr>
                </w:rPrChange>
              </w:rPr>
              <w:pPrChange w:id="3147"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3148" w:author="michaelaanas23@gmail.com" w:date="2026-09-25T21:50:00Z" w16du:dateUtc="2026-09-25T13:50:00Z">
                  <w:rPr>
                    <w:rFonts w:ascii="Times New Roman" w:hAnsi="Times New Roman" w:cs="Times New Roman"/>
                    <w:sz w:val="22"/>
                    <w:szCs w:val="22"/>
                  </w:rPr>
                </w:rPrChange>
              </w:rPr>
              <w:t>1366 × 768 HD Resolution</w:t>
            </w:r>
          </w:p>
        </w:tc>
        <w:tc>
          <w:tcPr>
            <w:tcW w:w="0" w:type="auto"/>
            <w:tcMar>
              <w:top w:w="100" w:type="dxa"/>
              <w:left w:w="100" w:type="dxa"/>
              <w:bottom w:w="100" w:type="dxa"/>
              <w:right w:w="100" w:type="dxa"/>
            </w:tcMar>
            <w:hideMark/>
          </w:tcPr>
          <w:p w14:paraId="797A11C3" w14:textId="77777777" w:rsidR="00485DEF" w:rsidRPr="007134A7" w:rsidRDefault="00485DEF">
            <w:pPr>
              <w:spacing w:line="276" w:lineRule="auto"/>
              <w:jc w:val="both"/>
              <w:rPr>
                <w:rFonts w:ascii="Times New Roman" w:hAnsi="Times New Roman" w:cs="Times New Roman"/>
                <w:sz w:val="20"/>
                <w:szCs w:val="20"/>
                <w:rPrChange w:id="3149" w:author="michaelaanas23@gmail.com" w:date="2026-09-25T21:50:00Z" w16du:dateUtc="2026-09-25T13:50:00Z">
                  <w:rPr>
                    <w:rFonts w:ascii="Times New Roman" w:hAnsi="Times New Roman" w:cs="Times New Roman"/>
                    <w:sz w:val="22"/>
                    <w:szCs w:val="22"/>
                  </w:rPr>
                </w:rPrChange>
              </w:rPr>
              <w:pPrChange w:id="3150"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3151" w:author="michaelaanas23@gmail.com" w:date="2026-09-25T21:50:00Z" w16du:dateUtc="2026-09-25T13:50:00Z">
                  <w:rPr>
                    <w:rFonts w:ascii="Times New Roman" w:hAnsi="Times New Roman" w:cs="Times New Roman"/>
                    <w:sz w:val="22"/>
                    <w:szCs w:val="22"/>
                  </w:rPr>
                </w:rPrChange>
              </w:rPr>
              <w:t>1920 × 1080 Full HD Display or higher</w:t>
            </w:r>
          </w:p>
        </w:tc>
      </w:tr>
      <w:tr w:rsidR="00485DEF" w:rsidRPr="007134A7" w14:paraId="7832E47B" w14:textId="77777777">
        <w:trPr>
          <w:trHeight w:val="800"/>
        </w:trPr>
        <w:tc>
          <w:tcPr>
            <w:tcW w:w="0" w:type="auto"/>
            <w:tcMar>
              <w:top w:w="100" w:type="dxa"/>
              <w:left w:w="100" w:type="dxa"/>
              <w:bottom w:w="100" w:type="dxa"/>
              <w:right w:w="100" w:type="dxa"/>
            </w:tcMar>
            <w:hideMark/>
          </w:tcPr>
          <w:p w14:paraId="6AA7581B" w14:textId="77777777" w:rsidR="00485DEF" w:rsidRPr="007134A7" w:rsidRDefault="00485DEF">
            <w:pPr>
              <w:spacing w:line="276" w:lineRule="auto"/>
              <w:jc w:val="both"/>
              <w:rPr>
                <w:rFonts w:ascii="Times New Roman" w:hAnsi="Times New Roman" w:cs="Times New Roman"/>
                <w:sz w:val="20"/>
                <w:szCs w:val="20"/>
                <w:rPrChange w:id="3152" w:author="michaelaanas23@gmail.com" w:date="2026-09-25T21:50:00Z" w16du:dateUtc="2026-09-25T13:50:00Z">
                  <w:rPr>
                    <w:rFonts w:ascii="Times New Roman" w:hAnsi="Times New Roman" w:cs="Times New Roman"/>
                    <w:sz w:val="22"/>
                    <w:szCs w:val="22"/>
                  </w:rPr>
                </w:rPrChange>
              </w:rPr>
              <w:pPrChange w:id="3153"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154" w:author="michaelaanas23@gmail.com" w:date="2026-09-25T21:50:00Z" w16du:dateUtc="2026-09-25T13:50:00Z">
                  <w:rPr>
                    <w:rFonts w:ascii="Times New Roman" w:hAnsi="Times New Roman" w:cs="Times New Roman"/>
                    <w:b/>
                    <w:bCs/>
                    <w:sz w:val="22"/>
                    <w:szCs w:val="22"/>
                  </w:rPr>
                </w:rPrChange>
              </w:rPr>
              <w:t>Internet Connection</w:t>
            </w:r>
          </w:p>
        </w:tc>
        <w:tc>
          <w:tcPr>
            <w:tcW w:w="0" w:type="auto"/>
            <w:tcMar>
              <w:top w:w="100" w:type="dxa"/>
              <w:left w:w="100" w:type="dxa"/>
              <w:bottom w:w="100" w:type="dxa"/>
              <w:right w:w="100" w:type="dxa"/>
            </w:tcMar>
            <w:hideMark/>
          </w:tcPr>
          <w:p w14:paraId="30EBEDE9" w14:textId="77777777" w:rsidR="00485DEF" w:rsidRPr="007134A7" w:rsidRDefault="00485DEF">
            <w:pPr>
              <w:spacing w:line="276" w:lineRule="auto"/>
              <w:jc w:val="both"/>
              <w:rPr>
                <w:rFonts w:ascii="Times New Roman" w:hAnsi="Times New Roman" w:cs="Times New Roman"/>
                <w:sz w:val="20"/>
                <w:szCs w:val="20"/>
                <w:rPrChange w:id="3155" w:author="michaelaanas23@gmail.com" w:date="2026-09-25T21:50:00Z" w16du:dateUtc="2026-09-25T13:50:00Z">
                  <w:rPr>
                    <w:rFonts w:ascii="Times New Roman" w:hAnsi="Times New Roman" w:cs="Times New Roman"/>
                    <w:sz w:val="22"/>
                    <w:szCs w:val="22"/>
                  </w:rPr>
                </w:rPrChange>
              </w:rPr>
              <w:pPrChange w:id="3156"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3157" w:author="michaelaanas23@gmail.com" w:date="2026-09-25T21:50:00Z" w16du:dateUtc="2026-09-25T13:50:00Z">
                  <w:rPr>
                    <w:rFonts w:ascii="Times New Roman" w:hAnsi="Times New Roman" w:cs="Times New Roman"/>
                    <w:sz w:val="22"/>
                    <w:szCs w:val="22"/>
                  </w:rPr>
                </w:rPrChange>
              </w:rPr>
              <w:t>10 Mbps Stable Broadband / Mobile Data</w:t>
            </w:r>
          </w:p>
        </w:tc>
        <w:tc>
          <w:tcPr>
            <w:tcW w:w="0" w:type="auto"/>
            <w:tcMar>
              <w:top w:w="100" w:type="dxa"/>
              <w:left w:w="100" w:type="dxa"/>
              <w:bottom w:w="100" w:type="dxa"/>
              <w:right w:w="100" w:type="dxa"/>
            </w:tcMar>
            <w:hideMark/>
          </w:tcPr>
          <w:p w14:paraId="6612BEE9" w14:textId="77777777" w:rsidR="00485DEF" w:rsidRPr="007134A7" w:rsidRDefault="00485DEF">
            <w:pPr>
              <w:spacing w:line="276" w:lineRule="auto"/>
              <w:jc w:val="both"/>
              <w:rPr>
                <w:rFonts w:ascii="Times New Roman" w:hAnsi="Times New Roman" w:cs="Times New Roman"/>
                <w:sz w:val="20"/>
                <w:szCs w:val="20"/>
                <w:rPrChange w:id="3158" w:author="michaelaanas23@gmail.com" w:date="2026-09-25T21:50:00Z" w16du:dateUtc="2026-09-25T13:50:00Z">
                  <w:rPr>
                    <w:rFonts w:ascii="Times New Roman" w:hAnsi="Times New Roman" w:cs="Times New Roman"/>
                    <w:sz w:val="22"/>
                    <w:szCs w:val="22"/>
                  </w:rPr>
                </w:rPrChange>
              </w:rPr>
              <w:pPrChange w:id="3159"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3160" w:author="michaelaanas23@gmail.com" w:date="2026-09-25T21:50:00Z" w16du:dateUtc="2026-09-25T13:50:00Z">
                  <w:rPr>
                    <w:rFonts w:ascii="Times New Roman" w:hAnsi="Times New Roman" w:cs="Times New Roman"/>
                    <w:sz w:val="22"/>
                    <w:szCs w:val="22"/>
                  </w:rPr>
                </w:rPrChange>
              </w:rPr>
              <w:t>50 Mbps or higher High-Speed Fiber Internet</w:t>
            </w:r>
          </w:p>
        </w:tc>
      </w:tr>
      <w:tr w:rsidR="00485DEF" w:rsidRPr="007134A7" w14:paraId="490DD8DD" w14:textId="77777777">
        <w:trPr>
          <w:trHeight w:val="800"/>
        </w:trPr>
        <w:tc>
          <w:tcPr>
            <w:tcW w:w="0" w:type="auto"/>
            <w:tcMar>
              <w:top w:w="100" w:type="dxa"/>
              <w:left w:w="100" w:type="dxa"/>
              <w:bottom w:w="100" w:type="dxa"/>
              <w:right w:w="100" w:type="dxa"/>
            </w:tcMar>
            <w:hideMark/>
          </w:tcPr>
          <w:p w14:paraId="53743BD7" w14:textId="77777777" w:rsidR="00485DEF" w:rsidRPr="007134A7" w:rsidRDefault="00485DEF">
            <w:pPr>
              <w:spacing w:line="276" w:lineRule="auto"/>
              <w:jc w:val="both"/>
              <w:rPr>
                <w:rFonts w:ascii="Times New Roman" w:hAnsi="Times New Roman" w:cs="Times New Roman"/>
                <w:sz w:val="20"/>
                <w:szCs w:val="20"/>
                <w:rPrChange w:id="3161" w:author="michaelaanas23@gmail.com" w:date="2026-09-25T21:50:00Z" w16du:dateUtc="2026-09-25T13:50:00Z">
                  <w:rPr>
                    <w:rFonts w:ascii="Times New Roman" w:hAnsi="Times New Roman" w:cs="Times New Roman"/>
                    <w:sz w:val="22"/>
                    <w:szCs w:val="22"/>
                  </w:rPr>
                </w:rPrChange>
              </w:rPr>
              <w:pPrChange w:id="3162"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163" w:author="michaelaanas23@gmail.com" w:date="2026-09-25T21:50:00Z" w16du:dateUtc="2026-09-25T13:50:00Z">
                  <w:rPr>
                    <w:rFonts w:ascii="Times New Roman" w:hAnsi="Times New Roman" w:cs="Times New Roman"/>
                    <w:b/>
                    <w:bCs/>
                    <w:sz w:val="22"/>
                    <w:szCs w:val="22"/>
                  </w:rPr>
                </w:rPrChange>
              </w:rPr>
              <w:t>Mobile / Client Device</w:t>
            </w:r>
          </w:p>
        </w:tc>
        <w:tc>
          <w:tcPr>
            <w:tcW w:w="0" w:type="auto"/>
            <w:tcMar>
              <w:top w:w="100" w:type="dxa"/>
              <w:left w:w="100" w:type="dxa"/>
              <w:bottom w:w="100" w:type="dxa"/>
              <w:right w:w="100" w:type="dxa"/>
            </w:tcMar>
            <w:hideMark/>
          </w:tcPr>
          <w:p w14:paraId="2D289C5F" w14:textId="77777777" w:rsidR="00485DEF" w:rsidRPr="007134A7" w:rsidRDefault="00485DEF">
            <w:pPr>
              <w:spacing w:line="276" w:lineRule="auto"/>
              <w:jc w:val="both"/>
              <w:rPr>
                <w:rFonts w:ascii="Times New Roman" w:hAnsi="Times New Roman" w:cs="Times New Roman"/>
                <w:sz w:val="20"/>
                <w:szCs w:val="20"/>
                <w:rPrChange w:id="3164" w:author="michaelaanas23@gmail.com" w:date="2026-09-25T21:50:00Z" w16du:dateUtc="2026-09-25T13:50:00Z">
                  <w:rPr>
                    <w:rFonts w:ascii="Times New Roman" w:hAnsi="Times New Roman" w:cs="Times New Roman"/>
                    <w:sz w:val="22"/>
                    <w:szCs w:val="22"/>
                  </w:rPr>
                </w:rPrChange>
              </w:rPr>
              <w:pPrChange w:id="3165"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3166" w:author="michaelaanas23@gmail.com" w:date="2026-09-25T21:50:00Z" w16du:dateUtc="2026-09-25T13:50:00Z">
                  <w:rPr>
                    <w:rFonts w:ascii="Times New Roman" w:hAnsi="Times New Roman" w:cs="Times New Roman"/>
                    <w:sz w:val="22"/>
                    <w:szCs w:val="22"/>
                  </w:rPr>
                </w:rPrChange>
              </w:rPr>
              <w:t>Android 8.0 / iOS 13 or higher (Smartphones/Tablets)</w:t>
            </w:r>
          </w:p>
        </w:tc>
        <w:tc>
          <w:tcPr>
            <w:tcW w:w="0" w:type="auto"/>
            <w:tcMar>
              <w:top w:w="100" w:type="dxa"/>
              <w:left w:w="100" w:type="dxa"/>
              <w:bottom w:w="100" w:type="dxa"/>
              <w:right w:w="100" w:type="dxa"/>
            </w:tcMar>
            <w:hideMark/>
          </w:tcPr>
          <w:p w14:paraId="0A03A642" w14:textId="77777777" w:rsidR="00485DEF" w:rsidRPr="007134A7" w:rsidRDefault="00485DEF">
            <w:pPr>
              <w:spacing w:line="276" w:lineRule="auto"/>
              <w:jc w:val="both"/>
              <w:rPr>
                <w:rFonts w:ascii="Times New Roman" w:hAnsi="Times New Roman" w:cs="Times New Roman"/>
                <w:sz w:val="20"/>
                <w:szCs w:val="20"/>
                <w:rPrChange w:id="3167" w:author="michaelaanas23@gmail.com" w:date="2026-09-25T21:50:00Z" w16du:dateUtc="2026-09-25T13:50:00Z">
                  <w:rPr>
                    <w:rFonts w:ascii="Times New Roman" w:hAnsi="Times New Roman" w:cs="Times New Roman"/>
                    <w:sz w:val="22"/>
                    <w:szCs w:val="22"/>
                  </w:rPr>
                </w:rPrChange>
              </w:rPr>
              <w:pPrChange w:id="3168"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3169" w:author="michaelaanas23@gmail.com" w:date="2026-09-25T21:50:00Z" w16du:dateUtc="2026-09-25T13:50:00Z">
                  <w:rPr>
                    <w:rFonts w:ascii="Times New Roman" w:hAnsi="Times New Roman" w:cs="Times New Roman"/>
                    <w:sz w:val="22"/>
                    <w:szCs w:val="22"/>
                  </w:rPr>
                </w:rPrChange>
              </w:rPr>
              <w:t>Android 12+ / iOS 15+ with a modern HTML5 mobile web browser</w:t>
            </w:r>
          </w:p>
        </w:tc>
      </w:tr>
    </w:tbl>
    <w:p w14:paraId="33457A8A" w14:textId="77777777" w:rsidR="00485DEF" w:rsidRPr="007134A7" w:rsidRDefault="00485DEF">
      <w:pPr>
        <w:spacing w:line="276" w:lineRule="auto"/>
        <w:jc w:val="both"/>
        <w:rPr>
          <w:rFonts w:ascii="Times New Roman" w:hAnsi="Times New Roman" w:cs="Times New Roman"/>
          <w:sz w:val="20"/>
          <w:szCs w:val="20"/>
          <w:rPrChange w:id="3170" w:author="michaelaanas23@gmail.com" w:date="2026-09-25T21:50:00Z" w16du:dateUtc="2026-09-25T13:50:00Z">
            <w:rPr>
              <w:rFonts w:ascii="Times New Roman" w:hAnsi="Times New Roman" w:cs="Times New Roman"/>
              <w:sz w:val="22"/>
              <w:szCs w:val="22"/>
            </w:rPr>
          </w:rPrChange>
        </w:rPr>
        <w:pPrChange w:id="3171" w:author="michaelaanas23@gmail.com" w:date="2026-09-25T21:55:00Z" w16du:dateUtc="2026-09-25T13:55:00Z">
          <w:pPr>
            <w:spacing w:line="360" w:lineRule="auto"/>
            <w:jc w:val="both"/>
          </w:pPr>
        </w:pPrChange>
      </w:pPr>
    </w:p>
    <w:p w14:paraId="033CB4CE" w14:textId="130AF6A9" w:rsidR="00485DEF" w:rsidRPr="007134A7" w:rsidDel="007134A7" w:rsidRDefault="00485DEF">
      <w:pPr>
        <w:spacing w:line="276" w:lineRule="auto"/>
        <w:jc w:val="both"/>
        <w:rPr>
          <w:del w:id="3172" w:author="michaelaanas23@gmail.com" w:date="2026-09-25T21:50:00Z" w16du:dateUtc="2026-09-25T13:50:00Z"/>
          <w:rFonts w:ascii="Times New Roman" w:hAnsi="Times New Roman" w:cs="Times New Roman"/>
          <w:sz w:val="20"/>
          <w:szCs w:val="20"/>
          <w:rPrChange w:id="3173" w:author="michaelaanas23@gmail.com" w:date="2026-09-25T21:50:00Z" w16du:dateUtc="2026-09-25T13:50:00Z">
            <w:rPr>
              <w:del w:id="3174" w:author="michaelaanas23@gmail.com" w:date="2026-09-25T21:50:00Z" w16du:dateUtc="2026-09-25T13:50:00Z"/>
              <w:rFonts w:ascii="Times New Roman" w:hAnsi="Times New Roman" w:cs="Times New Roman"/>
              <w:sz w:val="22"/>
              <w:szCs w:val="22"/>
            </w:rPr>
          </w:rPrChange>
        </w:rPr>
        <w:pPrChange w:id="3175"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3176" w:author="michaelaanas23@gmail.com" w:date="2026-09-25T21:50:00Z" w16du:dateUtc="2026-09-25T13:50:00Z">
            <w:rPr>
              <w:rFonts w:ascii="Times New Roman" w:hAnsi="Times New Roman" w:cs="Times New Roman"/>
              <w:sz w:val="22"/>
              <w:szCs w:val="22"/>
            </w:rPr>
          </w:rPrChange>
        </w:rPr>
        <w:t>The recommended hardware configuration provides sufficient processing capability for executing backend analytical operations (such as the Simple Linear Regression algorithm for 7-day sales forecasting), managing concurrent user sessions across multiple High Island V branch locations, and rendering real-time dynamic dashboards without significant latency or processing delays.</w:t>
      </w:r>
    </w:p>
    <w:p w14:paraId="31DF3367" w14:textId="77777777" w:rsidR="00485DEF" w:rsidRPr="007134A7" w:rsidRDefault="00485DEF">
      <w:pPr>
        <w:spacing w:line="276" w:lineRule="auto"/>
        <w:jc w:val="both"/>
        <w:rPr>
          <w:rFonts w:ascii="Times New Roman" w:hAnsi="Times New Roman" w:cs="Times New Roman"/>
          <w:sz w:val="20"/>
          <w:szCs w:val="20"/>
          <w:rPrChange w:id="3177" w:author="michaelaanas23@gmail.com" w:date="2026-09-25T21:50:00Z" w16du:dateUtc="2026-09-25T13:50:00Z">
            <w:rPr>
              <w:rFonts w:ascii="Times New Roman" w:hAnsi="Times New Roman" w:cs="Times New Roman"/>
              <w:sz w:val="22"/>
              <w:szCs w:val="22"/>
            </w:rPr>
          </w:rPrChange>
        </w:rPr>
        <w:pPrChange w:id="3178" w:author="michaelaanas23@gmail.com" w:date="2026-09-25T21:55:00Z" w16du:dateUtc="2026-09-25T13:55:00Z">
          <w:pPr>
            <w:spacing w:line="360" w:lineRule="auto"/>
            <w:jc w:val="both"/>
          </w:pPr>
        </w:pPrChange>
      </w:pPr>
    </w:p>
    <w:p w14:paraId="1976A91E" w14:textId="2DAAF5E7" w:rsidR="00485DEF" w:rsidRPr="007134A7" w:rsidRDefault="00485DEF">
      <w:pPr>
        <w:spacing w:line="276" w:lineRule="auto"/>
        <w:jc w:val="both"/>
        <w:rPr>
          <w:rFonts w:ascii="Times New Roman" w:hAnsi="Times New Roman" w:cs="Times New Roman"/>
          <w:sz w:val="20"/>
          <w:szCs w:val="20"/>
          <w:rPrChange w:id="3179" w:author="michaelaanas23@gmail.com" w:date="2026-09-25T21:50:00Z" w16du:dateUtc="2026-09-25T13:50:00Z">
            <w:rPr>
              <w:rFonts w:ascii="Times New Roman" w:hAnsi="Times New Roman" w:cs="Times New Roman"/>
              <w:sz w:val="22"/>
              <w:szCs w:val="22"/>
            </w:rPr>
          </w:rPrChange>
        </w:rPr>
        <w:pPrChange w:id="3180"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181" w:author="michaelaanas23@gmail.com" w:date="2026-09-25T21:50:00Z" w16du:dateUtc="2026-09-25T13:50:00Z">
            <w:rPr>
              <w:rFonts w:ascii="Times New Roman" w:hAnsi="Times New Roman" w:cs="Times New Roman"/>
              <w:b/>
              <w:bCs/>
              <w:sz w:val="22"/>
              <w:szCs w:val="22"/>
            </w:rPr>
          </w:rPrChange>
        </w:rPr>
        <w:t>4.5.2 Software Requirements</w:t>
      </w:r>
    </w:p>
    <w:p w14:paraId="310BC923" w14:textId="211FB702" w:rsidR="00485DEF" w:rsidRPr="007134A7" w:rsidRDefault="00485DEF">
      <w:pPr>
        <w:spacing w:line="276" w:lineRule="auto"/>
        <w:jc w:val="both"/>
        <w:rPr>
          <w:rFonts w:ascii="Times New Roman" w:hAnsi="Times New Roman" w:cs="Times New Roman"/>
          <w:sz w:val="20"/>
          <w:szCs w:val="20"/>
          <w:rPrChange w:id="3182" w:author="michaelaanas23@gmail.com" w:date="2026-09-25T21:50:00Z" w16du:dateUtc="2026-09-25T13:50:00Z">
            <w:rPr>
              <w:rFonts w:ascii="Times New Roman" w:hAnsi="Times New Roman" w:cs="Times New Roman"/>
              <w:sz w:val="22"/>
              <w:szCs w:val="22"/>
            </w:rPr>
          </w:rPrChange>
        </w:rPr>
        <w:pPrChange w:id="3183"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3184" w:author="michaelaanas23@gmail.com" w:date="2026-09-25T21:50:00Z" w16du:dateUtc="2026-09-25T13:50:00Z">
            <w:rPr>
              <w:rFonts w:ascii="Times New Roman" w:hAnsi="Times New Roman" w:cs="Times New Roman"/>
              <w:sz w:val="22"/>
              <w:szCs w:val="22"/>
            </w:rPr>
          </w:rPrChange>
        </w:rPr>
        <w:t>Table 4.2 presents the software requirements. </w:t>
      </w:r>
    </w:p>
    <w:tbl>
      <w:tblPr>
        <w:tblW w:w="0" w:type="auto"/>
        <w:tblCellMar>
          <w:top w:w="15" w:type="dxa"/>
          <w:left w:w="15" w:type="dxa"/>
          <w:bottom w:w="15" w:type="dxa"/>
          <w:right w:w="15" w:type="dxa"/>
        </w:tblCellMar>
        <w:tblLook w:val="04A0" w:firstRow="1" w:lastRow="0" w:firstColumn="1" w:lastColumn="0" w:noHBand="0" w:noVBand="1"/>
      </w:tblPr>
      <w:tblGrid>
        <w:gridCol w:w="2420"/>
        <w:gridCol w:w="6940"/>
      </w:tblGrid>
      <w:tr w:rsidR="00485DEF" w:rsidRPr="007134A7" w14:paraId="5479CA8E" w14:textId="77777777">
        <w:trPr>
          <w:trHeight w:val="515"/>
        </w:trPr>
        <w:tc>
          <w:tcPr>
            <w:tcW w:w="0" w:type="auto"/>
            <w:tcMar>
              <w:top w:w="100" w:type="dxa"/>
              <w:left w:w="100" w:type="dxa"/>
              <w:bottom w:w="100" w:type="dxa"/>
              <w:right w:w="100" w:type="dxa"/>
            </w:tcMar>
            <w:hideMark/>
          </w:tcPr>
          <w:p w14:paraId="2C3020DA" w14:textId="77777777" w:rsidR="00485DEF" w:rsidRPr="007134A7" w:rsidRDefault="00485DEF">
            <w:pPr>
              <w:spacing w:line="276" w:lineRule="auto"/>
              <w:jc w:val="both"/>
              <w:rPr>
                <w:rFonts w:ascii="Times New Roman" w:hAnsi="Times New Roman" w:cs="Times New Roman"/>
                <w:sz w:val="20"/>
                <w:szCs w:val="20"/>
                <w:rPrChange w:id="3185" w:author="michaelaanas23@gmail.com" w:date="2026-09-25T21:50:00Z" w16du:dateUtc="2026-09-25T13:50:00Z">
                  <w:rPr>
                    <w:rFonts w:ascii="Times New Roman" w:hAnsi="Times New Roman" w:cs="Times New Roman"/>
                    <w:sz w:val="22"/>
                    <w:szCs w:val="22"/>
                  </w:rPr>
                </w:rPrChange>
              </w:rPr>
              <w:pPrChange w:id="3186"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187" w:author="michaelaanas23@gmail.com" w:date="2026-09-25T21:50:00Z" w16du:dateUtc="2026-09-25T13:50:00Z">
                  <w:rPr>
                    <w:rFonts w:ascii="Times New Roman" w:hAnsi="Times New Roman" w:cs="Times New Roman"/>
                    <w:b/>
                    <w:bCs/>
                    <w:sz w:val="22"/>
                    <w:szCs w:val="22"/>
                  </w:rPr>
                </w:rPrChange>
              </w:rPr>
              <w:t>Software / Technology</w:t>
            </w:r>
          </w:p>
        </w:tc>
        <w:tc>
          <w:tcPr>
            <w:tcW w:w="0" w:type="auto"/>
            <w:tcMar>
              <w:top w:w="100" w:type="dxa"/>
              <w:left w:w="100" w:type="dxa"/>
              <w:bottom w:w="100" w:type="dxa"/>
              <w:right w:w="100" w:type="dxa"/>
            </w:tcMar>
            <w:hideMark/>
          </w:tcPr>
          <w:p w14:paraId="4D691C91" w14:textId="77777777" w:rsidR="00485DEF" w:rsidRPr="007134A7" w:rsidRDefault="00485DEF">
            <w:pPr>
              <w:spacing w:line="276" w:lineRule="auto"/>
              <w:jc w:val="both"/>
              <w:rPr>
                <w:rFonts w:ascii="Times New Roman" w:hAnsi="Times New Roman" w:cs="Times New Roman"/>
                <w:sz w:val="20"/>
                <w:szCs w:val="20"/>
                <w:rPrChange w:id="3188" w:author="michaelaanas23@gmail.com" w:date="2026-09-25T21:50:00Z" w16du:dateUtc="2026-09-25T13:50:00Z">
                  <w:rPr>
                    <w:rFonts w:ascii="Times New Roman" w:hAnsi="Times New Roman" w:cs="Times New Roman"/>
                    <w:sz w:val="22"/>
                    <w:szCs w:val="22"/>
                  </w:rPr>
                </w:rPrChange>
              </w:rPr>
              <w:pPrChange w:id="3189"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190" w:author="michaelaanas23@gmail.com" w:date="2026-09-25T21:50:00Z" w16du:dateUtc="2026-09-25T13:50:00Z">
                  <w:rPr>
                    <w:rFonts w:ascii="Times New Roman" w:hAnsi="Times New Roman" w:cs="Times New Roman"/>
                    <w:b/>
                    <w:bCs/>
                    <w:sz w:val="22"/>
                    <w:szCs w:val="22"/>
                  </w:rPr>
                </w:rPrChange>
              </w:rPr>
              <w:t>Purpose / Functional Role in H2Ops</w:t>
            </w:r>
          </w:p>
        </w:tc>
      </w:tr>
      <w:tr w:rsidR="00485DEF" w:rsidRPr="007134A7" w14:paraId="31B3195A" w14:textId="77777777">
        <w:trPr>
          <w:trHeight w:val="1085"/>
        </w:trPr>
        <w:tc>
          <w:tcPr>
            <w:tcW w:w="0" w:type="auto"/>
            <w:tcMar>
              <w:top w:w="100" w:type="dxa"/>
              <w:left w:w="100" w:type="dxa"/>
              <w:bottom w:w="100" w:type="dxa"/>
              <w:right w:w="100" w:type="dxa"/>
            </w:tcMar>
            <w:hideMark/>
          </w:tcPr>
          <w:p w14:paraId="5F5C884B" w14:textId="77777777" w:rsidR="00485DEF" w:rsidRPr="007134A7" w:rsidRDefault="00485DEF">
            <w:pPr>
              <w:spacing w:line="276" w:lineRule="auto"/>
              <w:jc w:val="both"/>
              <w:rPr>
                <w:rFonts w:ascii="Times New Roman" w:hAnsi="Times New Roman" w:cs="Times New Roman"/>
                <w:sz w:val="20"/>
                <w:szCs w:val="20"/>
                <w:rPrChange w:id="3191" w:author="michaelaanas23@gmail.com" w:date="2026-09-25T21:50:00Z" w16du:dateUtc="2026-09-25T13:50:00Z">
                  <w:rPr>
                    <w:rFonts w:ascii="Times New Roman" w:hAnsi="Times New Roman" w:cs="Times New Roman"/>
                    <w:sz w:val="22"/>
                    <w:szCs w:val="22"/>
                  </w:rPr>
                </w:rPrChange>
              </w:rPr>
              <w:pPrChange w:id="3192"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193" w:author="michaelaanas23@gmail.com" w:date="2026-09-25T21:50:00Z" w16du:dateUtc="2026-09-25T13:50:00Z">
                  <w:rPr>
                    <w:rFonts w:ascii="Times New Roman" w:hAnsi="Times New Roman" w:cs="Times New Roman"/>
                    <w:b/>
                    <w:bCs/>
                    <w:sz w:val="22"/>
                    <w:szCs w:val="22"/>
                  </w:rPr>
                </w:rPrChange>
              </w:rPr>
              <w:t>Windows 10 / 11 / Ubuntu Linux</w:t>
            </w:r>
          </w:p>
        </w:tc>
        <w:tc>
          <w:tcPr>
            <w:tcW w:w="0" w:type="auto"/>
            <w:tcMar>
              <w:top w:w="100" w:type="dxa"/>
              <w:left w:w="100" w:type="dxa"/>
              <w:bottom w:w="100" w:type="dxa"/>
              <w:right w:w="100" w:type="dxa"/>
            </w:tcMar>
            <w:hideMark/>
          </w:tcPr>
          <w:p w14:paraId="7BE595DC" w14:textId="77777777" w:rsidR="00485DEF" w:rsidRPr="007134A7" w:rsidRDefault="00485DEF">
            <w:pPr>
              <w:spacing w:line="276" w:lineRule="auto"/>
              <w:jc w:val="both"/>
              <w:rPr>
                <w:rFonts w:ascii="Times New Roman" w:hAnsi="Times New Roman" w:cs="Times New Roman"/>
                <w:sz w:val="20"/>
                <w:szCs w:val="20"/>
                <w:rPrChange w:id="3194" w:author="michaelaanas23@gmail.com" w:date="2026-09-25T21:50:00Z" w16du:dateUtc="2026-09-25T13:50:00Z">
                  <w:rPr>
                    <w:rFonts w:ascii="Times New Roman" w:hAnsi="Times New Roman" w:cs="Times New Roman"/>
                    <w:sz w:val="22"/>
                    <w:szCs w:val="22"/>
                  </w:rPr>
                </w:rPrChange>
              </w:rPr>
              <w:pPrChange w:id="3195"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196" w:author="michaelaanas23@gmail.com" w:date="2026-09-25T21:50:00Z" w16du:dateUtc="2026-09-25T13:50:00Z">
                  <w:rPr>
                    <w:rFonts w:ascii="Times New Roman" w:hAnsi="Times New Roman" w:cs="Times New Roman"/>
                    <w:b/>
                    <w:bCs/>
                    <w:sz w:val="22"/>
                    <w:szCs w:val="22"/>
                  </w:rPr>
                </w:rPrChange>
              </w:rPr>
              <w:t>Operating System:</w:t>
            </w:r>
            <w:r w:rsidRPr="007134A7">
              <w:rPr>
                <w:rFonts w:ascii="Times New Roman" w:hAnsi="Times New Roman" w:cs="Times New Roman"/>
                <w:sz w:val="20"/>
                <w:szCs w:val="20"/>
                <w:rPrChange w:id="3197" w:author="michaelaanas23@gmail.com" w:date="2026-09-25T21:50:00Z" w16du:dateUtc="2026-09-25T13:50:00Z">
                  <w:rPr>
                    <w:rFonts w:ascii="Times New Roman" w:hAnsi="Times New Roman" w:cs="Times New Roman"/>
                    <w:sz w:val="22"/>
                    <w:szCs w:val="22"/>
                  </w:rPr>
                </w:rPrChange>
              </w:rPr>
              <w:t xml:space="preserve"> Serves as the primary operating system environment for host development, local testing, and production deployment.</w:t>
            </w:r>
          </w:p>
        </w:tc>
      </w:tr>
      <w:tr w:rsidR="00485DEF" w:rsidRPr="007134A7" w14:paraId="561F7D9D" w14:textId="77777777">
        <w:trPr>
          <w:trHeight w:val="1085"/>
        </w:trPr>
        <w:tc>
          <w:tcPr>
            <w:tcW w:w="0" w:type="auto"/>
            <w:tcMar>
              <w:top w:w="100" w:type="dxa"/>
              <w:left w:w="100" w:type="dxa"/>
              <w:bottom w:w="100" w:type="dxa"/>
              <w:right w:w="100" w:type="dxa"/>
            </w:tcMar>
            <w:hideMark/>
          </w:tcPr>
          <w:p w14:paraId="3EE0520F" w14:textId="77777777" w:rsidR="00485DEF" w:rsidRPr="007134A7" w:rsidRDefault="00485DEF">
            <w:pPr>
              <w:spacing w:line="276" w:lineRule="auto"/>
              <w:jc w:val="both"/>
              <w:rPr>
                <w:rFonts w:ascii="Times New Roman" w:hAnsi="Times New Roman" w:cs="Times New Roman"/>
                <w:sz w:val="20"/>
                <w:szCs w:val="20"/>
                <w:rPrChange w:id="3198" w:author="michaelaanas23@gmail.com" w:date="2026-09-25T21:50:00Z" w16du:dateUtc="2026-09-25T13:50:00Z">
                  <w:rPr>
                    <w:rFonts w:ascii="Times New Roman" w:hAnsi="Times New Roman" w:cs="Times New Roman"/>
                    <w:sz w:val="22"/>
                    <w:szCs w:val="22"/>
                  </w:rPr>
                </w:rPrChange>
              </w:rPr>
              <w:pPrChange w:id="3199"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200" w:author="michaelaanas23@gmail.com" w:date="2026-09-25T21:50:00Z" w16du:dateUtc="2026-09-25T13:50:00Z">
                  <w:rPr>
                    <w:rFonts w:ascii="Times New Roman" w:hAnsi="Times New Roman" w:cs="Times New Roman"/>
                    <w:b/>
                    <w:bCs/>
                    <w:sz w:val="22"/>
                    <w:szCs w:val="22"/>
                  </w:rPr>
                </w:rPrChange>
              </w:rPr>
              <w:t>Visual Studio Code (VS Code)</w:t>
            </w:r>
          </w:p>
        </w:tc>
        <w:tc>
          <w:tcPr>
            <w:tcW w:w="0" w:type="auto"/>
            <w:tcMar>
              <w:top w:w="100" w:type="dxa"/>
              <w:left w:w="100" w:type="dxa"/>
              <w:bottom w:w="100" w:type="dxa"/>
              <w:right w:w="100" w:type="dxa"/>
            </w:tcMar>
            <w:hideMark/>
          </w:tcPr>
          <w:p w14:paraId="3EB8E46A" w14:textId="77777777" w:rsidR="00485DEF" w:rsidRPr="007134A7" w:rsidRDefault="00485DEF">
            <w:pPr>
              <w:spacing w:line="276" w:lineRule="auto"/>
              <w:jc w:val="both"/>
              <w:rPr>
                <w:rFonts w:ascii="Times New Roman" w:hAnsi="Times New Roman" w:cs="Times New Roman"/>
                <w:sz w:val="20"/>
                <w:szCs w:val="20"/>
                <w:rPrChange w:id="3201" w:author="michaelaanas23@gmail.com" w:date="2026-09-25T21:50:00Z" w16du:dateUtc="2026-09-25T13:50:00Z">
                  <w:rPr>
                    <w:rFonts w:ascii="Times New Roman" w:hAnsi="Times New Roman" w:cs="Times New Roman"/>
                    <w:sz w:val="22"/>
                    <w:szCs w:val="22"/>
                  </w:rPr>
                </w:rPrChange>
              </w:rPr>
              <w:pPrChange w:id="3202"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203" w:author="michaelaanas23@gmail.com" w:date="2026-09-25T21:50:00Z" w16du:dateUtc="2026-09-25T13:50:00Z">
                  <w:rPr>
                    <w:rFonts w:ascii="Times New Roman" w:hAnsi="Times New Roman" w:cs="Times New Roman"/>
                    <w:b/>
                    <w:bCs/>
                    <w:sz w:val="22"/>
                    <w:szCs w:val="22"/>
                  </w:rPr>
                </w:rPrChange>
              </w:rPr>
              <w:t>Source Code Editor:</w:t>
            </w:r>
            <w:r w:rsidRPr="007134A7">
              <w:rPr>
                <w:rFonts w:ascii="Times New Roman" w:hAnsi="Times New Roman" w:cs="Times New Roman"/>
                <w:sz w:val="20"/>
                <w:szCs w:val="20"/>
                <w:rPrChange w:id="3204" w:author="michaelaanas23@gmail.com" w:date="2026-09-25T21:50:00Z" w16du:dateUtc="2026-09-25T13:50:00Z">
                  <w:rPr>
                    <w:rFonts w:ascii="Times New Roman" w:hAnsi="Times New Roman" w:cs="Times New Roman"/>
                    <w:sz w:val="22"/>
                    <w:szCs w:val="22"/>
                  </w:rPr>
                </w:rPrChange>
              </w:rPr>
              <w:t xml:space="preserve"> Integrated Development Environment (IDE) used for writing Python modules, Flask web routes, HTML5/CSS3 templates, and JavaScript code.</w:t>
            </w:r>
          </w:p>
        </w:tc>
      </w:tr>
      <w:tr w:rsidR="00485DEF" w:rsidRPr="007134A7" w14:paraId="1A6542A6" w14:textId="77777777">
        <w:trPr>
          <w:trHeight w:val="1085"/>
        </w:trPr>
        <w:tc>
          <w:tcPr>
            <w:tcW w:w="0" w:type="auto"/>
            <w:tcMar>
              <w:top w:w="100" w:type="dxa"/>
              <w:left w:w="100" w:type="dxa"/>
              <w:bottom w:w="100" w:type="dxa"/>
              <w:right w:w="100" w:type="dxa"/>
            </w:tcMar>
            <w:hideMark/>
          </w:tcPr>
          <w:p w14:paraId="1122D857" w14:textId="77777777" w:rsidR="00485DEF" w:rsidRPr="007134A7" w:rsidRDefault="00485DEF">
            <w:pPr>
              <w:spacing w:line="276" w:lineRule="auto"/>
              <w:jc w:val="both"/>
              <w:rPr>
                <w:rFonts w:ascii="Times New Roman" w:hAnsi="Times New Roman" w:cs="Times New Roman"/>
                <w:sz w:val="20"/>
                <w:szCs w:val="20"/>
                <w:rPrChange w:id="3205" w:author="michaelaanas23@gmail.com" w:date="2026-09-25T21:50:00Z" w16du:dateUtc="2026-09-25T13:50:00Z">
                  <w:rPr>
                    <w:rFonts w:ascii="Times New Roman" w:hAnsi="Times New Roman" w:cs="Times New Roman"/>
                    <w:sz w:val="22"/>
                    <w:szCs w:val="22"/>
                  </w:rPr>
                </w:rPrChange>
              </w:rPr>
              <w:pPrChange w:id="3206"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207" w:author="michaelaanas23@gmail.com" w:date="2026-09-25T21:50:00Z" w16du:dateUtc="2026-09-25T13:50:00Z">
                  <w:rPr>
                    <w:rFonts w:ascii="Times New Roman" w:hAnsi="Times New Roman" w:cs="Times New Roman"/>
                    <w:b/>
                    <w:bCs/>
                    <w:sz w:val="22"/>
                    <w:szCs w:val="22"/>
                  </w:rPr>
                </w:rPrChange>
              </w:rPr>
              <w:lastRenderedPageBreak/>
              <w:t>Python (v3.10+)</w:t>
            </w:r>
          </w:p>
        </w:tc>
        <w:tc>
          <w:tcPr>
            <w:tcW w:w="0" w:type="auto"/>
            <w:tcMar>
              <w:top w:w="100" w:type="dxa"/>
              <w:left w:w="100" w:type="dxa"/>
              <w:bottom w:w="100" w:type="dxa"/>
              <w:right w:w="100" w:type="dxa"/>
            </w:tcMar>
            <w:hideMark/>
          </w:tcPr>
          <w:p w14:paraId="00D22F17" w14:textId="77777777" w:rsidR="00485DEF" w:rsidRPr="007134A7" w:rsidRDefault="00485DEF">
            <w:pPr>
              <w:spacing w:line="276" w:lineRule="auto"/>
              <w:jc w:val="both"/>
              <w:rPr>
                <w:rFonts w:ascii="Times New Roman" w:hAnsi="Times New Roman" w:cs="Times New Roman"/>
                <w:sz w:val="20"/>
                <w:szCs w:val="20"/>
                <w:rPrChange w:id="3208" w:author="michaelaanas23@gmail.com" w:date="2026-09-25T21:50:00Z" w16du:dateUtc="2026-09-25T13:50:00Z">
                  <w:rPr>
                    <w:rFonts w:ascii="Times New Roman" w:hAnsi="Times New Roman" w:cs="Times New Roman"/>
                    <w:sz w:val="22"/>
                    <w:szCs w:val="22"/>
                  </w:rPr>
                </w:rPrChange>
              </w:rPr>
              <w:pPrChange w:id="3209"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210" w:author="michaelaanas23@gmail.com" w:date="2026-09-25T21:50:00Z" w16du:dateUtc="2026-09-25T13:50:00Z">
                  <w:rPr>
                    <w:rFonts w:ascii="Times New Roman" w:hAnsi="Times New Roman" w:cs="Times New Roman"/>
                    <w:b/>
                    <w:bCs/>
                    <w:sz w:val="22"/>
                    <w:szCs w:val="22"/>
                  </w:rPr>
                </w:rPrChange>
              </w:rPr>
              <w:t>Backend Programming Language:</w:t>
            </w:r>
            <w:r w:rsidRPr="007134A7">
              <w:rPr>
                <w:rFonts w:ascii="Times New Roman" w:hAnsi="Times New Roman" w:cs="Times New Roman"/>
                <w:sz w:val="20"/>
                <w:szCs w:val="20"/>
                <w:rPrChange w:id="3211" w:author="michaelaanas23@gmail.com" w:date="2026-09-25T21:50:00Z" w16du:dateUtc="2026-09-25T13:50:00Z">
                  <w:rPr>
                    <w:rFonts w:ascii="Times New Roman" w:hAnsi="Times New Roman" w:cs="Times New Roman"/>
                    <w:sz w:val="22"/>
                    <w:szCs w:val="22"/>
                  </w:rPr>
                </w:rPrChange>
              </w:rPr>
              <w:t xml:space="preserve"> Powers core system logic, server-side data processing, arithmetic calculations, and predictive linear regression algorithms.</w:t>
            </w:r>
          </w:p>
        </w:tc>
      </w:tr>
      <w:tr w:rsidR="00485DEF" w:rsidRPr="007134A7" w14:paraId="73E3066E" w14:textId="77777777">
        <w:trPr>
          <w:trHeight w:val="1085"/>
        </w:trPr>
        <w:tc>
          <w:tcPr>
            <w:tcW w:w="0" w:type="auto"/>
            <w:tcMar>
              <w:top w:w="100" w:type="dxa"/>
              <w:left w:w="100" w:type="dxa"/>
              <w:bottom w:w="100" w:type="dxa"/>
              <w:right w:w="100" w:type="dxa"/>
            </w:tcMar>
            <w:hideMark/>
          </w:tcPr>
          <w:p w14:paraId="39BAA41C" w14:textId="77777777" w:rsidR="00485DEF" w:rsidRPr="007134A7" w:rsidRDefault="00485DEF">
            <w:pPr>
              <w:spacing w:line="276" w:lineRule="auto"/>
              <w:jc w:val="both"/>
              <w:rPr>
                <w:rFonts w:ascii="Times New Roman" w:hAnsi="Times New Roman" w:cs="Times New Roman"/>
                <w:sz w:val="20"/>
                <w:szCs w:val="20"/>
                <w:rPrChange w:id="3212" w:author="michaelaanas23@gmail.com" w:date="2026-09-25T21:50:00Z" w16du:dateUtc="2026-09-25T13:50:00Z">
                  <w:rPr>
                    <w:rFonts w:ascii="Times New Roman" w:hAnsi="Times New Roman" w:cs="Times New Roman"/>
                    <w:sz w:val="22"/>
                    <w:szCs w:val="22"/>
                  </w:rPr>
                </w:rPrChange>
              </w:rPr>
              <w:pPrChange w:id="3213"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214" w:author="michaelaanas23@gmail.com" w:date="2026-09-25T21:50:00Z" w16du:dateUtc="2026-09-25T13:50:00Z">
                  <w:rPr>
                    <w:rFonts w:ascii="Times New Roman" w:hAnsi="Times New Roman" w:cs="Times New Roman"/>
                    <w:b/>
                    <w:bCs/>
                    <w:sz w:val="22"/>
                    <w:szCs w:val="22"/>
                  </w:rPr>
                </w:rPrChange>
              </w:rPr>
              <w:t>Flask (v3.0.0)</w:t>
            </w:r>
          </w:p>
        </w:tc>
        <w:tc>
          <w:tcPr>
            <w:tcW w:w="0" w:type="auto"/>
            <w:tcMar>
              <w:top w:w="100" w:type="dxa"/>
              <w:left w:w="100" w:type="dxa"/>
              <w:bottom w:w="100" w:type="dxa"/>
              <w:right w:w="100" w:type="dxa"/>
            </w:tcMar>
            <w:hideMark/>
          </w:tcPr>
          <w:p w14:paraId="4836A84A" w14:textId="77777777" w:rsidR="00485DEF" w:rsidRPr="007134A7" w:rsidRDefault="00485DEF">
            <w:pPr>
              <w:spacing w:line="276" w:lineRule="auto"/>
              <w:jc w:val="both"/>
              <w:rPr>
                <w:rFonts w:ascii="Times New Roman" w:hAnsi="Times New Roman" w:cs="Times New Roman"/>
                <w:sz w:val="20"/>
                <w:szCs w:val="20"/>
                <w:rPrChange w:id="3215" w:author="michaelaanas23@gmail.com" w:date="2026-09-25T21:50:00Z" w16du:dateUtc="2026-09-25T13:50:00Z">
                  <w:rPr>
                    <w:rFonts w:ascii="Times New Roman" w:hAnsi="Times New Roman" w:cs="Times New Roman"/>
                    <w:sz w:val="22"/>
                    <w:szCs w:val="22"/>
                  </w:rPr>
                </w:rPrChange>
              </w:rPr>
              <w:pPrChange w:id="3216"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217" w:author="michaelaanas23@gmail.com" w:date="2026-09-25T21:50:00Z" w16du:dateUtc="2026-09-25T13:50:00Z">
                  <w:rPr>
                    <w:rFonts w:ascii="Times New Roman" w:hAnsi="Times New Roman" w:cs="Times New Roman"/>
                    <w:b/>
                    <w:bCs/>
                    <w:sz w:val="22"/>
                    <w:szCs w:val="22"/>
                  </w:rPr>
                </w:rPrChange>
              </w:rPr>
              <w:t>Backend Web Framework:</w:t>
            </w:r>
            <w:r w:rsidRPr="007134A7">
              <w:rPr>
                <w:rFonts w:ascii="Times New Roman" w:hAnsi="Times New Roman" w:cs="Times New Roman"/>
                <w:sz w:val="20"/>
                <w:szCs w:val="20"/>
                <w:rPrChange w:id="3218" w:author="michaelaanas23@gmail.com" w:date="2026-09-25T21:50:00Z" w16du:dateUtc="2026-09-25T13:50:00Z">
                  <w:rPr>
                    <w:rFonts w:ascii="Times New Roman" w:hAnsi="Times New Roman" w:cs="Times New Roman"/>
                    <w:sz w:val="22"/>
                    <w:szCs w:val="22"/>
                  </w:rPr>
                </w:rPrChange>
              </w:rPr>
              <w:t xml:space="preserve"> Lightweight Python micro-framework handling web routing, request dispatching, session state, and template rendering via Jinja2.</w:t>
            </w:r>
          </w:p>
        </w:tc>
      </w:tr>
      <w:tr w:rsidR="00485DEF" w:rsidRPr="007134A7" w14:paraId="73F7D430" w14:textId="77777777">
        <w:trPr>
          <w:trHeight w:val="1085"/>
        </w:trPr>
        <w:tc>
          <w:tcPr>
            <w:tcW w:w="0" w:type="auto"/>
            <w:tcMar>
              <w:top w:w="100" w:type="dxa"/>
              <w:left w:w="100" w:type="dxa"/>
              <w:bottom w:w="100" w:type="dxa"/>
              <w:right w:w="100" w:type="dxa"/>
            </w:tcMar>
            <w:hideMark/>
          </w:tcPr>
          <w:p w14:paraId="677AAB36" w14:textId="77777777" w:rsidR="00485DEF" w:rsidRPr="007134A7" w:rsidRDefault="00485DEF">
            <w:pPr>
              <w:spacing w:line="276" w:lineRule="auto"/>
              <w:jc w:val="both"/>
              <w:rPr>
                <w:rFonts w:ascii="Times New Roman" w:hAnsi="Times New Roman" w:cs="Times New Roman"/>
                <w:sz w:val="20"/>
                <w:szCs w:val="20"/>
                <w:rPrChange w:id="3219" w:author="michaelaanas23@gmail.com" w:date="2026-09-25T21:50:00Z" w16du:dateUtc="2026-09-25T13:50:00Z">
                  <w:rPr>
                    <w:rFonts w:ascii="Times New Roman" w:hAnsi="Times New Roman" w:cs="Times New Roman"/>
                    <w:sz w:val="22"/>
                    <w:szCs w:val="22"/>
                  </w:rPr>
                </w:rPrChange>
              </w:rPr>
              <w:pPrChange w:id="3220" w:author="michaelaanas23@gmail.com" w:date="2026-09-25T21:55:00Z" w16du:dateUtc="2026-09-25T13:55:00Z">
                <w:pPr>
                  <w:spacing w:line="360" w:lineRule="auto"/>
                  <w:jc w:val="both"/>
                </w:pPr>
              </w:pPrChange>
            </w:pPr>
            <w:proofErr w:type="spellStart"/>
            <w:r w:rsidRPr="007134A7">
              <w:rPr>
                <w:rFonts w:ascii="Times New Roman" w:hAnsi="Times New Roman" w:cs="Times New Roman"/>
                <w:b/>
                <w:bCs/>
                <w:sz w:val="20"/>
                <w:szCs w:val="20"/>
                <w:rPrChange w:id="3221" w:author="michaelaanas23@gmail.com" w:date="2026-09-25T21:50:00Z" w16du:dateUtc="2026-09-25T13:50:00Z">
                  <w:rPr>
                    <w:rFonts w:ascii="Times New Roman" w:hAnsi="Times New Roman" w:cs="Times New Roman"/>
                    <w:b/>
                    <w:bCs/>
                    <w:sz w:val="22"/>
                    <w:szCs w:val="22"/>
                  </w:rPr>
                </w:rPrChange>
              </w:rPr>
              <w:t>SQLAlchemy</w:t>
            </w:r>
            <w:proofErr w:type="spellEnd"/>
            <w:r w:rsidRPr="007134A7">
              <w:rPr>
                <w:rFonts w:ascii="Times New Roman" w:hAnsi="Times New Roman" w:cs="Times New Roman"/>
                <w:b/>
                <w:bCs/>
                <w:sz w:val="20"/>
                <w:szCs w:val="20"/>
                <w:rPrChange w:id="3222" w:author="michaelaanas23@gmail.com" w:date="2026-09-25T21:50:00Z" w16du:dateUtc="2026-09-25T13:50:00Z">
                  <w:rPr>
                    <w:rFonts w:ascii="Times New Roman" w:hAnsi="Times New Roman" w:cs="Times New Roman"/>
                    <w:b/>
                    <w:bCs/>
                    <w:sz w:val="22"/>
                    <w:szCs w:val="22"/>
                  </w:rPr>
                </w:rPrChange>
              </w:rPr>
              <w:t xml:space="preserve"> (v3.1.1)</w:t>
            </w:r>
          </w:p>
        </w:tc>
        <w:tc>
          <w:tcPr>
            <w:tcW w:w="0" w:type="auto"/>
            <w:tcMar>
              <w:top w:w="100" w:type="dxa"/>
              <w:left w:w="100" w:type="dxa"/>
              <w:bottom w:w="100" w:type="dxa"/>
              <w:right w:w="100" w:type="dxa"/>
            </w:tcMar>
            <w:hideMark/>
          </w:tcPr>
          <w:p w14:paraId="68071D31" w14:textId="77777777" w:rsidR="00485DEF" w:rsidRPr="007134A7" w:rsidRDefault="00485DEF">
            <w:pPr>
              <w:spacing w:line="276" w:lineRule="auto"/>
              <w:jc w:val="both"/>
              <w:rPr>
                <w:rFonts w:ascii="Times New Roman" w:hAnsi="Times New Roman" w:cs="Times New Roman"/>
                <w:sz w:val="20"/>
                <w:szCs w:val="20"/>
                <w:rPrChange w:id="3223" w:author="michaelaanas23@gmail.com" w:date="2026-09-25T21:50:00Z" w16du:dateUtc="2026-09-25T13:50:00Z">
                  <w:rPr>
                    <w:rFonts w:ascii="Times New Roman" w:hAnsi="Times New Roman" w:cs="Times New Roman"/>
                    <w:sz w:val="22"/>
                    <w:szCs w:val="22"/>
                  </w:rPr>
                </w:rPrChange>
              </w:rPr>
              <w:pPrChange w:id="3224"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225" w:author="michaelaanas23@gmail.com" w:date="2026-09-25T21:50:00Z" w16du:dateUtc="2026-09-25T13:50:00Z">
                  <w:rPr>
                    <w:rFonts w:ascii="Times New Roman" w:hAnsi="Times New Roman" w:cs="Times New Roman"/>
                    <w:b/>
                    <w:bCs/>
                    <w:sz w:val="22"/>
                    <w:szCs w:val="22"/>
                  </w:rPr>
                </w:rPrChange>
              </w:rPr>
              <w:t>Object-Relational Mapper (ORM):</w:t>
            </w:r>
            <w:r w:rsidRPr="007134A7">
              <w:rPr>
                <w:rFonts w:ascii="Times New Roman" w:hAnsi="Times New Roman" w:cs="Times New Roman"/>
                <w:sz w:val="20"/>
                <w:szCs w:val="20"/>
                <w:rPrChange w:id="3226" w:author="michaelaanas23@gmail.com" w:date="2026-09-25T21:50:00Z" w16du:dateUtc="2026-09-25T13:50:00Z">
                  <w:rPr>
                    <w:rFonts w:ascii="Times New Roman" w:hAnsi="Times New Roman" w:cs="Times New Roman"/>
                    <w:sz w:val="22"/>
                    <w:szCs w:val="22"/>
                  </w:rPr>
                </w:rPrChange>
              </w:rPr>
              <w:t xml:space="preserve"> Translates database objects into Python classes, automating SQL database queries and multi-tenant schema relations (</w:t>
            </w:r>
            <w:proofErr w:type="spellStart"/>
            <w:r w:rsidRPr="007134A7">
              <w:rPr>
                <w:rFonts w:ascii="Times New Roman" w:hAnsi="Times New Roman" w:cs="Times New Roman"/>
                <w:sz w:val="20"/>
                <w:szCs w:val="20"/>
                <w:rPrChange w:id="3227" w:author="michaelaanas23@gmail.com" w:date="2026-09-25T21:50:00Z" w16du:dateUtc="2026-09-25T13:50:00Z">
                  <w:rPr>
                    <w:rFonts w:ascii="Times New Roman" w:hAnsi="Times New Roman" w:cs="Times New Roman"/>
                    <w:sz w:val="22"/>
                    <w:szCs w:val="22"/>
                  </w:rPr>
                </w:rPrChange>
              </w:rPr>
              <w:t>branch_id</w:t>
            </w:r>
            <w:proofErr w:type="spellEnd"/>
            <w:r w:rsidRPr="007134A7">
              <w:rPr>
                <w:rFonts w:ascii="Times New Roman" w:hAnsi="Times New Roman" w:cs="Times New Roman"/>
                <w:sz w:val="20"/>
                <w:szCs w:val="20"/>
                <w:rPrChange w:id="3228" w:author="michaelaanas23@gmail.com" w:date="2026-09-25T21:50:00Z" w16du:dateUtc="2026-09-25T13:50:00Z">
                  <w:rPr>
                    <w:rFonts w:ascii="Times New Roman" w:hAnsi="Times New Roman" w:cs="Times New Roman"/>
                    <w:sz w:val="22"/>
                    <w:szCs w:val="22"/>
                  </w:rPr>
                </w:rPrChange>
              </w:rPr>
              <w:t>).</w:t>
            </w:r>
          </w:p>
        </w:tc>
      </w:tr>
      <w:tr w:rsidR="00485DEF" w:rsidRPr="007134A7" w14:paraId="0DA9B5D2" w14:textId="77777777">
        <w:trPr>
          <w:trHeight w:val="1085"/>
        </w:trPr>
        <w:tc>
          <w:tcPr>
            <w:tcW w:w="0" w:type="auto"/>
            <w:tcMar>
              <w:top w:w="100" w:type="dxa"/>
              <w:left w:w="100" w:type="dxa"/>
              <w:bottom w:w="100" w:type="dxa"/>
              <w:right w:w="100" w:type="dxa"/>
            </w:tcMar>
            <w:hideMark/>
          </w:tcPr>
          <w:p w14:paraId="05942B27" w14:textId="77777777" w:rsidR="00485DEF" w:rsidRPr="007134A7" w:rsidRDefault="00485DEF">
            <w:pPr>
              <w:spacing w:line="276" w:lineRule="auto"/>
              <w:jc w:val="both"/>
              <w:rPr>
                <w:rFonts w:ascii="Times New Roman" w:hAnsi="Times New Roman" w:cs="Times New Roman"/>
                <w:sz w:val="20"/>
                <w:szCs w:val="20"/>
                <w:rPrChange w:id="3229" w:author="michaelaanas23@gmail.com" w:date="2026-09-25T21:50:00Z" w16du:dateUtc="2026-09-25T13:50:00Z">
                  <w:rPr>
                    <w:rFonts w:ascii="Times New Roman" w:hAnsi="Times New Roman" w:cs="Times New Roman"/>
                    <w:sz w:val="22"/>
                    <w:szCs w:val="22"/>
                  </w:rPr>
                </w:rPrChange>
              </w:rPr>
              <w:pPrChange w:id="3230"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231" w:author="michaelaanas23@gmail.com" w:date="2026-09-25T21:50:00Z" w16du:dateUtc="2026-09-25T13:50:00Z">
                  <w:rPr>
                    <w:rFonts w:ascii="Times New Roman" w:hAnsi="Times New Roman" w:cs="Times New Roman"/>
                    <w:b/>
                    <w:bCs/>
                    <w:sz w:val="22"/>
                    <w:szCs w:val="22"/>
                  </w:rPr>
                </w:rPrChange>
              </w:rPr>
              <w:t>MySQL (XAMPP / MariaDB) / PostgreSQL</w:t>
            </w:r>
          </w:p>
        </w:tc>
        <w:tc>
          <w:tcPr>
            <w:tcW w:w="0" w:type="auto"/>
            <w:tcMar>
              <w:top w:w="100" w:type="dxa"/>
              <w:left w:w="100" w:type="dxa"/>
              <w:bottom w:w="100" w:type="dxa"/>
              <w:right w:w="100" w:type="dxa"/>
            </w:tcMar>
            <w:hideMark/>
          </w:tcPr>
          <w:p w14:paraId="2048386F" w14:textId="77777777" w:rsidR="00485DEF" w:rsidRPr="007134A7" w:rsidRDefault="00485DEF">
            <w:pPr>
              <w:spacing w:line="276" w:lineRule="auto"/>
              <w:jc w:val="both"/>
              <w:rPr>
                <w:rFonts w:ascii="Times New Roman" w:hAnsi="Times New Roman" w:cs="Times New Roman"/>
                <w:sz w:val="20"/>
                <w:szCs w:val="20"/>
                <w:rPrChange w:id="3232" w:author="michaelaanas23@gmail.com" w:date="2026-09-25T21:50:00Z" w16du:dateUtc="2026-09-25T13:50:00Z">
                  <w:rPr>
                    <w:rFonts w:ascii="Times New Roman" w:hAnsi="Times New Roman" w:cs="Times New Roman"/>
                    <w:sz w:val="22"/>
                    <w:szCs w:val="22"/>
                  </w:rPr>
                </w:rPrChange>
              </w:rPr>
              <w:pPrChange w:id="3233"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234" w:author="michaelaanas23@gmail.com" w:date="2026-09-25T21:50:00Z" w16du:dateUtc="2026-09-25T13:50:00Z">
                  <w:rPr>
                    <w:rFonts w:ascii="Times New Roman" w:hAnsi="Times New Roman" w:cs="Times New Roman"/>
                    <w:b/>
                    <w:bCs/>
                    <w:sz w:val="22"/>
                    <w:szCs w:val="22"/>
                  </w:rPr>
                </w:rPrChange>
              </w:rPr>
              <w:t>Database Management System (DBMS):</w:t>
            </w:r>
            <w:r w:rsidRPr="007134A7">
              <w:rPr>
                <w:rFonts w:ascii="Times New Roman" w:hAnsi="Times New Roman" w:cs="Times New Roman"/>
                <w:sz w:val="20"/>
                <w:szCs w:val="20"/>
                <w:rPrChange w:id="3235" w:author="michaelaanas23@gmail.com" w:date="2026-09-25T21:50:00Z" w16du:dateUtc="2026-09-25T13:50:00Z">
                  <w:rPr>
                    <w:rFonts w:ascii="Times New Roman" w:hAnsi="Times New Roman" w:cs="Times New Roman"/>
                    <w:sz w:val="22"/>
                    <w:szCs w:val="22"/>
                  </w:rPr>
                </w:rPrChange>
              </w:rPr>
              <w:t xml:space="preserve"> Relational database storing multi-branch user credentials, customer profiles, POS sales records, and inventory stock logs.</w:t>
            </w:r>
          </w:p>
        </w:tc>
      </w:tr>
      <w:tr w:rsidR="00485DEF" w:rsidRPr="007134A7" w14:paraId="67224E4C" w14:textId="77777777">
        <w:trPr>
          <w:trHeight w:val="1085"/>
        </w:trPr>
        <w:tc>
          <w:tcPr>
            <w:tcW w:w="0" w:type="auto"/>
            <w:tcMar>
              <w:top w:w="100" w:type="dxa"/>
              <w:left w:w="100" w:type="dxa"/>
              <w:bottom w:w="100" w:type="dxa"/>
              <w:right w:w="100" w:type="dxa"/>
            </w:tcMar>
            <w:hideMark/>
          </w:tcPr>
          <w:p w14:paraId="42B0F54F" w14:textId="77777777" w:rsidR="00485DEF" w:rsidRPr="007134A7" w:rsidRDefault="00485DEF">
            <w:pPr>
              <w:spacing w:line="276" w:lineRule="auto"/>
              <w:jc w:val="both"/>
              <w:rPr>
                <w:rFonts w:ascii="Times New Roman" w:hAnsi="Times New Roman" w:cs="Times New Roman"/>
                <w:sz w:val="20"/>
                <w:szCs w:val="20"/>
                <w:rPrChange w:id="3236" w:author="michaelaanas23@gmail.com" w:date="2026-09-25T21:50:00Z" w16du:dateUtc="2026-09-25T13:50:00Z">
                  <w:rPr>
                    <w:rFonts w:ascii="Times New Roman" w:hAnsi="Times New Roman" w:cs="Times New Roman"/>
                    <w:sz w:val="22"/>
                    <w:szCs w:val="22"/>
                  </w:rPr>
                </w:rPrChange>
              </w:rPr>
              <w:pPrChange w:id="3237"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238" w:author="michaelaanas23@gmail.com" w:date="2026-09-25T21:50:00Z" w16du:dateUtc="2026-09-25T13:50:00Z">
                  <w:rPr>
                    <w:rFonts w:ascii="Times New Roman" w:hAnsi="Times New Roman" w:cs="Times New Roman"/>
                    <w:b/>
                    <w:bCs/>
                    <w:sz w:val="22"/>
                    <w:szCs w:val="22"/>
                  </w:rPr>
                </w:rPrChange>
              </w:rPr>
              <w:t>HTML5 / CSS3 / JavaScript (ES6+)</w:t>
            </w:r>
          </w:p>
        </w:tc>
        <w:tc>
          <w:tcPr>
            <w:tcW w:w="0" w:type="auto"/>
            <w:tcMar>
              <w:top w:w="100" w:type="dxa"/>
              <w:left w:w="100" w:type="dxa"/>
              <w:bottom w:w="100" w:type="dxa"/>
              <w:right w:w="100" w:type="dxa"/>
            </w:tcMar>
            <w:hideMark/>
          </w:tcPr>
          <w:p w14:paraId="19BF9E22" w14:textId="77777777" w:rsidR="00485DEF" w:rsidRPr="007134A7" w:rsidRDefault="00485DEF">
            <w:pPr>
              <w:spacing w:line="276" w:lineRule="auto"/>
              <w:jc w:val="both"/>
              <w:rPr>
                <w:rFonts w:ascii="Times New Roman" w:hAnsi="Times New Roman" w:cs="Times New Roman"/>
                <w:sz w:val="20"/>
                <w:szCs w:val="20"/>
                <w:rPrChange w:id="3239" w:author="michaelaanas23@gmail.com" w:date="2026-09-25T21:50:00Z" w16du:dateUtc="2026-09-25T13:50:00Z">
                  <w:rPr>
                    <w:rFonts w:ascii="Times New Roman" w:hAnsi="Times New Roman" w:cs="Times New Roman"/>
                    <w:sz w:val="22"/>
                    <w:szCs w:val="22"/>
                  </w:rPr>
                </w:rPrChange>
              </w:rPr>
              <w:pPrChange w:id="3240"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241" w:author="michaelaanas23@gmail.com" w:date="2026-09-25T21:50:00Z" w16du:dateUtc="2026-09-25T13:50:00Z">
                  <w:rPr>
                    <w:rFonts w:ascii="Times New Roman" w:hAnsi="Times New Roman" w:cs="Times New Roman"/>
                    <w:b/>
                    <w:bCs/>
                    <w:sz w:val="22"/>
                    <w:szCs w:val="22"/>
                  </w:rPr>
                </w:rPrChange>
              </w:rPr>
              <w:t>Frontend Technologies:</w:t>
            </w:r>
            <w:r w:rsidRPr="007134A7">
              <w:rPr>
                <w:rFonts w:ascii="Times New Roman" w:hAnsi="Times New Roman" w:cs="Times New Roman"/>
                <w:sz w:val="20"/>
                <w:szCs w:val="20"/>
                <w:rPrChange w:id="3242" w:author="michaelaanas23@gmail.com" w:date="2026-09-25T21:50:00Z" w16du:dateUtc="2026-09-25T13:50:00Z">
                  <w:rPr>
                    <w:rFonts w:ascii="Times New Roman" w:hAnsi="Times New Roman" w:cs="Times New Roman"/>
                    <w:sz w:val="22"/>
                    <w:szCs w:val="22"/>
                  </w:rPr>
                </w:rPrChange>
              </w:rPr>
              <w:t xml:space="preserve"> Used to build a responsive, intuitive user interface for cashier POS terminals and administrative management dashboards.</w:t>
            </w:r>
          </w:p>
        </w:tc>
      </w:tr>
      <w:tr w:rsidR="00485DEF" w:rsidRPr="007134A7" w14:paraId="77C8E1CA" w14:textId="77777777">
        <w:trPr>
          <w:trHeight w:val="1085"/>
        </w:trPr>
        <w:tc>
          <w:tcPr>
            <w:tcW w:w="0" w:type="auto"/>
            <w:tcMar>
              <w:top w:w="100" w:type="dxa"/>
              <w:left w:w="100" w:type="dxa"/>
              <w:bottom w:w="100" w:type="dxa"/>
              <w:right w:w="100" w:type="dxa"/>
            </w:tcMar>
            <w:hideMark/>
          </w:tcPr>
          <w:p w14:paraId="2A22B28C" w14:textId="77777777" w:rsidR="00485DEF" w:rsidRPr="007134A7" w:rsidRDefault="00485DEF">
            <w:pPr>
              <w:spacing w:line="276" w:lineRule="auto"/>
              <w:jc w:val="both"/>
              <w:rPr>
                <w:rFonts w:ascii="Times New Roman" w:hAnsi="Times New Roman" w:cs="Times New Roman"/>
                <w:sz w:val="20"/>
                <w:szCs w:val="20"/>
                <w:rPrChange w:id="3243" w:author="michaelaanas23@gmail.com" w:date="2026-09-25T21:50:00Z" w16du:dateUtc="2026-09-25T13:50:00Z">
                  <w:rPr>
                    <w:rFonts w:ascii="Times New Roman" w:hAnsi="Times New Roman" w:cs="Times New Roman"/>
                    <w:sz w:val="22"/>
                    <w:szCs w:val="22"/>
                  </w:rPr>
                </w:rPrChange>
              </w:rPr>
              <w:pPrChange w:id="3244"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245" w:author="michaelaanas23@gmail.com" w:date="2026-09-25T21:50:00Z" w16du:dateUtc="2026-09-25T13:50:00Z">
                  <w:rPr>
                    <w:rFonts w:ascii="Times New Roman" w:hAnsi="Times New Roman" w:cs="Times New Roman"/>
                    <w:b/>
                    <w:bCs/>
                    <w:sz w:val="22"/>
                    <w:szCs w:val="22"/>
                  </w:rPr>
                </w:rPrChange>
              </w:rPr>
              <w:t>Chart.js</w:t>
            </w:r>
          </w:p>
        </w:tc>
        <w:tc>
          <w:tcPr>
            <w:tcW w:w="0" w:type="auto"/>
            <w:tcMar>
              <w:top w:w="100" w:type="dxa"/>
              <w:left w:w="100" w:type="dxa"/>
              <w:bottom w:w="100" w:type="dxa"/>
              <w:right w:w="100" w:type="dxa"/>
            </w:tcMar>
            <w:hideMark/>
          </w:tcPr>
          <w:p w14:paraId="10285EC8" w14:textId="77777777" w:rsidR="00485DEF" w:rsidRPr="007134A7" w:rsidRDefault="00485DEF">
            <w:pPr>
              <w:spacing w:line="276" w:lineRule="auto"/>
              <w:jc w:val="both"/>
              <w:rPr>
                <w:rFonts w:ascii="Times New Roman" w:hAnsi="Times New Roman" w:cs="Times New Roman"/>
                <w:sz w:val="20"/>
                <w:szCs w:val="20"/>
                <w:rPrChange w:id="3246" w:author="michaelaanas23@gmail.com" w:date="2026-09-25T21:50:00Z" w16du:dateUtc="2026-09-25T13:50:00Z">
                  <w:rPr>
                    <w:rFonts w:ascii="Times New Roman" w:hAnsi="Times New Roman" w:cs="Times New Roman"/>
                    <w:sz w:val="22"/>
                    <w:szCs w:val="22"/>
                  </w:rPr>
                </w:rPrChange>
              </w:rPr>
              <w:pPrChange w:id="3247"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248" w:author="michaelaanas23@gmail.com" w:date="2026-09-25T21:50:00Z" w16du:dateUtc="2026-09-25T13:50:00Z">
                  <w:rPr>
                    <w:rFonts w:ascii="Times New Roman" w:hAnsi="Times New Roman" w:cs="Times New Roman"/>
                    <w:b/>
                    <w:bCs/>
                    <w:sz w:val="22"/>
                    <w:szCs w:val="22"/>
                  </w:rPr>
                </w:rPrChange>
              </w:rPr>
              <w:t>Data Visualization Library:</w:t>
            </w:r>
            <w:r w:rsidRPr="007134A7">
              <w:rPr>
                <w:rFonts w:ascii="Times New Roman" w:hAnsi="Times New Roman" w:cs="Times New Roman"/>
                <w:sz w:val="20"/>
                <w:szCs w:val="20"/>
                <w:rPrChange w:id="3249" w:author="michaelaanas23@gmail.com" w:date="2026-09-25T21:50:00Z" w16du:dateUtc="2026-09-25T13:50:00Z">
                  <w:rPr>
                    <w:rFonts w:ascii="Times New Roman" w:hAnsi="Times New Roman" w:cs="Times New Roman"/>
                    <w:sz w:val="22"/>
                    <w:szCs w:val="22"/>
                  </w:rPr>
                </w:rPrChange>
              </w:rPr>
              <w:t xml:space="preserve"> JavaScript charting library used to dynamically render interactive sales trends, revenue charts, and projected 7-day forecast graphs.</w:t>
            </w:r>
          </w:p>
        </w:tc>
      </w:tr>
      <w:tr w:rsidR="00485DEF" w:rsidRPr="007134A7" w14:paraId="0C9A4097" w14:textId="77777777">
        <w:trPr>
          <w:trHeight w:val="1085"/>
        </w:trPr>
        <w:tc>
          <w:tcPr>
            <w:tcW w:w="0" w:type="auto"/>
            <w:tcMar>
              <w:top w:w="100" w:type="dxa"/>
              <w:left w:w="100" w:type="dxa"/>
              <w:bottom w:w="100" w:type="dxa"/>
              <w:right w:w="100" w:type="dxa"/>
            </w:tcMar>
            <w:hideMark/>
          </w:tcPr>
          <w:p w14:paraId="708AF8FE" w14:textId="77777777" w:rsidR="00485DEF" w:rsidRPr="007134A7" w:rsidRDefault="00485DEF">
            <w:pPr>
              <w:spacing w:line="276" w:lineRule="auto"/>
              <w:jc w:val="both"/>
              <w:rPr>
                <w:rFonts w:ascii="Times New Roman" w:hAnsi="Times New Roman" w:cs="Times New Roman"/>
                <w:sz w:val="20"/>
                <w:szCs w:val="20"/>
                <w:rPrChange w:id="3250" w:author="michaelaanas23@gmail.com" w:date="2026-09-25T21:50:00Z" w16du:dateUtc="2026-09-25T13:50:00Z">
                  <w:rPr>
                    <w:rFonts w:ascii="Times New Roman" w:hAnsi="Times New Roman" w:cs="Times New Roman"/>
                    <w:sz w:val="22"/>
                    <w:szCs w:val="22"/>
                  </w:rPr>
                </w:rPrChange>
              </w:rPr>
              <w:pPrChange w:id="3251"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252" w:author="michaelaanas23@gmail.com" w:date="2026-09-25T21:50:00Z" w16du:dateUtc="2026-09-25T13:50:00Z">
                  <w:rPr>
                    <w:rFonts w:ascii="Times New Roman" w:hAnsi="Times New Roman" w:cs="Times New Roman"/>
                    <w:b/>
                    <w:bCs/>
                    <w:sz w:val="22"/>
                    <w:szCs w:val="22"/>
                  </w:rPr>
                </w:rPrChange>
              </w:rPr>
              <w:t>Flask-</w:t>
            </w:r>
            <w:proofErr w:type="spellStart"/>
            <w:r w:rsidRPr="007134A7">
              <w:rPr>
                <w:rFonts w:ascii="Times New Roman" w:hAnsi="Times New Roman" w:cs="Times New Roman"/>
                <w:b/>
                <w:bCs/>
                <w:sz w:val="20"/>
                <w:szCs w:val="20"/>
                <w:rPrChange w:id="3253" w:author="michaelaanas23@gmail.com" w:date="2026-09-25T21:50:00Z" w16du:dateUtc="2026-09-25T13:50:00Z">
                  <w:rPr>
                    <w:rFonts w:ascii="Times New Roman" w:hAnsi="Times New Roman" w:cs="Times New Roman"/>
                    <w:b/>
                    <w:bCs/>
                    <w:sz w:val="22"/>
                    <w:szCs w:val="22"/>
                  </w:rPr>
                </w:rPrChange>
              </w:rPr>
              <w:t>Bcrypt</w:t>
            </w:r>
            <w:proofErr w:type="spellEnd"/>
            <w:r w:rsidRPr="007134A7">
              <w:rPr>
                <w:rFonts w:ascii="Times New Roman" w:hAnsi="Times New Roman" w:cs="Times New Roman"/>
                <w:b/>
                <w:bCs/>
                <w:sz w:val="20"/>
                <w:szCs w:val="20"/>
                <w:rPrChange w:id="3254" w:author="michaelaanas23@gmail.com" w:date="2026-09-25T21:50:00Z" w16du:dateUtc="2026-09-25T13:50:00Z">
                  <w:rPr>
                    <w:rFonts w:ascii="Times New Roman" w:hAnsi="Times New Roman" w:cs="Times New Roman"/>
                    <w:b/>
                    <w:bCs/>
                    <w:sz w:val="22"/>
                    <w:szCs w:val="22"/>
                  </w:rPr>
                </w:rPrChange>
              </w:rPr>
              <w:t xml:space="preserve"> &amp; Flask-Mail</w:t>
            </w:r>
          </w:p>
        </w:tc>
        <w:tc>
          <w:tcPr>
            <w:tcW w:w="0" w:type="auto"/>
            <w:tcMar>
              <w:top w:w="100" w:type="dxa"/>
              <w:left w:w="100" w:type="dxa"/>
              <w:bottom w:w="100" w:type="dxa"/>
              <w:right w:w="100" w:type="dxa"/>
            </w:tcMar>
            <w:hideMark/>
          </w:tcPr>
          <w:p w14:paraId="1E7F16CC" w14:textId="77777777" w:rsidR="00485DEF" w:rsidRPr="007134A7" w:rsidRDefault="00485DEF">
            <w:pPr>
              <w:spacing w:line="276" w:lineRule="auto"/>
              <w:jc w:val="both"/>
              <w:rPr>
                <w:rFonts w:ascii="Times New Roman" w:hAnsi="Times New Roman" w:cs="Times New Roman"/>
                <w:sz w:val="20"/>
                <w:szCs w:val="20"/>
                <w:rPrChange w:id="3255" w:author="michaelaanas23@gmail.com" w:date="2026-09-25T21:50:00Z" w16du:dateUtc="2026-09-25T13:50:00Z">
                  <w:rPr>
                    <w:rFonts w:ascii="Times New Roman" w:hAnsi="Times New Roman" w:cs="Times New Roman"/>
                    <w:sz w:val="22"/>
                    <w:szCs w:val="22"/>
                  </w:rPr>
                </w:rPrChange>
              </w:rPr>
              <w:pPrChange w:id="3256"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257" w:author="michaelaanas23@gmail.com" w:date="2026-09-25T21:50:00Z" w16du:dateUtc="2026-09-25T13:50:00Z">
                  <w:rPr>
                    <w:rFonts w:ascii="Times New Roman" w:hAnsi="Times New Roman" w:cs="Times New Roman"/>
                    <w:b/>
                    <w:bCs/>
                    <w:sz w:val="22"/>
                    <w:szCs w:val="22"/>
                  </w:rPr>
                </w:rPrChange>
              </w:rPr>
              <w:t>Security &amp; Authentication Extensions:</w:t>
            </w:r>
            <w:r w:rsidRPr="007134A7">
              <w:rPr>
                <w:rFonts w:ascii="Times New Roman" w:hAnsi="Times New Roman" w:cs="Times New Roman"/>
                <w:sz w:val="20"/>
                <w:szCs w:val="20"/>
                <w:rPrChange w:id="3258" w:author="michaelaanas23@gmail.com" w:date="2026-09-25T21:50:00Z" w16du:dateUtc="2026-09-25T13:50:00Z">
                  <w:rPr>
                    <w:rFonts w:ascii="Times New Roman" w:hAnsi="Times New Roman" w:cs="Times New Roman"/>
                    <w:sz w:val="22"/>
                    <w:szCs w:val="22"/>
                  </w:rPr>
                </w:rPrChange>
              </w:rPr>
              <w:t xml:space="preserve"> Implements password hashing via </w:t>
            </w:r>
            <w:proofErr w:type="spellStart"/>
            <w:r w:rsidRPr="007134A7">
              <w:rPr>
                <w:rFonts w:ascii="Times New Roman" w:hAnsi="Times New Roman" w:cs="Times New Roman"/>
                <w:sz w:val="20"/>
                <w:szCs w:val="20"/>
                <w:rPrChange w:id="3259" w:author="michaelaanas23@gmail.com" w:date="2026-09-25T21:50:00Z" w16du:dateUtc="2026-09-25T13:50:00Z">
                  <w:rPr>
                    <w:rFonts w:ascii="Times New Roman" w:hAnsi="Times New Roman" w:cs="Times New Roman"/>
                    <w:sz w:val="22"/>
                    <w:szCs w:val="22"/>
                  </w:rPr>
                </w:rPrChange>
              </w:rPr>
              <w:t>Bcrypt</w:t>
            </w:r>
            <w:proofErr w:type="spellEnd"/>
            <w:r w:rsidRPr="007134A7">
              <w:rPr>
                <w:rFonts w:ascii="Times New Roman" w:hAnsi="Times New Roman" w:cs="Times New Roman"/>
                <w:sz w:val="20"/>
                <w:szCs w:val="20"/>
                <w:rPrChange w:id="3260" w:author="michaelaanas23@gmail.com" w:date="2026-09-25T21:50:00Z" w16du:dateUtc="2026-09-25T13:50:00Z">
                  <w:rPr>
                    <w:rFonts w:ascii="Times New Roman" w:hAnsi="Times New Roman" w:cs="Times New Roman"/>
                    <w:sz w:val="22"/>
                    <w:szCs w:val="22"/>
                  </w:rPr>
                </w:rPrChange>
              </w:rPr>
              <w:t>, secure session management, and Email One-Time Password (OTP) Multi-Factor Authentication.</w:t>
            </w:r>
          </w:p>
        </w:tc>
      </w:tr>
      <w:tr w:rsidR="00485DEF" w:rsidRPr="007134A7" w14:paraId="52B3356B" w14:textId="77777777">
        <w:trPr>
          <w:trHeight w:val="1085"/>
        </w:trPr>
        <w:tc>
          <w:tcPr>
            <w:tcW w:w="0" w:type="auto"/>
            <w:tcMar>
              <w:top w:w="100" w:type="dxa"/>
              <w:left w:w="100" w:type="dxa"/>
              <w:bottom w:w="100" w:type="dxa"/>
              <w:right w:w="100" w:type="dxa"/>
            </w:tcMar>
            <w:hideMark/>
          </w:tcPr>
          <w:p w14:paraId="14ACA857" w14:textId="77777777" w:rsidR="00485DEF" w:rsidRPr="007134A7" w:rsidRDefault="00485DEF">
            <w:pPr>
              <w:spacing w:line="276" w:lineRule="auto"/>
              <w:jc w:val="both"/>
              <w:rPr>
                <w:rFonts w:ascii="Times New Roman" w:hAnsi="Times New Roman" w:cs="Times New Roman"/>
                <w:sz w:val="20"/>
                <w:szCs w:val="20"/>
                <w:rPrChange w:id="3261" w:author="michaelaanas23@gmail.com" w:date="2026-09-25T21:50:00Z" w16du:dateUtc="2026-09-25T13:50:00Z">
                  <w:rPr>
                    <w:rFonts w:ascii="Times New Roman" w:hAnsi="Times New Roman" w:cs="Times New Roman"/>
                    <w:sz w:val="22"/>
                    <w:szCs w:val="22"/>
                  </w:rPr>
                </w:rPrChange>
              </w:rPr>
              <w:pPrChange w:id="3262"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263" w:author="michaelaanas23@gmail.com" w:date="2026-09-25T21:50:00Z" w16du:dateUtc="2026-09-25T13:50:00Z">
                  <w:rPr>
                    <w:rFonts w:ascii="Times New Roman" w:hAnsi="Times New Roman" w:cs="Times New Roman"/>
                    <w:b/>
                    <w:bCs/>
                    <w:sz w:val="22"/>
                    <w:szCs w:val="22"/>
                  </w:rPr>
                </w:rPrChange>
              </w:rPr>
              <w:t>Google Chrome / Mozilla Firefox</w:t>
            </w:r>
          </w:p>
        </w:tc>
        <w:tc>
          <w:tcPr>
            <w:tcW w:w="0" w:type="auto"/>
            <w:tcMar>
              <w:top w:w="100" w:type="dxa"/>
              <w:left w:w="100" w:type="dxa"/>
              <w:bottom w:w="100" w:type="dxa"/>
              <w:right w:w="100" w:type="dxa"/>
            </w:tcMar>
            <w:hideMark/>
          </w:tcPr>
          <w:p w14:paraId="3EC2D005" w14:textId="77777777" w:rsidR="00485DEF" w:rsidRPr="007134A7" w:rsidRDefault="00485DEF">
            <w:pPr>
              <w:spacing w:line="276" w:lineRule="auto"/>
              <w:jc w:val="both"/>
              <w:rPr>
                <w:rFonts w:ascii="Times New Roman" w:hAnsi="Times New Roman" w:cs="Times New Roman"/>
                <w:sz w:val="20"/>
                <w:szCs w:val="20"/>
                <w:rPrChange w:id="3264" w:author="michaelaanas23@gmail.com" w:date="2026-09-25T21:50:00Z" w16du:dateUtc="2026-09-25T13:50:00Z">
                  <w:rPr>
                    <w:rFonts w:ascii="Times New Roman" w:hAnsi="Times New Roman" w:cs="Times New Roman"/>
                    <w:sz w:val="22"/>
                    <w:szCs w:val="22"/>
                  </w:rPr>
                </w:rPrChange>
              </w:rPr>
              <w:pPrChange w:id="3265"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266" w:author="michaelaanas23@gmail.com" w:date="2026-09-25T21:50:00Z" w16du:dateUtc="2026-09-25T13:50:00Z">
                  <w:rPr>
                    <w:rFonts w:ascii="Times New Roman" w:hAnsi="Times New Roman" w:cs="Times New Roman"/>
                    <w:b/>
                    <w:bCs/>
                    <w:sz w:val="22"/>
                    <w:szCs w:val="22"/>
                  </w:rPr>
                </w:rPrChange>
              </w:rPr>
              <w:t>Web Browser:</w:t>
            </w:r>
            <w:r w:rsidRPr="007134A7">
              <w:rPr>
                <w:rFonts w:ascii="Times New Roman" w:hAnsi="Times New Roman" w:cs="Times New Roman"/>
                <w:sz w:val="20"/>
                <w:szCs w:val="20"/>
                <w:rPrChange w:id="3267" w:author="michaelaanas23@gmail.com" w:date="2026-09-25T21:50:00Z" w16du:dateUtc="2026-09-25T13:50:00Z">
                  <w:rPr>
                    <w:rFonts w:ascii="Times New Roman" w:hAnsi="Times New Roman" w:cs="Times New Roman"/>
                    <w:sz w:val="22"/>
                    <w:szCs w:val="22"/>
                  </w:rPr>
                </w:rPrChange>
              </w:rPr>
              <w:t xml:space="preserve"> Modern web-standard browsers used by cashiers and administrators to access the web application across desktop and mobile devices.</w:t>
            </w:r>
          </w:p>
        </w:tc>
      </w:tr>
      <w:tr w:rsidR="00485DEF" w:rsidRPr="007134A7" w14:paraId="277D7BB8" w14:textId="77777777">
        <w:trPr>
          <w:trHeight w:val="1085"/>
        </w:trPr>
        <w:tc>
          <w:tcPr>
            <w:tcW w:w="0" w:type="auto"/>
            <w:tcMar>
              <w:top w:w="100" w:type="dxa"/>
              <w:left w:w="100" w:type="dxa"/>
              <w:bottom w:w="100" w:type="dxa"/>
              <w:right w:w="100" w:type="dxa"/>
            </w:tcMar>
            <w:hideMark/>
          </w:tcPr>
          <w:p w14:paraId="40152F66" w14:textId="77777777" w:rsidR="00485DEF" w:rsidRPr="007134A7" w:rsidRDefault="00485DEF">
            <w:pPr>
              <w:spacing w:line="276" w:lineRule="auto"/>
              <w:jc w:val="both"/>
              <w:rPr>
                <w:rFonts w:ascii="Times New Roman" w:hAnsi="Times New Roman" w:cs="Times New Roman"/>
                <w:sz w:val="20"/>
                <w:szCs w:val="20"/>
                <w:rPrChange w:id="3268" w:author="michaelaanas23@gmail.com" w:date="2026-09-25T21:50:00Z" w16du:dateUtc="2026-09-25T13:50:00Z">
                  <w:rPr>
                    <w:rFonts w:ascii="Times New Roman" w:hAnsi="Times New Roman" w:cs="Times New Roman"/>
                    <w:sz w:val="22"/>
                    <w:szCs w:val="22"/>
                  </w:rPr>
                </w:rPrChange>
              </w:rPr>
              <w:pPrChange w:id="3269"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270" w:author="michaelaanas23@gmail.com" w:date="2026-09-25T21:50:00Z" w16du:dateUtc="2026-09-25T13:50:00Z">
                  <w:rPr>
                    <w:rFonts w:ascii="Times New Roman" w:hAnsi="Times New Roman" w:cs="Times New Roman"/>
                    <w:b/>
                    <w:bCs/>
                    <w:sz w:val="22"/>
                    <w:szCs w:val="22"/>
                  </w:rPr>
                </w:rPrChange>
              </w:rPr>
              <w:t xml:space="preserve">XAMPP / </w:t>
            </w:r>
            <w:proofErr w:type="spellStart"/>
            <w:r w:rsidRPr="007134A7">
              <w:rPr>
                <w:rFonts w:ascii="Times New Roman" w:hAnsi="Times New Roman" w:cs="Times New Roman"/>
                <w:b/>
                <w:bCs/>
                <w:sz w:val="20"/>
                <w:szCs w:val="20"/>
                <w:rPrChange w:id="3271" w:author="michaelaanas23@gmail.com" w:date="2026-09-25T21:50:00Z" w16du:dateUtc="2026-09-25T13:50:00Z">
                  <w:rPr>
                    <w:rFonts w:ascii="Times New Roman" w:hAnsi="Times New Roman" w:cs="Times New Roman"/>
                    <w:b/>
                    <w:bCs/>
                    <w:sz w:val="22"/>
                    <w:szCs w:val="22"/>
                  </w:rPr>
                </w:rPrChange>
              </w:rPr>
              <w:t>Gunicorn</w:t>
            </w:r>
            <w:proofErr w:type="spellEnd"/>
          </w:p>
        </w:tc>
        <w:tc>
          <w:tcPr>
            <w:tcW w:w="0" w:type="auto"/>
            <w:tcMar>
              <w:top w:w="100" w:type="dxa"/>
              <w:left w:w="100" w:type="dxa"/>
              <w:bottom w:w="100" w:type="dxa"/>
              <w:right w:w="100" w:type="dxa"/>
            </w:tcMar>
            <w:hideMark/>
          </w:tcPr>
          <w:p w14:paraId="07C83A9E" w14:textId="77777777" w:rsidR="00485DEF" w:rsidRPr="007134A7" w:rsidRDefault="00485DEF">
            <w:pPr>
              <w:spacing w:line="276" w:lineRule="auto"/>
              <w:jc w:val="both"/>
              <w:rPr>
                <w:rFonts w:ascii="Times New Roman" w:hAnsi="Times New Roman" w:cs="Times New Roman"/>
                <w:sz w:val="20"/>
                <w:szCs w:val="20"/>
                <w:rPrChange w:id="3272" w:author="michaelaanas23@gmail.com" w:date="2026-09-25T21:50:00Z" w16du:dateUtc="2026-09-25T13:50:00Z">
                  <w:rPr>
                    <w:rFonts w:ascii="Times New Roman" w:hAnsi="Times New Roman" w:cs="Times New Roman"/>
                    <w:sz w:val="22"/>
                    <w:szCs w:val="22"/>
                  </w:rPr>
                </w:rPrChange>
              </w:rPr>
              <w:pPrChange w:id="3273"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274" w:author="michaelaanas23@gmail.com" w:date="2026-09-25T21:50:00Z" w16du:dateUtc="2026-09-25T13:50:00Z">
                  <w:rPr>
                    <w:rFonts w:ascii="Times New Roman" w:hAnsi="Times New Roman" w:cs="Times New Roman"/>
                    <w:b/>
                    <w:bCs/>
                    <w:sz w:val="22"/>
                    <w:szCs w:val="22"/>
                  </w:rPr>
                </w:rPrChange>
              </w:rPr>
              <w:t>Local &amp; Production Web Server:</w:t>
            </w:r>
            <w:r w:rsidRPr="007134A7">
              <w:rPr>
                <w:rFonts w:ascii="Times New Roman" w:hAnsi="Times New Roman" w:cs="Times New Roman"/>
                <w:sz w:val="20"/>
                <w:szCs w:val="20"/>
                <w:rPrChange w:id="3275" w:author="michaelaanas23@gmail.com" w:date="2026-09-25T21:50:00Z" w16du:dateUtc="2026-09-25T13:50:00Z">
                  <w:rPr>
                    <w:rFonts w:ascii="Times New Roman" w:hAnsi="Times New Roman" w:cs="Times New Roman"/>
                    <w:sz w:val="22"/>
                    <w:szCs w:val="22"/>
                  </w:rPr>
                </w:rPrChange>
              </w:rPr>
              <w:t xml:space="preserve"> XAMPP provides local Apache/MySQL testing servers, while </w:t>
            </w:r>
            <w:proofErr w:type="spellStart"/>
            <w:r w:rsidRPr="007134A7">
              <w:rPr>
                <w:rFonts w:ascii="Times New Roman" w:hAnsi="Times New Roman" w:cs="Times New Roman"/>
                <w:sz w:val="20"/>
                <w:szCs w:val="20"/>
                <w:rPrChange w:id="3276" w:author="michaelaanas23@gmail.com" w:date="2026-09-25T21:50:00Z" w16du:dateUtc="2026-09-25T13:50:00Z">
                  <w:rPr>
                    <w:rFonts w:ascii="Times New Roman" w:hAnsi="Times New Roman" w:cs="Times New Roman"/>
                    <w:sz w:val="22"/>
                    <w:szCs w:val="22"/>
                  </w:rPr>
                </w:rPrChange>
              </w:rPr>
              <w:t>Gunicorn</w:t>
            </w:r>
            <w:proofErr w:type="spellEnd"/>
            <w:r w:rsidRPr="007134A7">
              <w:rPr>
                <w:rFonts w:ascii="Times New Roman" w:hAnsi="Times New Roman" w:cs="Times New Roman"/>
                <w:sz w:val="20"/>
                <w:szCs w:val="20"/>
                <w:rPrChange w:id="3277" w:author="michaelaanas23@gmail.com" w:date="2026-09-25T21:50:00Z" w16du:dateUtc="2026-09-25T13:50:00Z">
                  <w:rPr>
                    <w:rFonts w:ascii="Times New Roman" w:hAnsi="Times New Roman" w:cs="Times New Roman"/>
                    <w:sz w:val="22"/>
                    <w:szCs w:val="22"/>
                  </w:rPr>
                </w:rPrChange>
              </w:rPr>
              <w:t xml:space="preserve"> acts as the production WSGI application server.</w:t>
            </w:r>
          </w:p>
        </w:tc>
      </w:tr>
      <w:tr w:rsidR="00485DEF" w:rsidRPr="007134A7" w14:paraId="512C71E7" w14:textId="77777777">
        <w:trPr>
          <w:trHeight w:val="800"/>
        </w:trPr>
        <w:tc>
          <w:tcPr>
            <w:tcW w:w="0" w:type="auto"/>
            <w:tcMar>
              <w:top w:w="100" w:type="dxa"/>
              <w:left w:w="100" w:type="dxa"/>
              <w:bottom w:w="100" w:type="dxa"/>
              <w:right w:w="100" w:type="dxa"/>
            </w:tcMar>
            <w:hideMark/>
          </w:tcPr>
          <w:p w14:paraId="13FFFDCA" w14:textId="77777777" w:rsidR="00485DEF" w:rsidRPr="007134A7" w:rsidRDefault="00485DEF">
            <w:pPr>
              <w:spacing w:line="276" w:lineRule="auto"/>
              <w:jc w:val="both"/>
              <w:rPr>
                <w:rFonts w:ascii="Times New Roman" w:hAnsi="Times New Roman" w:cs="Times New Roman"/>
                <w:sz w:val="20"/>
                <w:szCs w:val="20"/>
                <w:rPrChange w:id="3278" w:author="michaelaanas23@gmail.com" w:date="2026-09-25T21:50:00Z" w16du:dateUtc="2026-09-25T13:50:00Z">
                  <w:rPr>
                    <w:rFonts w:ascii="Times New Roman" w:hAnsi="Times New Roman" w:cs="Times New Roman"/>
                    <w:sz w:val="22"/>
                    <w:szCs w:val="22"/>
                  </w:rPr>
                </w:rPrChange>
              </w:rPr>
              <w:pPrChange w:id="3279"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280" w:author="michaelaanas23@gmail.com" w:date="2026-09-25T21:50:00Z" w16du:dateUtc="2026-09-25T13:50:00Z">
                  <w:rPr>
                    <w:rFonts w:ascii="Times New Roman" w:hAnsi="Times New Roman" w:cs="Times New Roman"/>
                    <w:b/>
                    <w:bCs/>
                    <w:sz w:val="22"/>
                    <w:szCs w:val="22"/>
                  </w:rPr>
                </w:rPrChange>
              </w:rPr>
              <w:t>Git &amp; GitHub</w:t>
            </w:r>
          </w:p>
        </w:tc>
        <w:tc>
          <w:tcPr>
            <w:tcW w:w="0" w:type="auto"/>
            <w:tcMar>
              <w:top w:w="100" w:type="dxa"/>
              <w:left w:w="100" w:type="dxa"/>
              <w:bottom w:w="100" w:type="dxa"/>
              <w:right w:w="100" w:type="dxa"/>
            </w:tcMar>
            <w:hideMark/>
          </w:tcPr>
          <w:p w14:paraId="5EB7EDD8" w14:textId="77777777" w:rsidR="00485DEF" w:rsidRPr="007134A7" w:rsidRDefault="00485DEF">
            <w:pPr>
              <w:spacing w:line="276" w:lineRule="auto"/>
              <w:jc w:val="both"/>
              <w:rPr>
                <w:rFonts w:ascii="Times New Roman" w:hAnsi="Times New Roman" w:cs="Times New Roman"/>
                <w:sz w:val="20"/>
                <w:szCs w:val="20"/>
                <w:rPrChange w:id="3281" w:author="michaelaanas23@gmail.com" w:date="2026-09-25T21:50:00Z" w16du:dateUtc="2026-09-25T13:50:00Z">
                  <w:rPr>
                    <w:rFonts w:ascii="Times New Roman" w:hAnsi="Times New Roman" w:cs="Times New Roman"/>
                    <w:sz w:val="22"/>
                    <w:szCs w:val="22"/>
                  </w:rPr>
                </w:rPrChange>
              </w:rPr>
              <w:pPrChange w:id="3282" w:author="michaelaanas23@gmail.com" w:date="2026-09-25T21:55:00Z" w16du:dateUtc="2026-09-25T13:55:00Z">
                <w:pPr>
                  <w:spacing w:line="360" w:lineRule="auto"/>
                  <w:jc w:val="both"/>
                </w:pPr>
              </w:pPrChange>
            </w:pPr>
            <w:r w:rsidRPr="007134A7">
              <w:rPr>
                <w:rFonts w:ascii="Times New Roman" w:hAnsi="Times New Roman" w:cs="Times New Roman"/>
                <w:b/>
                <w:bCs/>
                <w:sz w:val="20"/>
                <w:szCs w:val="20"/>
                <w:rPrChange w:id="3283" w:author="michaelaanas23@gmail.com" w:date="2026-09-25T21:50:00Z" w16du:dateUtc="2026-09-25T13:50:00Z">
                  <w:rPr>
                    <w:rFonts w:ascii="Times New Roman" w:hAnsi="Times New Roman" w:cs="Times New Roman"/>
                    <w:b/>
                    <w:bCs/>
                    <w:sz w:val="22"/>
                    <w:szCs w:val="22"/>
                  </w:rPr>
                </w:rPrChange>
              </w:rPr>
              <w:t>Version Control System:</w:t>
            </w:r>
            <w:r w:rsidRPr="007134A7">
              <w:rPr>
                <w:rFonts w:ascii="Times New Roman" w:hAnsi="Times New Roman" w:cs="Times New Roman"/>
                <w:sz w:val="20"/>
                <w:szCs w:val="20"/>
                <w:rPrChange w:id="3284" w:author="michaelaanas23@gmail.com" w:date="2026-09-25T21:50:00Z" w16du:dateUtc="2026-09-25T13:50:00Z">
                  <w:rPr>
                    <w:rFonts w:ascii="Times New Roman" w:hAnsi="Times New Roman" w:cs="Times New Roman"/>
                    <w:sz w:val="22"/>
                    <w:szCs w:val="22"/>
                  </w:rPr>
                </w:rPrChange>
              </w:rPr>
              <w:t xml:space="preserve"> Manages source code repositories, commit histories, version tracking, and collaborative development.</w:t>
            </w:r>
          </w:p>
        </w:tc>
      </w:tr>
    </w:tbl>
    <w:p w14:paraId="311A7D1E" w14:textId="77777777" w:rsidR="00485DEF" w:rsidRPr="007134A7" w:rsidRDefault="00485DEF">
      <w:pPr>
        <w:spacing w:line="276" w:lineRule="auto"/>
        <w:jc w:val="both"/>
        <w:rPr>
          <w:rFonts w:ascii="Times New Roman" w:hAnsi="Times New Roman" w:cs="Times New Roman"/>
          <w:sz w:val="20"/>
          <w:szCs w:val="20"/>
          <w:rPrChange w:id="3285" w:author="michaelaanas23@gmail.com" w:date="2026-09-25T21:50:00Z" w16du:dateUtc="2026-09-25T13:50:00Z">
            <w:rPr>
              <w:rFonts w:ascii="Times New Roman" w:hAnsi="Times New Roman" w:cs="Times New Roman"/>
              <w:sz w:val="22"/>
              <w:szCs w:val="22"/>
            </w:rPr>
          </w:rPrChange>
        </w:rPr>
        <w:pPrChange w:id="3286" w:author="michaelaanas23@gmail.com" w:date="2026-09-25T21:55:00Z" w16du:dateUtc="2026-09-25T13:55:00Z">
          <w:pPr>
            <w:spacing w:line="360" w:lineRule="auto"/>
            <w:jc w:val="both"/>
          </w:pPr>
        </w:pPrChange>
      </w:pPr>
    </w:p>
    <w:p w14:paraId="603EA557" w14:textId="77777777" w:rsidR="00485DEF" w:rsidDel="00427840" w:rsidRDefault="00485DEF">
      <w:pPr>
        <w:spacing w:line="276" w:lineRule="auto"/>
        <w:jc w:val="both"/>
        <w:rPr>
          <w:del w:id="3287" w:author="michaelaanas23@gmail.com" w:date="2026-09-25T21:57:00Z" w16du:dateUtc="2026-09-25T13:57:00Z"/>
          <w:rFonts w:ascii="Times New Roman" w:hAnsi="Times New Roman" w:cs="Times New Roman"/>
          <w:sz w:val="22"/>
          <w:szCs w:val="22"/>
        </w:rPr>
        <w:pPrChange w:id="3288" w:author="michaelaanas23@gmail.com" w:date="2026-09-25T21:55:00Z" w16du:dateUtc="2026-09-25T13:55:00Z">
          <w:pPr>
            <w:spacing w:line="360" w:lineRule="auto"/>
            <w:jc w:val="both"/>
          </w:pPr>
        </w:pPrChange>
      </w:pPr>
      <w:r w:rsidRPr="007134A7">
        <w:rPr>
          <w:rFonts w:ascii="Times New Roman" w:hAnsi="Times New Roman" w:cs="Times New Roman"/>
          <w:sz w:val="20"/>
          <w:szCs w:val="20"/>
          <w:rPrChange w:id="3289" w:author="michaelaanas23@gmail.com" w:date="2026-09-25T21:50:00Z" w16du:dateUtc="2026-09-25T13:50:00Z">
            <w:rPr>
              <w:rFonts w:ascii="Times New Roman" w:hAnsi="Times New Roman" w:cs="Times New Roman"/>
              <w:sz w:val="22"/>
              <w:szCs w:val="22"/>
            </w:rPr>
          </w:rPrChange>
        </w:rPr>
        <w:lastRenderedPageBreak/>
        <w:t>The selection of these software tools and frameworks was based on their stability, open-source accessibility, high security standards, extensive community support, and widespread adoption in modern responsive web application development.</w:t>
      </w:r>
      <w:r w:rsidRPr="00485DEF">
        <w:rPr>
          <w:rFonts w:ascii="Times New Roman" w:hAnsi="Times New Roman" w:cs="Times New Roman"/>
          <w:sz w:val="22"/>
          <w:szCs w:val="22"/>
        </w:rPr>
        <w:t> </w:t>
      </w:r>
    </w:p>
    <w:p w14:paraId="22D930C8" w14:textId="77777777" w:rsidR="00485DEF" w:rsidRPr="00485DEF" w:rsidRDefault="00485DEF">
      <w:pPr>
        <w:spacing w:line="276" w:lineRule="auto"/>
        <w:jc w:val="both"/>
        <w:rPr>
          <w:rFonts w:ascii="Times New Roman" w:hAnsi="Times New Roman" w:cs="Times New Roman"/>
          <w:sz w:val="22"/>
          <w:szCs w:val="22"/>
        </w:rPr>
        <w:pPrChange w:id="3290" w:author="michaelaanas23@gmail.com" w:date="2026-09-25T21:55:00Z" w16du:dateUtc="2026-09-25T13:55:00Z">
          <w:pPr>
            <w:spacing w:line="360" w:lineRule="auto"/>
            <w:jc w:val="both"/>
          </w:pPr>
        </w:pPrChange>
      </w:pPr>
    </w:p>
    <w:p w14:paraId="3AD56124" w14:textId="05783107" w:rsidR="00485DEF" w:rsidRPr="007134A7" w:rsidRDefault="00485DEF">
      <w:pPr>
        <w:pStyle w:val="Heading2"/>
        <w:spacing w:line="360" w:lineRule="auto"/>
        <w:jc w:val="both"/>
        <w:rPr>
          <w:rFonts w:ascii="Times New Roman" w:hAnsi="Times New Roman" w:cs="Times New Roman"/>
          <w:b/>
          <w:bCs/>
          <w:sz w:val="26"/>
          <w:szCs w:val="26"/>
          <w:rPrChange w:id="3291" w:author="michaelaanas23@gmail.com" w:date="2026-09-25T21:51:00Z" w16du:dateUtc="2026-09-25T13:51:00Z">
            <w:rPr>
              <w:rFonts w:ascii="Times New Roman" w:hAnsi="Times New Roman" w:cs="Times New Roman"/>
              <w:b/>
              <w:bCs/>
            </w:rPr>
          </w:rPrChange>
        </w:rPr>
        <w:pPrChange w:id="3292" w:author="michaelaanas23@gmail.com" w:date="2026-09-25T21:57:00Z" w16du:dateUtc="2026-09-25T13:57:00Z">
          <w:pPr>
            <w:pStyle w:val="Heading2"/>
            <w:jc w:val="both"/>
          </w:pPr>
        </w:pPrChange>
      </w:pPr>
      <w:r w:rsidRPr="007134A7">
        <w:rPr>
          <w:rFonts w:ascii="Times New Roman" w:hAnsi="Times New Roman" w:cs="Times New Roman"/>
          <w:b/>
          <w:bCs/>
          <w:color w:val="000000" w:themeColor="text1"/>
          <w:sz w:val="26"/>
          <w:szCs w:val="26"/>
          <w:rPrChange w:id="3293" w:author="michaelaanas23@gmail.com" w:date="2026-09-25T21:51:00Z" w16du:dateUtc="2026-09-25T13:51:00Z">
            <w:rPr>
              <w:rFonts w:ascii="Times New Roman" w:hAnsi="Times New Roman" w:cs="Times New Roman"/>
              <w:b/>
              <w:bCs/>
              <w:color w:val="000000" w:themeColor="text1"/>
            </w:rPr>
          </w:rPrChange>
        </w:rPr>
        <w:t>4.6 Database Design</w:t>
      </w:r>
    </w:p>
    <w:p w14:paraId="3E3942E8" w14:textId="70885258" w:rsidR="00485DEF" w:rsidRPr="00427840" w:rsidRDefault="00485DEF">
      <w:pPr>
        <w:spacing w:line="276" w:lineRule="auto"/>
        <w:ind w:firstLine="357"/>
        <w:jc w:val="both"/>
        <w:rPr>
          <w:rFonts w:ascii="Times New Roman" w:hAnsi="Times New Roman" w:cs="Times New Roman"/>
          <w:sz w:val="20"/>
          <w:szCs w:val="20"/>
          <w:rPrChange w:id="3294" w:author="michaelaanas23@gmail.com" w:date="2026-09-25T21:51:00Z" w16du:dateUtc="2026-09-25T13:51:00Z">
            <w:rPr>
              <w:rFonts w:ascii="Times New Roman" w:hAnsi="Times New Roman" w:cs="Times New Roman"/>
              <w:sz w:val="22"/>
              <w:szCs w:val="22"/>
            </w:rPr>
          </w:rPrChange>
        </w:rPr>
        <w:pPrChange w:id="3295" w:author="michaelaanas23@gmail.com" w:date="2026-09-25T21:55:00Z" w16du:dateUtc="2026-09-25T13:55:00Z">
          <w:pPr>
            <w:spacing w:line="360" w:lineRule="auto"/>
            <w:ind w:firstLine="357"/>
            <w:jc w:val="both"/>
          </w:pPr>
        </w:pPrChange>
      </w:pPr>
      <w:r w:rsidRPr="00427840">
        <w:rPr>
          <w:rFonts w:ascii="Times New Roman" w:hAnsi="Times New Roman" w:cs="Times New Roman"/>
          <w:sz w:val="20"/>
          <w:szCs w:val="20"/>
          <w:rPrChange w:id="3296" w:author="michaelaanas23@gmail.com" w:date="2026-09-25T21:51:00Z" w16du:dateUtc="2026-09-25T13:51:00Z">
            <w:rPr>
              <w:rFonts w:ascii="Times New Roman" w:hAnsi="Times New Roman" w:cs="Times New Roman"/>
              <w:sz w:val="22"/>
              <w:szCs w:val="22"/>
            </w:rPr>
          </w:rPrChange>
        </w:rPr>
        <w:t>The database serves as the operational foundation of H2Ops by organizing, securing, and centralizing transaction records, user accounts, customer profiles, product inventories, audit logs, and analytical data across multiple branch locations. A well-structured database design ensures high-performance data retrieval, minimizes data redundancy, enforces multi-tenant branch data isolation, and maintains strict transactional integrity throughout the operation of the system.</w:t>
      </w:r>
    </w:p>
    <w:p w14:paraId="35C89892" w14:textId="77777777" w:rsidR="00485DEF" w:rsidRPr="00427840" w:rsidRDefault="00485DEF">
      <w:pPr>
        <w:spacing w:line="276" w:lineRule="auto"/>
        <w:jc w:val="both"/>
        <w:rPr>
          <w:rFonts w:ascii="Times New Roman" w:hAnsi="Times New Roman" w:cs="Times New Roman"/>
          <w:sz w:val="20"/>
          <w:szCs w:val="20"/>
          <w:rPrChange w:id="3297" w:author="michaelaanas23@gmail.com" w:date="2026-09-25T21:51:00Z" w16du:dateUtc="2026-09-25T13:51:00Z">
            <w:rPr>
              <w:rFonts w:ascii="Times New Roman" w:hAnsi="Times New Roman" w:cs="Times New Roman"/>
              <w:sz w:val="22"/>
              <w:szCs w:val="22"/>
            </w:rPr>
          </w:rPrChange>
        </w:rPr>
        <w:pPrChange w:id="3298" w:author="michaelaanas23@gmail.com" w:date="2026-09-25T21:55:00Z" w16du:dateUtc="2026-09-25T13:55:00Z">
          <w:pPr>
            <w:spacing w:line="360" w:lineRule="auto"/>
            <w:jc w:val="both"/>
          </w:pPr>
        </w:pPrChange>
      </w:pPr>
      <w:r w:rsidRPr="00427840">
        <w:rPr>
          <w:rFonts w:ascii="Times New Roman" w:hAnsi="Times New Roman" w:cs="Times New Roman"/>
          <w:sz w:val="20"/>
          <w:szCs w:val="20"/>
          <w:rPrChange w:id="3299" w:author="michaelaanas23@gmail.com" w:date="2026-09-25T21:51:00Z" w16du:dateUtc="2026-09-25T13:51:00Z">
            <w:rPr>
              <w:rFonts w:ascii="Times New Roman" w:hAnsi="Times New Roman" w:cs="Times New Roman"/>
              <w:sz w:val="22"/>
              <w:szCs w:val="22"/>
            </w:rPr>
          </w:rPrChange>
        </w:rPr>
        <w:t xml:space="preserve">The researchers employed a relational database model implemented using MySQL (via XAMPP in local development) and PostgreSQL (in cloud production), managed seamlessly through </w:t>
      </w:r>
      <w:proofErr w:type="spellStart"/>
      <w:r w:rsidRPr="00427840">
        <w:rPr>
          <w:rFonts w:ascii="Times New Roman" w:hAnsi="Times New Roman" w:cs="Times New Roman"/>
          <w:sz w:val="20"/>
          <w:szCs w:val="20"/>
          <w:rPrChange w:id="3300" w:author="michaelaanas23@gmail.com" w:date="2026-09-25T21:51:00Z" w16du:dateUtc="2026-09-25T13:51:00Z">
            <w:rPr>
              <w:rFonts w:ascii="Times New Roman" w:hAnsi="Times New Roman" w:cs="Times New Roman"/>
              <w:sz w:val="22"/>
              <w:szCs w:val="22"/>
            </w:rPr>
          </w:rPrChange>
        </w:rPr>
        <w:t>SQLAlchemy</w:t>
      </w:r>
      <w:proofErr w:type="spellEnd"/>
      <w:r w:rsidRPr="00427840">
        <w:rPr>
          <w:rFonts w:ascii="Times New Roman" w:hAnsi="Times New Roman" w:cs="Times New Roman"/>
          <w:sz w:val="20"/>
          <w:szCs w:val="20"/>
          <w:rPrChange w:id="3301" w:author="michaelaanas23@gmail.com" w:date="2026-09-25T21:51:00Z" w16du:dateUtc="2026-09-25T13:51:00Z">
            <w:rPr>
              <w:rFonts w:ascii="Times New Roman" w:hAnsi="Times New Roman" w:cs="Times New Roman"/>
              <w:sz w:val="22"/>
              <w:szCs w:val="22"/>
            </w:rPr>
          </w:rPrChange>
        </w:rPr>
        <w:t xml:space="preserve"> Object-Relational Mapping (ORM). Database normalization techniques up to Third Normal Form (3NF) were systematically applied to eliminate data duplication, establish clear primary-foreign key relationships, and maintain consistency among related entities.</w:t>
      </w:r>
    </w:p>
    <w:p w14:paraId="04F0B17A" w14:textId="61D0F860" w:rsidR="00485DEF" w:rsidRPr="00427840" w:rsidRDefault="00485DEF">
      <w:pPr>
        <w:spacing w:line="276" w:lineRule="auto"/>
        <w:jc w:val="both"/>
        <w:rPr>
          <w:rFonts w:ascii="Times New Roman" w:hAnsi="Times New Roman" w:cs="Times New Roman"/>
          <w:sz w:val="20"/>
          <w:szCs w:val="20"/>
          <w:rPrChange w:id="3302" w:author="michaelaanas23@gmail.com" w:date="2026-09-25T21:51:00Z" w16du:dateUtc="2026-09-25T13:51:00Z">
            <w:rPr>
              <w:rFonts w:ascii="Times New Roman" w:hAnsi="Times New Roman" w:cs="Times New Roman"/>
              <w:sz w:val="22"/>
              <w:szCs w:val="22"/>
            </w:rPr>
          </w:rPrChange>
        </w:rPr>
        <w:pPrChange w:id="3303" w:author="michaelaanas23@gmail.com" w:date="2026-09-25T21:55:00Z" w16du:dateUtc="2026-09-25T13:55:00Z">
          <w:pPr>
            <w:jc w:val="both"/>
          </w:pPr>
        </w:pPrChange>
      </w:pPr>
      <w:r w:rsidRPr="00427840">
        <w:rPr>
          <w:rFonts w:ascii="Times New Roman" w:hAnsi="Times New Roman" w:cs="Times New Roman"/>
          <w:sz w:val="20"/>
          <w:szCs w:val="20"/>
          <w:rPrChange w:id="3304" w:author="michaelaanas23@gmail.com" w:date="2026-09-25T21:51:00Z" w16du:dateUtc="2026-09-25T13:51:00Z">
            <w:rPr>
              <w:rFonts w:ascii="Times New Roman" w:hAnsi="Times New Roman" w:cs="Times New Roman"/>
              <w:sz w:val="22"/>
              <w:szCs w:val="22"/>
            </w:rPr>
          </w:rPrChange>
        </w:rPr>
        <w:t>Figure 4.4 presents the Entity Relationship Diagram (ERD) of the H2Ops system.</w:t>
      </w:r>
    </w:p>
    <w:p w14:paraId="29441B93" w14:textId="687EB306" w:rsidR="00485DEF" w:rsidRPr="00485DEF" w:rsidRDefault="00485DEF">
      <w:pPr>
        <w:spacing w:line="276" w:lineRule="auto"/>
        <w:jc w:val="both"/>
        <w:rPr>
          <w:rFonts w:ascii="Times New Roman" w:hAnsi="Times New Roman" w:cs="Times New Roman"/>
          <w:sz w:val="22"/>
          <w:szCs w:val="22"/>
        </w:rPr>
        <w:pPrChange w:id="3305" w:author="michaelaanas23@gmail.com" w:date="2026-09-25T21:55:00Z" w16du:dateUtc="2026-09-25T13:55:00Z">
          <w:pPr>
            <w:jc w:val="both"/>
          </w:pPr>
        </w:pPrChange>
      </w:pPr>
      <w:r>
        <w:rPr>
          <w:noProof/>
        </w:rPr>
        <w:drawing>
          <wp:inline distT="0" distB="0" distL="0" distR="0" wp14:anchorId="6CD9FCCA" wp14:editId="331568F5">
            <wp:extent cx="5959578" cy="3823855"/>
            <wp:effectExtent l="0" t="0" r="3175" b="5715"/>
            <wp:docPr id="5500652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08544" cy="3855273"/>
                    </a:xfrm>
                    <a:prstGeom prst="rect">
                      <a:avLst/>
                    </a:prstGeom>
                    <a:noFill/>
                    <a:ln>
                      <a:noFill/>
                    </a:ln>
                  </pic:spPr>
                </pic:pic>
              </a:graphicData>
            </a:graphic>
          </wp:inline>
        </w:drawing>
      </w:r>
    </w:p>
    <w:p w14:paraId="3AB8B824" w14:textId="77777777" w:rsidR="00485DEF" w:rsidRPr="00427840" w:rsidRDefault="00485DEF">
      <w:pPr>
        <w:spacing w:line="276" w:lineRule="auto"/>
        <w:jc w:val="both"/>
        <w:rPr>
          <w:rFonts w:ascii="Times New Roman" w:hAnsi="Times New Roman" w:cs="Times New Roman"/>
          <w:sz w:val="20"/>
          <w:szCs w:val="20"/>
          <w:rPrChange w:id="3306" w:author="michaelaanas23@gmail.com" w:date="2026-09-25T21:51:00Z" w16du:dateUtc="2026-09-25T13:51:00Z">
            <w:rPr>
              <w:rFonts w:ascii="Times New Roman" w:hAnsi="Times New Roman" w:cs="Times New Roman"/>
              <w:sz w:val="22"/>
              <w:szCs w:val="22"/>
            </w:rPr>
          </w:rPrChange>
        </w:rPr>
        <w:pPrChange w:id="3307" w:author="michaelaanas23@gmail.com" w:date="2026-09-25T21:55:00Z" w16du:dateUtc="2026-09-25T13:55:00Z">
          <w:pPr>
            <w:spacing w:line="360" w:lineRule="auto"/>
            <w:jc w:val="both"/>
          </w:pPr>
        </w:pPrChange>
      </w:pPr>
      <w:r w:rsidRPr="00427840">
        <w:rPr>
          <w:rFonts w:ascii="Times New Roman" w:hAnsi="Times New Roman" w:cs="Times New Roman"/>
          <w:sz w:val="20"/>
          <w:szCs w:val="20"/>
          <w:rPrChange w:id="3308" w:author="michaelaanas23@gmail.com" w:date="2026-09-25T21:51:00Z" w16du:dateUtc="2026-09-25T13:51:00Z">
            <w:rPr>
              <w:rFonts w:ascii="Times New Roman" w:hAnsi="Times New Roman" w:cs="Times New Roman"/>
              <w:sz w:val="22"/>
              <w:szCs w:val="22"/>
            </w:rPr>
          </w:rPrChange>
        </w:rPr>
        <w:t>The primary entities of the H2Ops database include: </w:t>
      </w:r>
    </w:p>
    <w:p w14:paraId="5B7D036F" w14:textId="77777777" w:rsidR="00485DEF" w:rsidRPr="00427840" w:rsidRDefault="00485DEF">
      <w:pPr>
        <w:spacing w:line="276" w:lineRule="auto"/>
        <w:jc w:val="both"/>
        <w:rPr>
          <w:rFonts w:ascii="Times New Roman" w:hAnsi="Times New Roman" w:cs="Times New Roman"/>
          <w:sz w:val="20"/>
          <w:szCs w:val="20"/>
          <w:rPrChange w:id="3309" w:author="michaelaanas23@gmail.com" w:date="2026-09-25T21:51:00Z" w16du:dateUtc="2026-09-25T13:51:00Z">
            <w:rPr>
              <w:rFonts w:ascii="Times New Roman" w:hAnsi="Times New Roman" w:cs="Times New Roman"/>
              <w:sz w:val="22"/>
              <w:szCs w:val="22"/>
            </w:rPr>
          </w:rPrChange>
        </w:rPr>
        <w:pPrChange w:id="3310" w:author="michaelaanas23@gmail.com" w:date="2026-09-25T21:55:00Z" w16du:dateUtc="2026-09-25T13:55:00Z">
          <w:pPr>
            <w:spacing w:line="360" w:lineRule="auto"/>
            <w:jc w:val="both"/>
          </w:pPr>
        </w:pPrChange>
      </w:pPr>
      <w:r w:rsidRPr="00427840">
        <w:rPr>
          <w:rFonts w:ascii="Times New Roman" w:hAnsi="Times New Roman" w:cs="Times New Roman"/>
          <w:sz w:val="20"/>
          <w:szCs w:val="20"/>
          <w:rPrChange w:id="3311" w:author="michaelaanas23@gmail.com" w:date="2026-09-25T21:51:00Z" w16du:dateUtc="2026-09-25T13:51:00Z">
            <w:rPr>
              <w:rFonts w:ascii="Times New Roman" w:hAnsi="Times New Roman" w:cs="Times New Roman"/>
              <w:sz w:val="22"/>
              <w:szCs w:val="22"/>
            </w:rPr>
          </w:rPrChange>
        </w:rPr>
        <w:t>● Branches</w:t>
      </w:r>
    </w:p>
    <w:p w14:paraId="65F9A8AA" w14:textId="77777777" w:rsidR="00485DEF" w:rsidRPr="00427840" w:rsidRDefault="00485DEF">
      <w:pPr>
        <w:spacing w:line="276" w:lineRule="auto"/>
        <w:jc w:val="both"/>
        <w:rPr>
          <w:rFonts w:ascii="Times New Roman" w:hAnsi="Times New Roman" w:cs="Times New Roman"/>
          <w:sz w:val="20"/>
          <w:szCs w:val="20"/>
          <w:rPrChange w:id="3312" w:author="michaelaanas23@gmail.com" w:date="2026-09-25T21:51:00Z" w16du:dateUtc="2026-09-25T13:51:00Z">
            <w:rPr>
              <w:rFonts w:ascii="Times New Roman" w:hAnsi="Times New Roman" w:cs="Times New Roman"/>
              <w:sz w:val="22"/>
              <w:szCs w:val="22"/>
            </w:rPr>
          </w:rPrChange>
        </w:rPr>
        <w:pPrChange w:id="3313" w:author="michaelaanas23@gmail.com" w:date="2026-09-25T21:55:00Z" w16du:dateUtc="2026-09-25T13:55:00Z">
          <w:pPr>
            <w:spacing w:line="360" w:lineRule="auto"/>
            <w:jc w:val="both"/>
          </w:pPr>
        </w:pPrChange>
      </w:pPr>
      <w:r w:rsidRPr="00427840">
        <w:rPr>
          <w:rFonts w:ascii="Times New Roman" w:hAnsi="Times New Roman" w:cs="Times New Roman"/>
          <w:sz w:val="20"/>
          <w:szCs w:val="20"/>
          <w:rPrChange w:id="3314" w:author="michaelaanas23@gmail.com" w:date="2026-09-25T21:51:00Z" w16du:dateUtc="2026-09-25T13:51:00Z">
            <w:rPr>
              <w:rFonts w:ascii="Times New Roman" w:hAnsi="Times New Roman" w:cs="Times New Roman"/>
              <w:sz w:val="22"/>
              <w:szCs w:val="22"/>
            </w:rPr>
          </w:rPrChange>
        </w:rPr>
        <w:t>● Users</w:t>
      </w:r>
    </w:p>
    <w:p w14:paraId="35C87ED0" w14:textId="77777777" w:rsidR="00485DEF" w:rsidRPr="00427840" w:rsidRDefault="00485DEF">
      <w:pPr>
        <w:spacing w:line="276" w:lineRule="auto"/>
        <w:jc w:val="both"/>
        <w:rPr>
          <w:rFonts w:ascii="Times New Roman" w:hAnsi="Times New Roman" w:cs="Times New Roman"/>
          <w:sz w:val="20"/>
          <w:szCs w:val="20"/>
          <w:rPrChange w:id="3315" w:author="michaelaanas23@gmail.com" w:date="2026-09-25T21:51:00Z" w16du:dateUtc="2026-09-25T13:51:00Z">
            <w:rPr>
              <w:rFonts w:ascii="Times New Roman" w:hAnsi="Times New Roman" w:cs="Times New Roman"/>
              <w:sz w:val="22"/>
              <w:szCs w:val="22"/>
            </w:rPr>
          </w:rPrChange>
        </w:rPr>
        <w:pPrChange w:id="3316" w:author="michaelaanas23@gmail.com" w:date="2026-09-25T21:55:00Z" w16du:dateUtc="2026-09-25T13:55:00Z">
          <w:pPr>
            <w:spacing w:line="360" w:lineRule="auto"/>
            <w:jc w:val="both"/>
          </w:pPr>
        </w:pPrChange>
      </w:pPr>
      <w:r w:rsidRPr="00427840">
        <w:rPr>
          <w:rFonts w:ascii="Times New Roman" w:hAnsi="Times New Roman" w:cs="Times New Roman"/>
          <w:sz w:val="20"/>
          <w:szCs w:val="20"/>
          <w:rPrChange w:id="3317" w:author="michaelaanas23@gmail.com" w:date="2026-09-25T21:51:00Z" w16du:dateUtc="2026-09-25T13:51:00Z">
            <w:rPr>
              <w:rFonts w:ascii="Times New Roman" w:hAnsi="Times New Roman" w:cs="Times New Roman"/>
              <w:sz w:val="22"/>
              <w:szCs w:val="22"/>
            </w:rPr>
          </w:rPrChange>
        </w:rPr>
        <w:t>● Customers</w:t>
      </w:r>
    </w:p>
    <w:p w14:paraId="67B5D178" w14:textId="77777777" w:rsidR="00485DEF" w:rsidRPr="00427840" w:rsidRDefault="00485DEF">
      <w:pPr>
        <w:spacing w:line="276" w:lineRule="auto"/>
        <w:jc w:val="both"/>
        <w:rPr>
          <w:rFonts w:ascii="Times New Roman" w:hAnsi="Times New Roman" w:cs="Times New Roman"/>
          <w:sz w:val="20"/>
          <w:szCs w:val="20"/>
          <w:rPrChange w:id="3318" w:author="michaelaanas23@gmail.com" w:date="2026-09-25T21:51:00Z" w16du:dateUtc="2026-09-25T13:51:00Z">
            <w:rPr>
              <w:rFonts w:ascii="Times New Roman" w:hAnsi="Times New Roman" w:cs="Times New Roman"/>
              <w:sz w:val="22"/>
              <w:szCs w:val="22"/>
            </w:rPr>
          </w:rPrChange>
        </w:rPr>
        <w:pPrChange w:id="3319" w:author="michaelaanas23@gmail.com" w:date="2026-09-25T21:55:00Z" w16du:dateUtc="2026-09-25T13:55:00Z">
          <w:pPr>
            <w:spacing w:line="360" w:lineRule="auto"/>
            <w:jc w:val="both"/>
          </w:pPr>
        </w:pPrChange>
      </w:pPr>
      <w:r w:rsidRPr="00427840">
        <w:rPr>
          <w:rFonts w:ascii="Times New Roman" w:hAnsi="Times New Roman" w:cs="Times New Roman"/>
          <w:sz w:val="20"/>
          <w:szCs w:val="20"/>
          <w:rPrChange w:id="3320" w:author="michaelaanas23@gmail.com" w:date="2026-09-25T21:51:00Z" w16du:dateUtc="2026-09-25T13:51:00Z">
            <w:rPr>
              <w:rFonts w:ascii="Times New Roman" w:hAnsi="Times New Roman" w:cs="Times New Roman"/>
              <w:sz w:val="22"/>
              <w:szCs w:val="22"/>
            </w:rPr>
          </w:rPrChange>
        </w:rPr>
        <w:t>● Products</w:t>
      </w:r>
    </w:p>
    <w:p w14:paraId="4531D59D" w14:textId="77777777" w:rsidR="00485DEF" w:rsidRPr="00427840" w:rsidRDefault="00485DEF">
      <w:pPr>
        <w:spacing w:line="276" w:lineRule="auto"/>
        <w:jc w:val="both"/>
        <w:rPr>
          <w:rFonts w:ascii="Times New Roman" w:hAnsi="Times New Roman" w:cs="Times New Roman"/>
          <w:sz w:val="20"/>
          <w:szCs w:val="20"/>
          <w:rPrChange w:id="3321" w:author="michaelaanas23@gmail.com" w:date="2026-09-25T21:51:00Z" w16du:dateUtc="2026-09-25T13:51:00Z">
            <w:rPr>
              <w:rFonts w:ascii="Times New Roman" w:hAnsi="Times New Roman" w:cs="Times New Roman"/>
              <w:sz w:val="22"/>
              <w:szCs w:val="22"/>
            </w:rPr>
          </w:rPrChange>
        </w:rPr>
        <w:pPrChange w:id="3322" w:author="michaelaanas23@gmail.com" w:date="2026-09-25T21:55:00Z" w16du:dateUtc="2026-09-25T13:55:00Z">
          <w:pPr>
            <w:spacing w:line="360" w:lineRule="auto"/>
            <w:jc w:val="both"/>
          </w:pPr>
        </w:pPrChange>
      </w:pPr>
      <w:r w:rsidRPr="00427840">
        <w:rPr>
          <w:rFonts w:ascii="Times New Roman" w:hAnsi="Times New Roman" w:cs="Times New Roman"/>
          <w:sz w:val="20"/>
          <w:szCs w:val="20"/>
          <w:rPrChange w:id="3323" w:author="michaelaanas23@gmail.com" w:date="2026-09-25T21:51:00Z" w16du:dateUtc="2026-09-25T13:51:00Z">
            <w:rPr>
              <w:rFonts w:ascii="Times New Roman" w:hAnsi="Times New Roman" w:cs="Times New Roman"/>
              <w:sz w:val="22"/>
              <w:szCs w:val="22"/>
            </w:rPr>
          </w:rPrChange>
        </w:rPr>
        <w:lastRenderedPageBreak/>
        <w:t>● Sales</w:t>
      </w:r>
    </w:p>
    <w:p w14:paraId="23DCCCE4" w14:textId="77777777" w:rsidR="00485DEF" w:rsidRPr="00427840" w:rsidRDefault="00485DEF">
      <w:pPr>
        <w:spacing w:line="276" w:lineRule="auto"/>
        <w:jc w:val="both"/>
        <w:rPr>
          <w:rFonts w:ascii="Times New Roman" w:hAnsi="Times New Roman" w:cs="Times New Roman"/>
          <w:sz w:val="20"/>
          <w:szCs w:val="20"/>
          <w:rPrChange w:id="3324" w:author="michaelaanas23@gmail.com" w:date="2026-09-25T21:51:00Z" w16du:dateUtc="2026-09-25T13:51:00Z">
            <w:rPr>
              <w:rFonts w:ascii="Times New Roman" w:hAnsi="Times New Roman" w:cs="Times New Roman"/>
              <w:sz w:val="22"/>
              <w:szCs w:val="22"/>
            </w:rPr>
          </w:rPrChange>
        </w:rPr>
        <w:pPrChange w:id="3325" w:author="michaelaanas23@gmail.com" w:date="2026-09-25T21:55:00Z" w16du:dateUtc="2026-09-25T13:55:00Z">
          <w:pPr>
            <w:spacing w:line="360" w:lineRule="auto"/>
            <w:jc w:val="both"/>
          </w:pPr>
        </w:pPrChange>
      </w:pPr>
      <w:r w:rsidRPr="00427840">
        <w:rPr>
          <w:rFonts w:ascii="Times New Roman" w:hAnsi="Times New Roman" w:cs="Times New Roman"/>
          <w:sz w:val="20"/>
          <w:szCs w:val="20"/>
          <w:rPrChange w:id="3326" w:author="michaelaanas23@gmail.com" w:date="2026-09-25T21:51:00Z" w16du:dateUtc="2026-09-25T13:51:00Z">
            <w:rPr>
              <w:rFonts w:ascii="Times New Roman" w:hAnsi="Times New Roman" w:cs="Times New Roman"/>
              <w:sz w:val="22"/>
              <w:szCs w:val="22"/>
            </w:rPr>
          </w:rPrChange>
        </w:rPr>
        <w:t>● Sale Items</w:t>
      </w:r>
    </w:p>
    <w:p w14:paraId="68AD0D09" w14:textId="77777777" w:rsidR="00485DEF" w:rsidRPr="00427840" w:rsidRDefault="00485DEF">
      <w:pPr>
        <w:spacing w:line="276" w:lineRule="auto"/>
        <w:jc w:val="both"/>
        <w:rPr>
          <w:rFonts w:ascii="Times New Roman" w:hAnsi="Times New Roman" w:cs="Times New Roman"/>
          <w:sz w:val="20"/>
          <w:szCs w:val="20"/>
          <w:rPrChange w:id="3327" w:author="michaelaanas23@gmail.com" w:date="2026-09-25T21:51:00Z" w16du:dateUtc="2026-09-25T13:51:00Z">
            <w:rPr>
              <w:rFonts w:ascii="Times New Roman" w:hAnsi="Times New Roman" w:cs="Times New Roman"/>
              <w:sz w:val="22"/>
              <w:szCs w:val="22"/>
            </w:rPr>
          </w:rPrChange>
        </w:rPr>
        <w:pPrChange w:id="3328" w:author="michaelaanas23@gmail.com" w:date="2026-09-25T21:55:00Z" w16du:dateUtc="2026-09-25T13:55:00Z">
          <w:pPr>
            <w:spacing w:line="360" w:lineRule="auto"/>
            <w:jc w:val="both"/>
          </w:pPr>
        </w:pPrChange>
      </w:pPr>
      <w:r w:rsidRPr="00427840">
        <w:rPr>
          <w:rFonts w:ascii="Times New Roman" w:hAnsi="Times New Roman" w:cs="Times New Roman"/>
          <w:sz w:val="20"/>
          <w:szCs w:val="20"/>
          <w:rPrChange w:id="3329" w:author="michaelaanas23@gmail.com" w:date="2026-09-25T21:51:00Z" w16du:dateUtc="2026-09-25T13:51:00Z">
            <w:rPr>
              <w:rFonts w:ascii="Times New Roman" w:hAnsi="Times New Roman" w:cs="Times New Roman"/>
              <w:sz w:val="22"/>
              <w:szCs w:val="22"/>
            </w:rPr>
          </w:rPrChange>
        </w:rPr>
        <w:t>● Inventory Logs</w:t>
      </w:r>
    </w:p>
    <w:p w14:paraId="51D9F3AD" w14:textId="77777777" w:rsidR="00485DEF" w:rsidRPr="00427840" w:rsidRDefault="00485DEF">
      <w:pPr>
        <w:spacing w:line="276" w:lineRule="auto"/>
        <w:jc w:val="both"/>
        <w:rPr>
          <w:rFonts w:ascii="Times New Roman" w:hAnsi="Times New Roman" w:cs="Times New Roman"/>
          <w:sz w:val="20"/>
          <w:szCs w:val="20"/>
          <w:rPrChange w:id="3330" w:author="michaelaanas23@gmail.com" w:date="2026-09-25T21:51:00Z" w16du:dateUtc="2026-09-25T13:51:00Z">
            <w:rPr>
              <w:rFonts w:ascii="Times New Roman" w:hAnsi="Times New Roman" w:cs="Times New Roman"/>
              <w:sz w:val="22"/>
              <w:szCs w:val="22"/>
            </w:rPr>
          </w:rPrChange>
        </w:rPr>
        <w:pPrChange w:id="3331" w:author="michaelaanas23@gmail.com" w:date="2026-09-25T21:55:00Z" w16du:dateUtc="2026-09-25T13:55:00Z">
          <w:pPr>
            <w:spacing w:line="360" w:lineRule="auto"/>
            <w:jc w:val="both"/>
          </w:pPr>
        </w:pPrChange>
      </w:pPr>
      <w:r w:rsidRPr="00427840">
        <w:rPr>
          <w:rFonts w:ascii="Times New Roman" w:hAnsi="Times New Roman" w:cs="Times New Roman"/>
          <w:sz w:val="20"/>
          <w:szCs w:val="20"/>
          <w:rPrChange w:id="3332" w:author="michaelaanas23@gmail.com" w:date="2026-09-25T21:51:00Z" w16du:dateUtc="2026-09-25T13:51:00Z">
            <w:rPr>
              <w:rFonts w:ascii="Times New Roman" w:hAnsi="Times New Roman" w:cs="Times New Roman"/>
              <w:sz w:val="22"/>
              <w:szCs w:val="22"/>
            </w:rPr>
          </w:rPrChange>
        </w:rPr>
        <w:t>● One-Time Passwords (OTP)</w:t>
      </w:r>
    </w:p>
    <w:p w14:paraId="10A1BFF7" w14:textId="46773E25" w:rsidR="00485DEF" w:rsidRPr="00427840" w:rsidRDefault="00485DEF">
      <w:pPr>
        <w:spacing w:line="276" w:lineRule="auto"/>
        <w:jc w:val="both"/>
        <w:rPr>
          <w:rFonts w:ascii="Times New Roman" w:hAnsi="Times New Roman" w:cs="Times New Roman"/>
          <w:sz w:val="20"/>
          <w:szCs w:val="20"/>
          <w:rPrChange w:id="3333" w:author="michaelaanas23@gmail.com" w:date="2026-09-25T21:51:00Z" w16du:dateUtc="2026-09-25T13:51:00Z">
            <w:rPr>
              <w:rFonts w:ascii="Times New Roman" w:hAnsi="Times New Roman" w:cs="Times New Roman"/>
              <w:sz w:val="22"/>
              <w:szCs w:val="22"/>
            </w:rPr>
          </w:rPrChange>
        </w:rPr>
        <w:pPrChange w:id="3334" w:author="michaelaanas23@gmail.com" w:date="2026-09-25T21:55:00Z" w16du:dateUtc="2026-09-25T13:55:00Z">
          <w:pPr>
            <w:spacing w:line="360" w:lineRule="auto"/>
            <w:jc w:val="both"/>
          </w:pPr>
        </w:pPrChange>
      </w:pPr>
      <w:r w:rsidRPr="00427840">
        <w:rPr>
          <w:rFonts w:ascii="Times New Roman" w:hAnsi="Times New Roman" w:cs="Times New Roman"/>
          <w:sz w:val="20"/>
          <w:szCs w:val="20"/>
          <w:rPrChange w:id="3335" w:author="michaelaanas23@gmail.com" w:date="2026-09-25T21:51:00Z" w16du:dateUtc="2026-09-25T13:51:00Z">
            <w:rPr>
              <w:rFonts w:ascii="Times New Roman" w:hAnsi="Times New Roman" w:cs="Times New Roman"/>
              <w:sz w:val="22"/>
              <w:szCs w:val="22"/>
            </w:rPr>
          </w:rPrChange>
        </w:rPr>
        <w:t>● Password Resets</w:t>
      </w:r>
    </w:p>
    <w:p w14:paraId="64774E84" w14:textId="77777777" w:rsidR="006338E1" w:rsidRPr="00427840" w:rsidRDefault="006338E1">
      <w:pPr>
        <w:spacing w:before="360" w:after="80" w:line="276" w:lineRule="auto"/>
        <w:jc w:val="both"/>
        <w:outlineLvl w:val="1"/>
        <w:rPr>
          <w:rFonts w:ascii="Times New Roman" w:eastAsia="Times New Roman" w:hAnsi="Times New Roman" w:cs="Times New Roman"/>
          <w:b/>
          <w:bCs/>
          <w:kern w:val="0"/>
          <w:sz w:val="20"/>
          <w:szCs w:val="20"/>
          <w14:ligatures w14:val="none"/>
          <w:rPrChange w:id="3336" w:author="michaelaanas23@gmail.com" w:date="2026-09-25T21:51:00Z" w16du:dateUtc="2026-09-25T13:51:00Z">
            <w:rPr>
              <w:rFonts w:ascii="Times New Roman" w:eastAsia="Times New Roman" w:hAnsi="Times New Roman" w:cs="Times New Roman"/>
              <w:b/>
              <w:bCs/>
              <w:kern w:val="0"/>
              <w:sz w:val="36"/>
              <w:szCs w:val="36"/>
              <w14:ligatures w14:val="none"/>
            </w:rPr>
          </w:rPrChange>
        </w:rPr>
        <w:pPrChange w:id="3337" w:author="michaelaanas23@gmail.com" w:date="2026-09-25T21:55:00Z" w16du:dateUtc="2026-09-25T13:55:00Z">
          <w:pPr>
            <w:spacing w:before="360" w:after="80" w:line="240" w:lineRule="auto"/>
            <w:jc w:val="both"/>
            <w:outlineLvl w:val="1"/>
          </w:pPr>
        </w:pPrChange>
      </w:pPr>
      <w:r w:rsidRPr="00427840">
        <w:rPr>
          <w:rFonts w:ascii="Arial" w:eastAsia="Times New Roman" w:hAnsi="Arial" w:cs="Arial"/>
          <w:b/>
          <w:bCs/>
          <w:color w:val="000000"/>
          <w:kern w:val="0"/>
          <w:sz w:val="20"/>
          <w:szCs w:val="20"/>
          <w14:ligatures w14:val="none"/>
          <w:rPrChange w:id="3338" w:author="michaelaanas23@gmail.com" w:date="2026-09-25T21:51:00Z" w16du:dateUtc="2026-09-25T13:51:00Z">
            <w:rPr>
              <w:rFonts w:ascii="Arial" w:eastAsia="Times New Roman" w:hAnsi="Arial" w:cs="Arial"/>
              <w:b/>
              <w:bCs/>
              <w:color w:val="000000"/>
              <w:kern w:val="0"/>
              <w:sz w:val="34"/>
              <w:szCs w:val="34"/>
              <w14:ligatures w14:val="none"/>
            </w:rPr>
          </w:rPrChange>
        </w:rPr>
        <w:t>Users Table (</w:t>
      </w:r>
      <w:r w:rsidRPr="00427840">
        <w:rPr>
          <w:rFonts w:ascii="Roboto Mono" w:eastAsia="Times New Roman" w:hAnsi="Roboto Mono" w:cs="Times New Roman"/>
          <w:b/>
          <w:bCs/>
          <w:color w:val="188038"/>
          <w:kern w:val="0"/>
          <w:sz w:val="20"/>
          <w:szCs w:val="20"/>
          <w14:ligatures w14:val="none"/>
          <w:rPrChange w:id="3339" w:author="michaelaanas23@gmail.com" w:date="2026-09-25T21:51:00Z" w16du:dateUtc="2026-09-25T13:51:00Z">
            <w:rPr>
              <w:rFonts w:ascii="Roboto Mono" w:eastAsia="Times New Roman" w:hAnsi="Roboto Mono" w:cs="Times New Roman"/>
              <w:b/>
              <w:bCs/>
              <w:color w:val="188038"/>
              <w:kern w:val="0"/>
              <w:sz w:val="34"/>
              <w:szCs w:val="34"/>
              <w14:ligatures w14:val="none"/>
            </w:rPr>
          </w:rPrChange>
        </w:rPr>
        <w:t>user</w:t>
      </w:r>
      <w:r w:rsidRPr="00427840">
        <w:rPr>
          <w:rFonts w:ascii="Arial" w:eastAsia="Times New Roman" w:hAnsi="Arial" w:cs="Arial"/>
          <w:b/>
          <w:bCs/>
          <w:color w:val="000000"/>
          <w:kern w:val="0"/>
          <w:sz w:val="20"/>
          <w:szCs w:val="20"/>
          <w14:ligatures w14:val="none"/>
          <w:rPrChange w:id="3340" w:author="michaelaanas23@gmail.com" w:date="2026-09-25T21:51:00Z" w16du:dateUtc="2026-09-25T13:51:00Z">
            <w:rPr>
              <w:rFonts w:ascii="Arial" w:eastAsia="Times New Roman" w:hAnsi="Arial" w:cs="Arial"/>
              <w:b/>
              <w:bCs/>
              <w:color w:val="000000"/>
              <w:kern w:val="0"/>
              <w:sz w:val="34"/>
              <w:szCs w:val="34"/>
              <w14:ligatures w14:val="none"/>
            </w:rPr>
          </w:rPrChange>
        </w:rPr>
        <w:t>)</w:t>
      </w:r>
    </w:p>
    <w:p w14:paraId="500C09C6" w14:textId="77777777" w:rsidR="006338E1" w:rsidRPr="00427840" w:rsidRDefault="006338E1">
      <w:pPr>
        <w:spacing w:before="240" w:after="240" w:line="276" w:lineRule="auto"/>
        <w:jc w:val="both"/>
        <w:rPr>
          <w:rFonts w:ascii="Times New Roman" w:eastAsia="Times New Roman" w:hAnsi="Times New Roman" w:cs="Times New Roman"/>
          <w:kern w:val="0"/>
          <w:sz w:val="20"/>
          <w:szCs w:val="20"/>
          <w14:ligatures w14:val="none"/>
          <w:rPrChange w:id="3341" w:author="michaelaanas23@gmail.com" w:date="2026-09-25T21:51:00Z" w16du:dateUtc="2026-09-25T13:51:00Z">
            <w:rPr>
              <w:rFonts w:ascii="Times New Roman" w:eastAsia="Times New Roman" w:hAnsi="Times New Roman" w:cs="Times New Roman"/>
              <w:kern w:val="0"/>
              <w14:ligatures w14:val="none"/>
            </w:rPr>
          </w:rPrChange>
        </w:rPr>
        <w:pPrChange w:id="3342" w:author="michaelaanas23@gmail.com" w:date="2026-09-25T21:55:00Z" w16du:dateUtc="2026-09-25T13:55:00Z">
          <w:pPr>
            <w:spacing w:before="240" w:after="240" w:line="240" w:lineRule="auto"/>
            <w:jc w:val="both"/>
          </w:pPr>
        </w:pPrChange>
      </w:pPr>
      <w:r w:rsidRPr="00427840">
        <w:rPr>
          <w:rFonts w:ascii="Arial" w:eastAsia="Times New Roman" w:hAnsi="Arial" w:cs="Arial"/>
          <w:color w:val="000000"/>
          <w:kern w:val="0"/>
          <w:sz w:val="20"/>
          <w:szCs w:val="20"/>
          <w14:ligatures w14:val="none"/>
          <w:rPrChange w:id="3343" w:author="michaelaanas23@gmail.com" w:date="2026-09-25T21:51:00Z" w16du:dateUtc="2026-09-25T13:51:00Z">
            <w:rPr>
              <w:rFonts w:ascii="Arial" w:eastAsia="Times New Roman" w:hAnsi="Arial" w:cs="Arial"/>
              <w:color w:val="000000"/>
              <w:kern w:val="0"/>
              <w14:ligatures w14:val="none"/>
            </w:rPr>
          </w:rPrChange>
        </w:rPr>
        <w:t>This table stores user account credentials, roles, and branch assignments.</w:t>
      </w:r>
    </w:p>
    <w:tbl>
      <w:tblPr>
        <w:tblW w:w="0" w:type="auto"/>
        <w:tblCellMar>
          <w:top w:w="15" w:type="dxa"/>
          <w:left w:w="15" w:type="dxa"/>
          <w:bottom w:w="15" w:type="dxa"/>
          <w:right w:w="15" w:type="dxa"/>
        </w:tblCellMar>
        <w:tblLook w:val="04A0" w:firstRow="1" w:lastRow="0" w:firstColumn="1" w:lastColumn="0" w:noHBand="0" w:noVBand="1"/>
      </w:tblPr>
      <w:tblGrid>
        <w:gridCol w:w="1712"/>
        <w:gridCol w:w="3190"/>
      </w:tblGrid>
      <w:tr w:rsidR="006338E1" w:rsidRPr="00427840" w14:paraId="17DBDB4E" w14:textId="77777777">
        <w:trPr>
          <w:trHeight w:val="515"/>
        </w:trPr>
        <w:tc>
          <w:tcPr>
            <w:tcW w:w="0" w:type="auto"/>
            <w:tcMar>
              <w:top w:w="100" w:type="dxa"/>
              <w:left w:w="100" w:type="dxa"/>
              <w:bottom w:w="100" w:type="dxa"/>
              <w:right w:w="100" w:type="dxa"/>
            </w:tcMar>
            <w:hideMark/>
          </w:tcPr>
          <w:p w14:paraId="78DFD960"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344" w:author="michaelaanas23@gmail.com" w:date="2026-09-25T21:51:00Z" w16du:dateUtc="2026-09-25T13:51:00Z">
                  <w:rPr>
                    <w:rFonts w:ascii="Times New Roman" w:eastAsia="Times New Roman" w:hAnsi="Times New Roman" w:cs="Times New Roman"/>
                    <w:kern w:val="0"/>
                    <w14:ligatures w14:val="none"/>
                  </w:rPr>
                </w:rPrChange>
              </w:rPr>
              <w:pPrChange w:id="3345"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346" w:author="michaelaanas23@gmail.com" w:date="2026-09-25T21:51:00Z" w16du:dateUtc="2026-09-25T13:51:00Z">
                  <w:rPr>
                    <w:rFonts w:ascii="Arial" w:eastAsia="Times New Roman" w:hAnsi="Arial" w:cs="Arial"/>
                    <w:b/>
                    <w:bCs/>
                    <w:color w:val="000000"/>
                    <w:kern w:val="0"/>
                    <w14:ligatures w14:val="none"/>
                  </w:rPr>
                </w:rPrChange>
              </w:rPr>
              <w:t>Field</w:t>
            </w:r>
          </w:p>
        </w:tc>
        <w:tc>
          <w:tcPr>
            <w:tcW w:w="0" w:type="auto"/>
            <w:tcMar>
              <w:top w:w="100" w:type="dxa"/>
              <w:left w:w="100" w:type="dxa"/>
              <w:bottom w:w="100" w:type="dxa"/>
              <w:right w:w="100" w:type="dxa"/>
            </w:tcMar>
            <w:hideMark/>
          </w:tcPr>
          <w:p w14:paraId="3EA34005"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347" w:author="michaelaanas23@gmail.com" w:date="2026-09-25T21:51:00Z" w16du:dateUtc="2026-09-25T13:51:00Z">
                  <w:rPr>
                    <w:rFonts w:ascii="Times New Roman" w:eastAsia="Times New Roman" w:hAnsi="Times New Roman" w:cs="Times New Roman"/>
                    <w:kern w:val="0"/>
                    <w14:ligatures w14:val="none"/>
                  </w:rPr>
                </w:rPrChange>
              </w:rPr>
              <w:pPrChange w:id="3348"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349" w:author="michaelaanas23@gmail.com" w:date="2026-09-25T21:51:00Z" w16du:dateUtc="2026-09-25T13:51:00Z">
                  <w:rPr>
                    <w:rFonts w:ascii="Arial" w:eastAsia="Times New Roman" w:hAnsi="Arial" w:cs="Arial"/>
                    <w:b/>
                    <w:bCs/>
                    <w:color w:val="000000"/>
                    <w:kern w:val="0"/>
                    <w14:ligatures w14:val="none"/>
                  </w:rPr>
                </w:rPrChange>
              </w:rPr>
              <w:t>Description</w:t>
            </w:r>
          </w:p>
        </w:tc>
      </w:tr>
      <w:tr w:rsidR="006338E1" w:rsidRPr="00427840" w14:paraId="1D8AA058" w14:textId="77777777">
        <w:trPr>
          <w:trHeight w:val="515"/>
        </w:trPr>
        <w:tc>
          <w:tcPr>
            <w:tcW w:w="0" w:type="auto"/>
            <w:tcMar>
              <w:top w:w="100" w:type="dxa"/>
              <w:left w:w="100" w:type="dxa"/>
              <w:bottom w:w="100" w:type="dxa"/>
              <w:right w:w="100" w:type="dxa"/>
            </w:tcMar>
            <w:hideMark/>
          </w:tcPr>
          <w:p w14:paraId="687910DB"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350" w:author="michaelaanas23@gmail.com" w:date="2026-09-25T21:51:00Z" w16du:dateUtc="2026-09-25T13:51:00Z">
                  <w:rPr>
                    <w:rFonts w:ascii="Times New Roman" w:eastAsia="Times New Roman" w:hAnsi="Times New Roman" w:cs="Times New Roman"/>
                    <w:kern w:val="0"/>
                    <w14:ligatures w14:val="none"/>
                  </w:rPr>
                </w:rPrChange>
              </w:rPr>
              <w:pPrChange w:id="3351"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352" w:author="michaelaanas23@gmail.com" w:date="2026-09-25T21:51:00Z" w16du:dateUtc="2026-09-25T13:51:00Z">
                  <w:rPr>
                    <w:rFonts w:ascii="Arial" w:eastAsia="Times New Roman" w:hAnsi="Arial" w:cs="Arial"/>
                    <w:b/>
                    <w:bCs/>
                    <w:color w:val="000000"/>
                    <w:kern w:val="0"/>
                    <w14:ligatures w14:val="none"/>
                  </w:rPr>
                </w:rPrChange>
              </w:rPr>
              <w:t>id</w:t>
            </w:r>
          </w:p>
        </w:tc>
        <w:tc>
          <w:tcPr>
            <w:tcW w:w="0" w:type="auto"/>
            <w:tcMar>
              <w:top w:w="100" w:type="dxa"/>
              <w:left w:w="100" w:type="dxa"/>
              <w:bottom w:w="100" w:type="dxa"/>
              <w:right w:w="100" w:type="dxa"/>
            </w:tcMar>
            <w:hideMark/>
          </w:tcPr>
          <w:p w14:paraId="07889361"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353" w:author="michaelaanas23@gmail.com" w:date="2026-09-25T21:51:00Z" w16du:dateUtc="2026-09-25T13:51:00Z">
                  <w:rPr>
                    <w:rFonts w:ascii="Times New Roman" w:eastAsia="Times New Roman" w:hAnsi="Times New Roman" w:cs="Times New Roman"/>
                    <w:kern w:val="0"/>
                    <w14:ligatures w14:val="none"/>
                  </w:rPr>
                </w:rPrChange>
              </w:rPr>
              <w:pPrChange w:id="3354"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355" w:author="michaelaanas23@gmail.com" w:date="2026-09-25T21:51:00Z" w16du:dateUtc="2026-09-25T13:51:00Z">
                  <w:rPr>
                    <w:rFonts w:ascii="Arial" w:eastAsia="Times New Roman" w:hAnsi="Arial" w:cs="Arial"/>
                    <w:color w:val="000000"/>
                    <w:kern w:val="0"/>
                    <w14:ligatures w14:val="none"/>
                  </w:rPr>
                </w:rPrChange>
              </w:rPr>
              <w:t>Primary Key</w:t>
            </w:r>
          </w:p>
        </w:tc>
      </w:tr>
      <w:tr w:rsidR="006338E1" w:rsidRPr="00427840" w14:paraId="29344D0D" w14:textId="77777777">
        <w:trPr>
          <w:trHeight w:val="515"/>
        </w:trPr>
        <w:tc>
          <w:tcPr>
            <w:tcW w:w="0" w:type="auto"/>
            <w:tcMar>
              <w:top w:w="100" w:type="dxa"/>
              <w:left w:w="100" w:type="dxa"/>
              <w:bottom w:w="100" w:type="dxa"/>
              <w:right w:w="100" w:type="dxa"/>
            </w:tcMar>
            <w:hideMark/>
          </w:tcPr>
          <w:p w14:paraId="6A361AF8"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356" w:author="michaelaanas23@gmail.com" w:date="2026-09-25T21:51:00Z" w16du:dateUtc="2026-09-25T13:51:00Z">
                  <w:rPr>
                    <w:rFonts w:ascii="Times New Roman" w:eastAsia="Times New Roman" w:hAnsi="Times New Roman" w:cs="Times New Roman"/>
                    <w:kern w:val="0"/>
                    <w14:ligatures w14:val="none"/>
                  </w:rPr>
                </w:rPrChange>
              </w:rPr>
              <w:pPrChange w:id="3357"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358" w:author="michaelaanas23@gmail.com" w:date="2026-09-25T21:51:00Z" w16du:dateUtc="2026-09-25T13:51:00Z">
                  <w:rPr>
                    <w:rFonts w:ascii="Arial" w:eastAsia="Times New Roman" w:hAnsi="Arial" w:cs="Arial"/>
                    <w:b/>
                    <w:bCs/>
                    <w:color w:val="000000"/>
                    <w:kern w:val="0"/>
                    <w14:ligatures w14:val="none"/>
                  </w:rPr>
                </w:rPrChange>
              </w:rPr>
              <w:t>username</w:t>
            </w:r>
          </w:p>
        </w:tc>
        <w:tc>
          <w:tcPr>
            <w:tcW w:w="0" w:type="auto"/>
            <w:tcMar>
              <w:top w:w="100" w:type="dxa"/>
              <w:left w:w="100" w:type="dxa"/>
              <w:bottom w:w="100" w:type="dxa"/>
              <w:right w:w="100" w:type="dxa"/>
            </w:tcMar>
            <w:hideMark/>
          </w:tcPr>
          <w:p w14:paraId="38B5957A"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359" w:author="michaelaanas23@gmail.com" w:date="2026-09-25T21:51:00Z" w16du:dateUtc="2026-09-25T13:51:00Z">
                  <w:rPr>
                    <w:rFonts w:ascii="Times New Roman" w:eastAsia="Times New Roman" w:hAnsi="Times New Roman" w:cs="Times New Roman"/>
                    <w:kern w:val="0"/>
                    <w14:ligatures w14:val="none"/>
                  </w:rPr>
                </w:rPrChange>
              </w:rPr>
              <w:pPrChange w:id="3360"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361" w:author="michaelaanas23@gmail.com" w:date="2026-09-25T21:51:00Z" w16du:dateUtc="2026-09-25T13:51:00Z">
                  <w:rPr>
                    <w:rFonts w:ascii="Arial" w:eastAsia="Times New Roman" w:hAnsi="Arial" w:cs="Arial"/>
                    <w:color w:val="000000"/>
                    <w:kern w:val="0"/>
                    <w14:ligatures w14:val="none"/>
                  </w:rPr>
                </w:rPrChange>
              </w:rPr>
              <w:t>Login Username</w:t>
            </w:r>
          </w:p>
        </w:tc>
      </w:tr>
      <w:tr w:rsidR="006338E1" w:rsidRPr="00427840" w14:paraId="72CEEE2A" w14:textId="77777777">
        <w:trPr>
          <w:trHeight w:val="515"/>
        </w:trPr>
        <w:tc>
          <w:tcPr>
            <w:tcW w:w="0" w:type="auto"/>
            <w:tcMar>
              <w:top w:w="100" w:type="dxa"/>
              <w:left w:w="100" w:type="dxa"/>
              <w:bottom w:w="100" w:type="dxa"/>
              <w:right w:w="100" w:type="dxa"/>
            </w:tcMar>
            <w:hideMark/>
          </w:tcPr>
          <w:p w14:paraId="567CBC7F"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362" w:author="michaelaanas23@gmail.com" w:date="2026-09-25T21:51:00Z" w16du:dateUtc="2026-09-25T13:51:00Z">
                  <w:rPr>
                    <w:rFonts w:ascii="Times New Roman" w:eastAsia="Times New Roman" w:hAnsi="Times New Roman" w:cs="Times New Roman"/>
                    <w:kern w:val="0"/>
                    <w14:ligatures w14:val="none"/>
                  </w:rPr>
                </w:rPrChange>
              </w:rPr>
              <w:pPrChange w:id="3363"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364" w:author="michaelaanas23@gmail.com" w:date="2026-09-25T21:51:00Z" w16du:dateUtc="2026-09-25T13:51:00Z">
                  <w:rPr>
                    <w:rFonts w:ascii="Arial" w:eastAsia="Times New Roman" w:hAnsi="Arial" w:cs="Arial"/>
                    <w:b/>
                    <w:bCs/>
                    <w:color w:val="000000"/>
                    <w:kern w:val="0"/>
                    <w14:ligatures w14:val="none"/>
                  </w:rPr>
                </w:rPrChange>
              </w:rPr>
              <w:t>email</w:t>
            </w:r>
          </w:p>
        </w:tc>
        <w:tc>
          <w:tcPr>
            <w:tcW w:w="0" w:type="auto"/>
            <w:tcMar>
              <w:top w:w="100" w:type="dxa"/>
              <w:left w:w="100" w:type="dxa"/>
              <w:bottom w:w="100" w:type="dxa"/>
              <w:right w:w="100" w:type="dxa"/>
            </w:tcMar>
            <w:hideMark/>
          </w:tcPr>
          <w:p w14:paraId="0A5826A3"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365" w:author="michaelaanas23@gmail.com" w:date="2026-09-25T21:51:00Z" w16du:dateUtc="2026-09-25T13:51:00Z">
                  <w:rPr>
                    <w:rFonts w:ascii="Times New Roman" w:eastAsia="Times New Roman" w:hAnsi="Times New Roman" w:cs="Times New Roman"/>
                    <w:kern w:val="0"/>
                    <w14:ligatures w14:val="none"/>
                  </w:rPr>
                </w:rPrChange>
              </w:rPr>
              <w:pPrChange w:id="3366"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367" w:author="michaelaanas23@gmail.com" w:date="2026-09-25T21:51:00Z" w16du:dateUtc="2026-09-25T13:51:00Z">
                  <w:rPr>
                    <w:rFonts w:ascii="Arial" w:eastAsia="Times New Roman" w:hAnsi="Arial" w:cs="Arial"/>
                    <w:color w:val="000000"/>
                    <w:kern w:val="0"/>
                    <w14:ligatures w14:val="none"/>
                  </w:rPr>
                </w:rPrChange>
              </w:rPr>
              <w:t>User Email Address</w:t>
            </w:r>
          </w:p>
        </w:tc>
      </w:tr>
      <w:tr w:rsidR="006338E1" w:rsidRPr="00427840" w14:paraId="2F81DB83" w14:textId="77777777">
        <w:trPr>
          <w:trHeight w:val="515"/>
        </w:trPr>
        <w:tc>
          <w:tcPr>
            <w:tcW w:w="0" w:type="auto"/>
            <w:tcMar>
              <w:top w:w="100" w:type="dxa"/>
              <w:left w:w="100" w:type="dxa"/>
              <w:bottom w:w="100" w:type="dxa"/>
              <w:right w:w="100" w:type="dxa"/>
            </w:tcMar>
            <w:hideMark/>
          </w:tcPr>
          <w:p w14:paraId="0793AEE2"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368" w:author="michaelaanas23@gmail.com" w:date="2026-09-25T21:51:00Z" w16du:dateUtc="2026-09-25T13:51:00Z">
                  <w:rPr>
                    <w:rFonts w:ascii="Times New Roman" w:eastAsia="Times New Roman" w:hAnsi="Times New Roman" w:cs="Times New Roman"/>
                    <w:kern w:val="0"/>
                    <w14:ligatures w14:val="none"/>
                  </w:rPr>
                </w:rPrChange>
              </w:rPr>
              <w:pPrChange w:id="3369" w:author="michaelaanas23@gmail.com" w:date="2026-09-25T21:55:00Z" w16du:dateUtc="2026-09-25T13:55:00Z">
                <w:pPr>
                  <w:spacing w:after="0" w:line="240" w:lineRule="auto"/>
                  <w:jc w:val="both"/>
                </w:pPr>
              </w:pPrChange>
            </w:pPr>
            <w:proofErr w:type="spellStart"/>
            <w:r w:rsidRPr="00427840">
              <w:rPr>
                <w:rFonts w:ascii="Arial" w:eastAsia="Times New Roman" w:hAnsi="Arial" w:cs="Arial"/>
                <w:b/>
                <w:bCs/>
                <w:color w:val="000000"/>
                <w:kern w:val="0"/>
                <w:sz w:val="20"/>
                <w:szCs w:val="20"/>
                <w14:ligatures w14:val="none"/>
                <w:rPrChange w:id="3370" w:author="michaelaanas23@gmail.com" w:date="2026-09-25T21:51:00Z" w16du:dateUtc="2026-09-25T13:51:00Z">
                  <w:rPr>
                    <w:rFonts w:ascii="Arial" w:eastAsia="Times New Roman" w:hAnsi="Arial" w:cs="Arial"/>
                    <w:b/>
                    <w:bCs/>
                    <w:color w:val="000000"/>
                    <w:kern w:val="0"/>
                    <w14:ligatures w14:val="none"/>
                  </w:rPr>
                </w:rPrChange>
              </w:rPr>
              <w:t>password_hash</w:t>
            </w:r>
            <w:proofErr w:type="spellEnd"/>
          </w:p>
        </w:tc>
        <w:tc>
          <w:tcPr>
            <w:tcW w:w="0" w:type="auto"/>
            <w:tcMar>
              <w:top w:w="100" w:type="dxa"/>
              <w:left w:w="100" w:type="dxa"/>
              <w:bottom w:w="100" w:type="dxa"/>
              <w:right w:w="100" w:type="dxa"/>
            </w:tcMar>
            <w:hideMark/>
          </w:tcPr>
          <w:p w14:paraId="47A8BDB0"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371" w:author="michaelaanas23@gmail.com" w:date="2026-09-25T21:51:00Z" w16du:dateUtc="2026-09-25T13:51:00Z">
                  <w:rPr>
                    <w:rFonts w:ascii="Times New Roman" w:eastAsia="Times New Roman" w:hAnsi="Times New Roman" w:cs="Times New Roman"/>
                    <w:kern w:val="0"/>
                    <w14:ligatures w14:val="none"/>
                  </w:rPr>
                </w:rPrChange>
              </w:rPr>
              <w:pPrChange w:id="3372"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373" w:author="michaelaanas23@gmail.com" w:date="2026-09-25T21:51:00Z" w16du:dateUtc="2026-09-25T13:51:00Z">
                  <w:rPr>
                    <w:rFonts w:ascii="Arial" w:eastAsia="Times New Roman" w:hAnsi="Arial" w:cs="Arial"/>
                    <w:color w:val="000000"/>
                    <w:kern w:val="0"/>
                    <w14:ligatures w14:val="none"/>
                  </w:rPr>
                </w:rPrChange>
              </w:rPr>
              <w:t>Encrypted Password (</w:t>
            </w:r>
            <w:proofErr w:type="spellStart"/>
            <w:r w:rsidRPr="00427840">
              <w:rPr>
                <w:rFonts w:ascii="Arial" w:eastAsia="Times New Roman" w:hAnsi="Arial" w:cs="Arial"/>
                <w:color w:val="000000"/>
                <w:kern w:val="0"/>
                <w:sz w:val="20"/>
                <w:szCs w:val="20"/>
                <w14:ligatures w14:val="none"/>
                <w:rPrChange w:id="3374" w:author="michaelaanas23@gmail.com" w:date="2026-09-25T21:51:00Z" w16du:dateUtc="2026-09-25T13:51:00Z">
                  <w:rPr>
                    <w:rFonts w:ascii="Arial" w:eastAsia="Times New Roman" w:hAnsi="Arial" w:cs="Arial"/>
                    <w:color w:val="000000"/>
                    <w:kern w:val="0"/>
                    <w14:ligatures w14:val="none"/>
                  </w:rPr>
                </w:rPrChange>
              </w:rPr>
              <w:t>Bcrypt</w:t>
            </w:r>
            <w:proofErr w:type="spellEnd"/>
            <w:r w:rsidRPr="00427840">
              <w:rPr>
                <w:rFonts w:ascii="Arial" w:eastAsia="Times New Roman" w:hAnsi="Arial" w:cs="Arial"/>
                <w:color w:val="000000"/>
                <w:kern w:val="0"/>
                <w:sz w:val="20"/>
                <w:szCs w:val="20"/>
                <w14:ligatures w14:val="none"/>
                <w:rPrChange w:id="3375" w:author="michaelaanas23@gmail.com" w:date="2026-09-25T21:51:00Z" w16du:dateUtc="2026-09-25T13:51:00Z">
                  <w:rPr>
                    <w:rFonts w:ascii="Arial" w:eastAsia="Times New Roman" w:hAnsi="Arial" w:cs="Arial"/>
                    <w:color w:val="000000"/>
                    <w:kern w:val="0"/>
                    <w14:ligatures w14:val="none"/>
                  </w:rPr>
                </w:rPrChange>
              </w:rPr>
              <w:t>)</w:t>
            </w:r>
          </w:p>
        </w:tc>
      </w:tr>
      <w:tr w:rsidR="006338E1" w:rsidRPr="00427840" w14:paraId="3AFCBDD2" w14:textId="77777777">
        <w:trPr>
          <w:trHeight w:val="515"/>
        </w:trPr>
        <w:tc>
          <w:tcPr>
            <w:tcW w:w="0" w:type="auto"/>
            <w:tcMar>
              <w:top w:w="100" w:type="dxa"/>
              <w:left w:w="100" w:type="dxa"/>
              <w:bottom w:w="100" w:type="dxa"/>
              <w:right w:w="100" w:type="dxa"/>
            </w:tcMar>
            <w:hideMark/>
          </w:tcPr>
          <w:p w14:paraId="23CEEA83"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376" w:author="michaelaanas23@gmail.com" w:date="2026-09-25T21:51:00Z" w16du:dateUtc="2026-09-25T13:51:00Z">
                  <w:rPr>
                    <w:rFonts w:ascii="Times New Roman" w:eastAsia="Times New Roman" w:hAnsi="Times New Roman" w:cs="Times New Roman"/>
                    <w:kern w:val="0"/>
                    <w14:ligatures w14:val="none"/>
                  </w:rPr>
                </w:rPrChange>
              </w:rPr>
              <w:pPrChange w:id="3377"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378" w:author="michaelaanas23@gmail.com" w:date="2026-09-25T21:51:00Z" w16du:dateUtc="2026-09-25T13:51:00Z">
                  <w:rPr>
                    <w:rFonts w:ascii="Arial" w:eastAsia="Times New Roman" w:hAnsi="Arial" w:cs="Arial"/>
                    <w:b/>
                    <w:bCs/>
                    <w:color w:val="000000"/>
                    <w:kern w:val="0"/>
                    <w14:ligatures w14:val="none"/>
                  </w:rPr>
                </w:rPrChange>
              </w:rPr>
              <w:t>role</w:t>
            </w:r>
          </w:p>
        </w:tc>
        <w:tc>
          <w:tcPr>
            <w:tcW w:w="0" w:type="auto"/>
            <w:tcMar>
              <w:top w:w="100" w:type="dxa"/>
              <w:left w:w="100" w:type="dxa"/>
              <w:bottom w:w="100" w:type="dxa"/>
              <w:right w:w="100" w:type="dxa"/>
            </w:tcMar>
            <w:hideMark/>
          </w:tcPr>
          <w:p w14:paraId="540766BA"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379" w:author="michaelaanas23@gmail.com" w:date="2026-09-25T21:51:00Z" w16du:dateUtc="2026-09-25T13:51:00Z">
                  <w:rPr>
                    <w:rFonts w:ascii="Times New Roman" w:eastAsia="Times New Roman" w:hAnsi="Times New Roman" w:cs="Times New Roman"/>
                    <w:kern w:val="0"/>
                    <w14:ligatures w14:val="none"/>
                  </w:rPr>
                </w:rPrChange>
              </w:rPr>
              <w:pPrChange w:id="3380"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381" w:author="michaelaanas23@gmail.com" w:date="2026-09-25T21:51:00Z" w16du:dateUtc="2026-09-25T13:51:00Z">
                  <w:rPr>
                    <w:rFonts w:ascii="Arial" w:eastAsia="Times New Roman" w:hAnsi="Arial" w:cs="Arial"/>
                    <w:color w:val="000000"/>
                    <w:kern w:val="0"/>
                    <w14:ligatures w14:val="none"/>
                  </w:rPr>
                </w:rPrChange>
              </w:rPr>
              <w:t>User Access Level (Admin / Staff)</w:t>
            </w:r>
          </w:p>
        </w:tc>
      </w:tr>
      <w:tr w:rsidR="006338E1" w:rsidRPr="00427840" w14:paraId="1A4A0EB3" w14:textId="77777777">
        <w:trPr>
          <w:trHeight w:val="515"/>
        </w:trPr>
        <w:tc>
          <w:tcPr>
            <w:tcW w:w="0" w:type="auto"/>
            <w:tcMar>
              <w:top w:w="100" w:type="dxa"/>
              <w:left w:w="100" w:type="dxa"/>
              <w:bottom w:w="100" w:type="dxa"/>
              <w:right w:w="100" w:type="dxa"/>
            </w:tcMar>
            <w:hideMark/>
          </w:tcPr>
          <w:p w14:paraId="0D0AE960"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382" w:author="michaelaanas23@gmail.com" w:date="2026-09-25T21:51:00Z" w16du:dateUtc="2026-09-25T13:51:00Z">
                  <w:rPr>
                    <w:rFonts w:ascii="Times New Roman" w:eastAsia="Times New Roman" w:hAnsi="Times New Roman" w:cs="Times New Roman"/>
                    <w:kern w:val="0"/>
                    <w14:ligatures w14:val="none"/>
                  </w:rPr>
                </w:rPrChange>
              </w:rPr>
              <w:pPrChange w:id="3383" w:author="michaelaanas23@gmail.com" w:date="2026-09-25T21:55:00Z" w16du:dateUtc="2026-09-25T13:55:00Z">
                <w:pPr>
                  <w:spacing w:after="0" w:line="240" w:lineRule="auto"/>
                  <w:jc w:val="both"/>
                </w:pPr>
              </w:pPrChange>
            </w:pPr>
            <w:proofErr w:type="spellStart"/>
            <w:r w:rsidRPr="00427840">
              <w:rPr>
                <w:rFonts w:ascii="Arial" w:eastAsia="Times New Roman" w:hAnsi="Arial" w:cs="Arial"/>
                <w:b/>
                <w:bCs/>
                <w:color w:val="000000"/>
                <w:kern w:val="0"/>
                <w:sz w:val="20"/>
                <w:szCs w:val="20"/>
                <w14:ligatures w14:val="none"/>
                <w:rPrChange w:id="3384" w:author="michaelaanas23@gmail.com" w:date="2026-09-25T21:51:00Z" w16du:dateUtc="2026-09-25T13:51:00Z">
                  <w:rPr>
                    <w:rFonts w:ascii="Arial" w:eastAsia="Times New Roman" w:hAnsi="Arial" w:cs="Arial"/>
                    <w:b/>
                    <w:bCs/>
                    <w:color w:val="000000"/>
                    <w:kern w:val="0"/>
                    <w14:ligatures w14:val="none"/>
                  </w:rPr>
                </w:rPrChange>
              </w:rPr>
              <w:t>branch_id</w:t>
            </w:r>
            <w:proofErr w:type="spellEnd"/>
          </w:p>
        </w:tc>
        <w:tc>
          <w:tcPr>
            <w:tcW w:w="0" w:type="auto"/>
            <w:tcMar>
              <w:top w:w="100" w:type="dxa"/>
              <w:left w:w="100" w:type="dxa"/>
              <w:bottom w:w="100" w:type="dxa"/>
              <w:right w:w="100" w:type="dxa"/>
            </w:tcMar>
            <w:hideMark/>
          </w:tcPr>
          <w:p w14:paraId="76A7B14F"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385" w:author="michaelaanas23@gmail.com" w:date="2026-09-25T21:51:00Z" w16du:dateUtc="2026-09-25T13:51:00Z">
                  <w:rPr>
                    <w:rFonts w:ascii="Times New Roman" w:eastAsia="Times New Roman" w:hAnsi="Times New Roman" w:cs="Times New Roman"/>
                    <w:kern w:val="0"/>
                    <w14:ligatures w14:val="none"/>
                  </w:rPr>
                </w:rPrChange>
              </w:rPr>
              <w:pPrChange w:id="3386"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387" w:author="michaelaanas23@gmail.com" w:date="2026-09-25T21:51:00Z" w16du:dateUtc="2026-09-25T13:51:00Z">
                  <w:rPr>
                    <w:rFonts w:ascii="Arial" w:eastAsia="Times New Roman" w:hAnsi="Arial" w:cs="Arial"/>
                    <w:color w:val="000000"/>
                    <w:kern w:val="0"/>
                    <w14:ligatures w14:val="none"/>
                  </w:rPr>
                </w:rPrChange>
              </w:rPr>
              <w:t>Foreign Key (</w:t>
            </w:r>
            <w:r w:rsidRPr="00427840">
              <w:rPr>
                <w:rFonts w:ascii="Roboto Mono" w:eastAsia="Times New Roman" w:hAnsi="Roboto Mono" w:cs="Times New Roman"/>
                <w:color w:val="188038"/>
                <w:kern w:val="0"/>
                <w:sz w:val="20"/>
                <w:szCs w:val="20"/>
                <w14:ligatures w14:val="none"/>
                <w:rPrChange w:id="3388" w:author="michaelaanas23@gmail.com" w:date="2026-09-25T21:51:00Z" w16du:dateUtc="2026-09-25T13:51:00Z">
                  <w:rPr>
                    <w:rFonts w:ascii="Roboto Mono" w:eastAsia="Times New Roman" w:hAnsi="Roboto Mono" w:cs="Times New Roman"/>
                    <w:color w:val="188038"/>
                    <w:kern w:val="0"/>
                    <w14:ligatures w14:val="none"/>
                  </w:rPr>
                </w:rPrChange>
              </w:rPr>
              <w:t>branch</w:t>
            </w:r>
            <w:r w:rsidRPr="00427840">
              <w:rPr>
                <w:rFonts w:ascii="Arial" w:eastAsia="Times New Roman" w:hAnsi="Arial" w:cs="Arial"/>
                <w:color w:val="000000"/>
                <w:kern w:val="0"/>
                <w:sz w:val="20"/>
                <w:szCs w:val="20"/>
                <w14:ligatures w14:val="none"/>
                <w:rPrChange w:id="3389" w:author="michaelaanas23@gmail.com" w:date="2026-09-25T21:51:00Z" w16du:dateUtc="2026-09-25T13:51:00Z">
                  <w:rPr>
                    <w:rFonts w:ascii="Arial" w:eastAsia="Times New Roman" w:hAnsi="Arial" w:cs="Arial"/>
                    <w:color w:val="000000"/>
                    <w:kern w:val="0"/>
                    <w14:ligatures w14:val="none"/>
                  </w:rPr>
                </w:rPrChange>
              </w:rPr>
              <w:t>)</w:t>
            </w:r>
          </w:p>
        </w:tc>
      </w:tr>
      <w:tr w:rsidR="006338E1" w:rsidRPr="00427840" w14:paraId="0BB4BDBC" w14:textId="77777777">
        <w:trPr>
          <w:trHeight w:val="515"/>
        </w:trPr>
        <w:tc>
          <w:tcPr>
            <w:tcW w:w="0" w:type="auto"/>
            <w:tcMar>
              <w:top w:w="100" w:type="dxa"/>
              <w:left w:w="100" w:type="dxa"/>
              <w:bottom w:w="100" w:type="dxa"/>
              <w:right w:w="100" w:type="dxa"/>
            </w:tcMar>
            <w:hideMark/>
          </w:tcPr>
          <w:p w14:paraId="2622AB31"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390" w:author="michaelaanas23@gmail.com" w:date="2026-09-25T21:51:00Z" w16du:dateUtc="2026-09-25T13:51:00Z">
                  <w:rPr>
                    <w:rFonts w:ascii="Times New Roman" w:eastAsia="Times New Roman" w:hAnsi="Times New Roman" w:cs="Times New Roman"/>
                    <w:kern w:val="0"/>
                    <w14:ligatures w14:val="none"/>
                  </w:rPr>
                </w:rPrChange>
              </w:rPr>
              <w:pPrChange w:id="3391" w:author="michaelaanas23@gmail.com" w:date="2026-09-25T21:55:00Z" w16du:dateUtc="2026-09-25T13:55:00Z">
                <w:pPr>
                  <w:spacing w:after="0" w:line="240" w:lineRule="auto"/>
                  <w:jc w:val="both"/>
                </w:pPr>
              </w:pPrChange>
            </w:pPr>
            <w:proofErr w:type="spellStart"/>
            <w:r w:rsidRPr="00427840">
              <w:rPr>
                <w:rFonts w:ascii="Arial" w:eastAsia="Times New Roman" w:hAnsi="Arial" w:cs="Arial"/>
                <w:b/>
                <w:bCs/>
                <w:color w:val="000000"/>
                <w:kern w:val="0"/>
                <w:sz w:val="20"/>
                <w:szCs w:val="20"/>
                <w14:ligatures w14:val="none"/>
                <w:rPrChange w:id="3392" w:author="michaelaanas23@gmail.com" w:date="2026-09-25T21:51:00Z" w16du:dateUtc="2026-09-25T13:51:00Z">
                  <w:rPr>
                    <w:rFonts w:ascii="Arial" w:eastAsia="Times New Roman" w:hAnsi="Arial" w:cs="Arial"/>
                    <w:b/>
                    <w:bCs/>
                    <w:color w:val="000000"/>
                    <w:kern w:val="0"/>
                    <w14:ligatures w14:val="none"/>
                  </w:rPr>
                </w:rPrChange>
              </w:rPr>
              <w:t>created_at</w:t>
            </w:r>
            <w:proofErr w:type="spellEnd"/>
          </w:p>
        </w:tc>
        <w:tc>
          <w:tcPr>
            <w:tcW w:w="0" w:type="auto"/>
            <w:tcMar>
              <w:top w:w="100" w:type="dxa"/>
              <w:left w:w="100" w:type="dxa"/>
              <w:bottom w:w="100" w:type="dxa"/>
              <w:right w:w="100" w:type="dxa"/>
            </w:tcMar>
            <w:hideMark/>
          </w:tcPr>
          <w:p w14:paraId="1B0E3931"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393" w:author="michaelaanas23@gmail.com" w:date="2026-09-25T21:51:00Z" w16du:dateUtc="2026-09-25T13:51:00Z">
                  <w:rPr>
                    <w:rFonts w:ascii="Times New Roman" w:eastAsia="Times New Roman" w:hAnsi="Times New Roman" w:cs="Times New Roman"/>
                    <w:kern w:val="0"/>
                    <w14:ligatures w14:val="none"/>
                  </w:rPr>
                </w:rPrChange>
              </w:rPr>
              <w:pPrChange w:id="3394"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395" w:author="michaelaanas23@gmail.com" w:date="2026-09-25T21:51:00Z" w16du:dateUtc="2026-09-25T13:51:00Z">
                  <w:rPr>
                    <w:rFonts w:ascii="Arial" w:eastAsia="Times New Roman" w:hAnsi="Arial" w:cs="Arial"/>
                    <w:color w:val="000000"/>
                    <w:kern w:val="0"/>
                    <w14:ligatures w14:val="none"/>
                  </w:rPr>
                </w:rPrChange>
              </w:rPr>
              <w:t>Account Creation Date</w:t>
            </w:r>
          </w:p>
        </w:tc>
      </w:tr>
    </w:tbl>
    <w:p w14:paraId="254ECE18"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396" w:author="michaelaanas23@gmail.com" w:date="2026-09-25T21:51:00Z" w16du:dateUtc="2026-09-25T13:51:00Z">
            <w:rPr>
              <w:rFonts w:ascii="Times New Roman" w:eastAsia="Times New Roman" w:hAnsi="Times New Roman" w:cs="Times New Roman"/>
              <w:kern w:val="0"/>
              <w14:ligatures w14:val="none"/>
            </w:rPr>
          </w:rPrChange>
        </w:rPr>
        <w:pPrChange w:id="3397" w:author="michaelaanas23@gmail.com" w:date="2026-09-25T21:55:00Z" w16du:dateUtc="2026-09-25T13:55:00Z">
          <w:pPr>
            <w:spacing w:after="0" w:line="240" w:lineRule="auto"/>
            <w:jc w:val="both"/>
          </w:pPr>
        </w:pPrChange>
      </w:pPr>
    </w:p>
    <w:p w14:paraId="5B453F1E" w14:textId="77777777" w:rsidR="006338E1" w:rsidRPr="00427840" w:rsidRDefault="006338E1">
      <w:pPr>
        <w:spacing w:before="360" w:after="80" w:line="276" w:lineRule="auto"/>
        <w:jc w:val="both"/>
        <w:outlineLvl w:val="1"/>
        <w:rPr>
          <w:rFonts w:ascii="Times New Roman" w:eastAsia="Times New Roman" w:hAnsi="Times New Roman" w:cs="Times New Roman"/>
          <w:b/>
          <w:bCs/>
          <w:kern w:val="0"/>
          <w:sz w:val="20"/>
          <w:szCs w:val="20"/>
          <w14:ligatures w14:val="none"/>
          <w:rPrChange w:id="3398" w:author="michaelaanas23@gmail.com" w:date="2026-09-25T21:51:00Z" w16du:dateUtc="2026-09-25T13:51:00Z">
            <w:rPr>
              <w:rFonts w:ascii="Times New Roman" w:eastAsia="Times New Roman" w:hAnsi="Times New Roman" w:cs="Times New Roman"/>
              <w:b/>
              <w:bCs/>
              <w:kern w:val="0"/>
              <w:sz w:val="36"/>
              <w:szCs w:val="36"/>
              <w14:ligatures w14:val="none"/>
            </w:rPr>
          </w:rPrChange>
        </w:rPr>
        <w:pPrChange w:id="3399" w:author="michaelaanas23@gmail.com" w:date="2026-09-25T21:55:00Z" w16du:dateUtc="2026-09-25T13:55:00Z">
          <w:pPr>
            <w:spacing w:before="360" w:after="80" w:line="240" w:lineRule="auto"/>
            <w:jc w:val="both"/>
            <w:outlineLvl w:val="1"/>
          </w:pPr>
        </w:pPrChange>
      </w:pPr>
      <w:r w:rsidRPr="00427840">
        <w:rPr>
          <w:rFonts w:ascii="Arial" w:eastAsia="Times New Roman" w:hAnsi="Arial" w:cs="Arial"/>
          <w:b/>
          <w:bCs/>
          <w:color w:val="000000"/>
          <w:kern w:val="0"/>
          <w:sz w:val="20"/>
          <w:szCs w:val="20"/>
          <w14:ligatures w14:val="none"/>
          <w:rPrChange w:id="3400" w:author="michaelaanas23@gmail.com" w:date="2026-09-25T21:51:00Z" w16du:dateUtc="2026-09-25T13:51:00Z">
            <w:rPr>
              <w:rFonts w:ascii="Arial" w:eastAsia="Times New Roman" w:hAnsi="Arial" w:cs="Arial"/>
              <w:b/>
              <w:bCs/>
              <w:color w:val="000000"/>
              <w:kern w:val="0"/>
              <w:sz w:val="34"/>
              <w:szCs w:val="34"/>
              <w14:ligatures w14:val="none"/>
            </w:rPr>
          </w:rPrChange>
        </w:rPr>
        <w:t>Customers Table (</w:t>
      </w:r>
      <w:r w:rsidRPr="00427840">
        <w:rPr>
          <w:rFonts w:ascii="Roboto Mono" w:eastAsia="Times New Roman" w:hAnsi="Roboto Mono" w:cs="Times New Roman"/>
          <w:b/>
          <w:bCs/>
          <w:color w:val="188038"/>
          <w:kern w:val="0"/>
          <w:sz w:val="20"/>
          <w:szCs w:val="20"/>
          <w14:ligatures w14:val="none"/>
          <w:rPrChange w:id="3401" w:author="michaelaanas23@gmail.com" w:date="2026-09-25T21:51:00Z" w16du:dateUtc="2026-09-25T13:51:00Z">
            <w:rPr>
              <w:rFonts w:ascii="Roboto Mono" w:eastAsia="Times New Roman" w:hAnsi="Roboto Mono" w:cs="Times New Roman"/>
              <w:b/>
              <w:bCs/>
              <w:color w:val="188038"/>
              <w:kern w:val="0"/>
              <w:sz w:val="34"/>
              <w:szCs w:val="34"/>
              <w14:ligatures w14:val="none"/>
            </w:rPr>
          </w:rPrChange>
        </w:rPr>
        <w:t>customer</w:t>
      </w:r>
      <w:r w:rsidRPr="00427840">
        <w:rPr>
          <w:rFonts w:ascii="Arial" w:eastAsia="Times New Roman" w:hAnsi="Arial" w:cs="Arial"/>
          <w:b/>
          <w:bCs/>
          <w:color w:val="000000"/>
          <w:kern w:val="0"/>
          <w:sz w:val="20"/>
          <w:szCs w:val="20"/>
          <w14:ligatures w14:val="none"/>
          <w:rPrChange w:id="3402" w:author="michaelaanas23@gmail.com" w:date="2026-09-25T21:51:00Z" w16du:dateUtc="2026-09-25T13:51:00Z">
            <w:rPr>
              <w:rFonts w:ascii="Arial" w:eastAsia="Times New Roman" w:hAnsi="Arial" w:cs="Arial"/>
              <w:b/>
              <w:bCs/>
              <w:color w:val="000000"/>
              <w:kern w:val="0"/>
              <w:sz w:val="34"/>
              <w:szCs w:val="34"/>
              <w14:ligatures w14:val="none"/>
            </w:rPr>
          </w:rPrChange>
        </w:rPr>
        <w:t>)</w:t>
      </w:r>
    </w:p>
    <w:p w14:paraId="0A9337EB" w14:textId="77777777" w:rsidR="006338E1" w:rsidRPr="00427840" w:rsidRDefault="006338E1">
      <w:pPr>
        <w:spacing w:before="240" w:after="240" w:line="276" w:lineRule="auto"/>
        <w:jc w:val="both"/>
        <w:rPr>
          <w:rFonts w:ascii="Times New Roman" w:eastAsia="Times New Roman" w:hAnsi="Times New Roman" w:cs="Times New Roman"/>
          <w:kern w:val="0"/>
          <w:sz w:val="20"/>
          <w:szCs w:val="20"/>
          <w14:ligatures w14:val="none"/>
          <w:rPrChange w:id="3403" w:author="michaelaanas23@gmail.com" w:date="2026-09-25T21:51:00Z" w16du:dateUtc="2026-09-25T13:51:00Z">
            <w:rPr>
              <w:rFonts w:ascii="Times New Roman" w:eastAsia="Times New Roman" w:hAnsi="Times New Roman" w:cs="Times New Roman"/>
              <w:kern w:val="0"/>
              <w14:ligatures w14:val="none"/>
            </w:rPr>
          </w:rPrChange>
        </w:rPr>
        <w:pPrChange w:id="3404" w:author="michaelaanas23@gmail.com" w:date="2026-09-25T21:55:00Z" w16du:dateUtc="2026-09-25T13:55:00Z">
          <w:pPr>
            <w:spacing w:before="240" w:after="240" w:line="240" w:lineRule="auto"/>
            <w:jc w:val="both"/>
          </w:pPr>
        </w:pPrChange>
      </w:pPr>
      <w:r w:rsidRPr="00427840">
        <w:rPr>
          <w:rFonts w:ascii="Arial" w:eastAsia="Times New Roman" w:hAnsi="Arial" w:cs="Arial"/>
          <w:color w:val="000000"/>
          <w:kern w:val="0"/>
          <w:sz w:val="20"/>
          <w:szCs w:val="20"/>
          <w14:ligatures w14:val="none"/>
          <w:rPrChange w:id="3405" w:author="michaelaanas23@gmail.com" w:date="2026-09-25T21:51:00Z" w16du:dateUtc="2026-09-25T13:51:00Z">
            <w:rPr>
              <w:rFonts w:ascii="Arial" w:eastAsia="Times New Roman" w:hAnsi="Arial" w:cs="Arial"/>
              <w:color w:val="000000"/>
              <w:kern w:val="0"/>
              <w14:ligatures w14:val="none"/>
            </w:rPr>
          </w:rPrChange>
        </w:rPr>
        <w:t>This table contains customer contact details used for subscriber order management and delivery tracking.</w:t>
      </w:r>
    </w:p>
    <w:tbl>
      <w:tblPr>
        <w:tblW w:w="0" w:type="auto"/>
        <w:tblCellMar>
          <w:top w:w="15" w:type="dxa"/>
          <w:left w:w="15" w:type="dxa"/>
          <w:bottom w:w="15" w:type="dxa"/>
          <w:right w:w="15" w:type="dxa"/>
        </w:tblCellMar>
        <w:tblLook w:val="04A0" w:firstRow="1" w:lastRow="0" w:firstColumn="1" w:lastColumn="0" w:noHBand="0" w:noVBand="1"/>
      </w:tblPr>
      <w:tblGrid>
        <w:gridCol w:w="1201"/>
        <w:gridCol w:w="2291"/>
      </w:tblGrid>
      <w:tr w:rsidR="006338E1" w:rsidRPr="00427840" w14:paraId="024C13F4" w14:textId="77777777">
        <w:trPr>
          <w:trHeight w:val="515"/>
        </w:trPr>
        <w:tc>
          <w:tcPr>
            <w:tcW w:w="0" w:type="auto"/>
            <w:tcMar>
              <w:top w:w="100" w:type="dxa"/>
              <w:left w:w="100" w:type="dxa"/>
              <w:bottom w:w="100" w:type="dxa"/>
              <w:right w:w="100" w:type="dxa"/>
            </w:tcMar>
            <w:hideMark/>
          </w:tcPr>
          <w:p w14:paraId="4CD4F9ED"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406" w:author="michaelaanas23@gmail.com" w:date="2026-09-25T21:51:00Z" w16du:dateUtc="2026-09-25T13:51:00Z">
                  <w:rPr>
                    <w:rFonts w:ascii="Times New Roman" w:eastAsia="Times New Roman" w:hAnsi="Times New Roman" w:cs="Times New Roman"/>
                    <w:kern w:val="0"/>
                    <w14:ligatures w14:val="none"/>
                  </w:rPr>
                </w:rPrChange>
              </w:rPr>
              <w:pPrChange w:id="3407"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408" w:author="michaelaanas23@gmail.com" w:date="2026-09-25T21:51:00Z" w16du:dateUtc="2026-09-25T13:51:00Z">
                  <w:rPr>
                    <w:rFonts w:ascii="Arial" w:eastAsia="Times New Roman" w:hAnsi="Arial" w:cs="Arial"/>
                    <w:b/>
                    <w:bCs/>
                    <w:color w:val="000000"/>
                    <w:kern w:val="0"/>
                    <w14:ligatures w14:val="none"/>
                  </w:rPr>
                </w:rPrChange>
              </w:rPr>
              <w:t>Field</w:t>
            </w:r>
          </w:p>
        </w:tc>
        <w:tc>
          <w:tcPr>
            <w:tcW w:w="0" w:type="auto"/>
            <w:tcMar>
              <w:top w:w="100" w:type="dxa"/>
              <w:left w:w="100" w:type="dxa"/>
              <w:bottom w:w="100" w:type="dxa"/>
              <w:right w:w="100" w:type="dxa"/>
            </w:tcMar>
            <w:hideMark/>
          </w:tcPr>
          <w:p w14:paraId="2184E4D9"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409" w:author="michaelaanas23@gmail.com" w:date="2026-09-25T21:51:00Z" w16du:dateUtc="2026-09-25T13:51:00Z">
                  <w:rPr>
                    <w:rFonts w:ascii="Times New Roman" w:eastAsia="Times New Roman" w:hAnsi="Times New Roman" w:cs="Times New Roman"/>
                    <w:kern w:val="0"/>
                    <w14:ligatures w14:val="none"/>
                  </w:rPr>
                </w:rPrChange>
              </w:rPr>
              <w:pPrChange w:id="3410"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411" w:author="michaelaanas23@gmail.com" w:date="2026-09-25T21:51:00Z" w16du:dateUtc="2026-09-25T13:51:00Z">
                  <w:rPr>
                    <w:rFonts w:ascii="Arial" w:eastAsia="Times New Roman" w:hAnsi="Arial" w:cs="Arial"/>
                    <w:b/>
                    <w:bCs/>
                    <w:color w:val="000000"/>
                    <w:kern w:val="0"/>
                    <w14:ligatures w14:val="none"/>
                  </w:rPr>
                </w:rPrChange>
              </w:rPr>
              <w:t>Description</w:t>
            </w:r>
          </w:p>
        </w:tc>
      </w:tr>
      <w:tr w:rsidR="006338E1" w:rsidRPr="00427840" w14:paraId="74CC3CD3" w14:textId="77777777">
        <w:trPr>
          <w:trHeight w:val="515"/>
        </w:trPr>
        <w:tc>
          <w:tcPr>
            <w:tcW w:w="0" w:type="auto"/>
            <w:tcMar>
              <w:top w:w="100" w:type="dxa"/>
              <w:left w:w="100" w:type="dxa"/>
              <w:bottom w:w="100" w:type="dxa"/>
              <w:right w:w="100" w:type="dxa"/>
            </w:tcMar>
            <w:hideMark/>
          </w:tcPr>
          <w:p w14:paraId="3BA6372E"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412" w:author="michaelaanas23@gmail.com" w:date="2026-09-25T21:51:00Z" w16du:dateUtc="2026-09-25T13:51:00Z">
                  <w:rPr>
                    <w:rFonts w:ascii="Times New Roman" w:eastAsia="Times New Roman" w:hAnsi="Times New Roman" w:cs="Times New Roman"/>
                    <w:kern w:val="0"/>
                    <w14:ligatures w14:val="none"/>
                  </w:rPr>
                </w:rPrChange>
              </w:rPr>
              <w:pPrChange w:id="3413"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414" w:author="michaelaanas23@gmail.com" w:date="2026-09-25T21:51:00Z" w16du:dateUtc="2026-09-25T13:51:00Z">
                  <w:rPr>
                    <w:rFonts w:ascii="Arial" w:eastAsia="Times New Roman" w:hAnsi="Arial" w:cs="Arial"/>
                    <w:b/>
                    <w:bCs/>
                    <w:color w:val="000000"/>
                    <w:kern w:val="0"/>
                    <w14:ligatures w14:val="none"/>
                  </w:rPr>
                </w:rPrChange>
              </w:rPr>
              <w:t>id</w:t>
            </w:r>
          </w:p>
        </w:tc>
        <w:tc>
          <w:tcPr>
            <w:tcW w:w="0" w:type="auto"/>
            <w:tcMar>
              <w:top w:w="100" w:type="dxa"/>
              <w:left w:w="100" w:type="dxa"/>
              <w:bottom w:w="100" w:type="dxa"/>
              <w:right w:w="100" w:type="dxa"/>
            </w:tcMar>
            <w:hideMark/>
          </w:tcPr>
          <w:p w14:paraId="729FBAC0"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415" w:author="michaelaanas23@gmail.com" w:date="2026-09-25T21:51:00Z" w16du:dateUtc="2026-09-25T13:51:00Z">
                  <w:rPr>
                    <w:rFonts w:ascii="Times New Roman" w:eastAsia="Times New Roman" w:hAnsi="Times New Roman" w:cs="Times New Roman"/>
                    <w:kern w:val="0"/>
                    <w14:ligatures w14:val="none"/>
                  </w:rPr>
                </w:rPrChange>
              </w:rPr>
              <w:pPrChange w:id="3416"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417" w:author="michaelaanas23@gmail.com" w:date="2026-09-25T21:51:00Z" w16du:dateUtc="2026-09-25T13:51:00Z">
                  <w:rPr>
                    <w:rFonts w:ascii="Arial" w:eastAsia="Times New Roman" w:hAnsi="Arial" w:cs="Arial"/>
                    <w:color w:val="000000"/>
                    <w:kern w:val="0"/>
                    <w14:ligatures w14:val="none"/>
                  </w:rPr>
                </w:rPrChange>
              </w:rPr>
              <w:t>Primary Key</w:t>
            </w:r>
          </w:p>
        </w:tc>
      </w:tr>
      <w:tr w:rsidR="006338E1" w:rsidRPr="00427840" w14:paraId="755D73B9" w14:textId="77777777">
        <w:trPr>
          <w:trHeight w:val="515"/>
        </w:trPr>
        <w:tc>
          <w:tcPr>
            <w:tcW w:w="0" w:type="auto"/>
            <w:tcMar>
              <w:top w:w="100" w:type="dxa"/>
              <w:left w:w="100" w:type="dxa"/>
              <w:bottom w:w="100" w:type="dxa"/>
              <w:right w:w="100" w:type="dxa"/>
            </w:tcMar>
            <w:hideMark/>
          </w:tcPr>
          <w:p w14:paraId="5A466C34"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418" w:author="michaelaanas23@gmail.com" w:date="2026-09-25T21:51:00Z" w16du:dateUtc="2026-09-25T13:51:00Z">
                  <w:rPr>
                    <w:rFonts w:ascii="Times New Roman" w:eastAsia="Times New Roman" w:hAnsi="Times New Roman" w:cs="Times New Roman"/>
                    <w:kern w:val="0"/>
                    <w14:ligatures w14:val="none"/>
                  </w:rPr>
                </w:rPrChange>
              </w:rPr>
              <w:pPrChange w:id="3419"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420" w:author="michaelaanas23@gmail.com" w:date="2026-09-25T21:51:00Z" w16du:dateUtc="2026-09-25T13:51:00Z">
                  <w:rPr>
                    <w:rFonts w:ascii="Arial" w:eastAsia="Times New Roman" w:hAnsi="Arial" w:cs="Arial"/>
                    <w:b/>
                    <w:bCs/>
                    <w:color w:val="000000"/>
                    <w:kern w:val="0"/>
                    <w14:ligatures w14:val="none"/>
                  </w:rPr>
                </w:rPrChange>
              </w:rPr>
              <w:t>name</w:t>
            </w:r>
          </w:p>
        </w:tc>
        <w:tc>
          <w:tcPr>
            <w:tcW w:w="0" w:type="auto"/>
            <w:tcMar>
              <w:top w:w="100" w:type="dxa"/>
              <w:left w:w="100" w:type="dxa"/>
              <w:bottom w:w="100" w:type="dxa"/>
              <w:right w:w="100" w:type="dxa"/>
            </w:tcMar>
            <w:hideMark/>
          </w:tcPr>
          <w:p w14:paraId="5AB1E2FA"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421" w:author="michaelaanas23@gmail.com" w:date="2026-09-25T21:51:00Z" w16du:dateUtc="2026-09-25T13:51:00Z">
                  <w:rPr>
                    <w:rFonts w:ascii="Times New Roman" w:eastAsia="Times New Roman" w:hAnsi="Times New Roman" w:cs="Times New Roman"/>
                    <w:kern w:val="0"/>
                    <w14:ligatures w14:val="none"/>
                  </w:rPr>
                </w:rPrChange>
              </w:rPr>
              <w:pPrChange w:id="3422"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423" w:author="michaelaanas23@gmail.com" w:date="2026-09-25T21:51:00Z" w16du:dateUtc="2026-09-25T13:51:00Z">
                  <w:rPr>
                    <w:rFonts w:ascii="Arial" w:eastAsia="Times New Roman" w:hAnsi="Arial" w:cs="Arial"/>
                    <w:color w:val="000000"/>
                    <w:kern w:val="0"/>
                    <w14:ligatures w14:val="none"/>
                  </w:rPr>
                </w:rPrChange>
              </w:rPr>
              <w:t>Complete Name</w:t>
            </w:r>
          </w:p>
        </w:tc>
      </w:tr>
      <w:tr w:rsidR="006338E1" w:rsidRPr="00427840" w14:paraId="00B4214F" w14:textId="77777777">
        <w:trPr>
          <w:trHeight w:val="515"/>
        </w:trPr>
        <w:tc>
          <w:tcPr>
            <w:tcW w:w="0" w:type="auto"/>
            <w:tcMar>
              <w:top w:w="100" w:type="dxa"/>
              <w:left w:w="100" w:type="dxa"/>
              <w:bottom w:w="100" w:type="dxa"/>
              <w:right w:w="100" w:type="dxa"/>
            </w:tcMar>
            <w:hideMark/>
          </w:tcPr>
          <w:p w14:paraId="1D2D776C"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424" w:author="michaelaanas23@gmail.com" w:date="2026-09-25T21:51:00Z" w16du:dateUtc="2026-09-25T13:51:00Z">
                  <w:rPr>
                    <w:rFonts w:ascii="Times New Roman" w:eastAsia="Times New Roman" w:hAnsi="Times New Roman" w:cs="Times New Roman"/>
                    <w:kern w:val="0"/>
                    <w14:ligatures w14:val="none"/>
                  </w:rPr>
                </w:rPrChange>
              </w:rPr>
              <w:pPrChange w:id="3425"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426" w:author="michaelaanas23@gmail.com" w:date="2026-09-25T21:51:00Z" w16du:dateUtc="2026-09-25T13:51:00Z">
                  <w:rPr>
                    <w:rFonts w:ascii="Arial" w:eastAsia="Times New Roman" w:hAnsi="Arial" w:cs="Arial"/>
                    <w:b/>
                    <w:bCs/>
                    <w:color w:val="000000"/>
                    <w:kern w:val="0"/>
                    <w14:ligatures w14:val="none"/>
                  </w:rPr>
                </w:rPrChange>
              </w:rPr>
              <w:lastRenderedPageBreak/>
              <w:t>phone</w:t>
            </w:r>
          </w:p>
        </w:tc>
        <w:tc>
          <w:tcPr>
            <w:tcW w:w="0" w:type="auto"/>
            <w:tcMar>
              <w:top w:w="100" w:type="dxa"/>
              <w:left w:w="100" w:type="dxa"/>
              <w:bottom w:w="100" w:type="dxa"/>
              <w:right w:w="100" w:type="dxa"/>
            </w:tcMar>
            <w:hideMark/>
          </w:tcPr>
          <w:p w14:paraId="744B1D68"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427" w:author="michaelaanas23@gmail.com" w:date="2026-09-25T21:51:00Z" w16du:dateUtc="2026-09-25T13:51:00Z">
                  <w:rPr>
                    <w:rFonts w:ascii="Times New Roman" w:eastAsia="Times New Roman" w:hAnsi="Times New Roman" w:cs="Times New Roman"/>
                    <w:kern w:val="0"/>
                    <w14:ligatures w14:val="none"/>
                  </w:rPr>
                </w:rPrChange>
              </w:rPr>
              <w:pPrChange w:id="3428"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429" w:author="michaelaanas23@gmail.com" w:date="2026-09-25T21:51:00Z" w16du:dateUtc="2026-09-25T13:51:00Z">
                  <w:rPr>
                    <w:rFonts w:ascii="Arial" w:eastAsia="Times New Roman" w:hAnsi="Arial" w:cs="Arial"/>
                    <w:color w:val="000000"/>
                    <w:kern w:val="0"/>
                    <w14:ligatures w14:val="none"/>
                  </w:rPr>
                </w:rPrChange>
              </w:rPr>
              <w:t>Contact Phone Number</w:t>
            </w:r>
          </w:p>
        </w:tc>
      </w:tr>
      <w:tr w:rsidR="006338E1" w:rsidRPr="00427840" w14:paraId="2E654C18" w14:textId="77777777">
        <w:trPr>
          <w:trHeight w:val="515"/>
        </w:trPr>
        <w:tc>
          <w:tcPr>
            <w:tcW w:w="0" w:type="auto"/>
            <w:tcMar>
              <w:top w:w="100" w:type="dxa"/>
              <w:left w:w="100" w:type="dxa"/>
              <w:bottom w:w="100" w:type="dxa"/>
              <w:right w:w="100" w:type="dxa"/>
            </w:tcMar>
            <w:hideMark/>
          </w:tcPr>
          <w:p w14:paraId="196E975D"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430" w:author="michaelaanas23@gmail.com" w:date="2026-09-25T21:51:00Z" w16du:dateUtc="2026-09-25T13:51:00Z">
                  <w:rPr>
                    <w:rFonts w:ascii="Times New Roman" w:eastAsia="Times New Roman" w:hAnsi="Times New Roman" w:cs="Times New Roman"/>
                    <w:kern w:val="0"/>
                    <w14:ligatures w14:val="none"/>
                  </w:rPr>
                </w:rPrChange>
              </w:rPr>
              <w:pPrChange w:id="3431"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432" w:author="michaelaanas23@gmail.com" w:date="2026-09-25T21:51:00Z" w16du:dateUtc="2026-09-25T13:51:00Z">
                  <w:rPr>
                    <w:rFonts w:ascii="Arial" w:eastAsia="Times New Roman" w:hAnsi="Arial" w:cs="Arial"/>
                    <w:b/>
                    <w:bCs/>
                    <w:color w:val="000000"/>
                    <w:kern w:val="0"/>
                    <w14:ligatures w14:val="none"/>
                  </w:rPr>
                </w:rPrChange>
              </w:rPr>
              <w:t>address</w:t>
            </w:r>
          </w:p>
        </w:tc>
        <w:tc>
          <w:tcPr>
            <w:tcW w:w="0" w:type="auto"/>
            <w:tcMar>
              <w:top w:w="100" w:type="dxa"/>
              <w:left w:w="100" w:type="dxa"/>
              <w:bottom w:w="100" w:type="dxa"/>
              <w:right w:w="100" w:type="dxa"/>
            </w:tcMar>
            <w:hideMark/>
          </w:tcPr>
          <w:p w14:paraId="42B17F16"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433" w:author="michaelaanas23@gmail.com" w:date="2026-09-25T21:51:00Z" w16du:dateUtc="2026-09-25T13:51:00Z">
                  <w:rPr>
                    <w:rFonts w:ascii="Times New Roman" w:eastAsia="Times New Roman" w:hAnsi="Times New Roman" w:cs="Times New Roman"/>
                    <w:kern w:val="0"/>
                    <w14:ligatures w14:val="none"/>
                  </w:rPr>
                </w:rPrChange>
              </w:rPr>
              <w:pPrChange w:id="3434"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435" w:author="michaelaanas23@gmail.com" w:date="2026-09-25T21:51:00Z" w16du:dateUtc="2026-09-25T13:51:00Z">
                  <w:rPr>
                    <w:rFonts w:ascii="Arial" w:eastAsia="Times New Roman" w:hAnsi="Arial" w:cs="Arial"/>
                    <w:color w:val="000000"/>
                    <w:kern w:val="0"/>
                    <w14:ligatures w14:val="none"/>
                  </w:rPr>
                </w:rPrChange>
              </w:rPr>
              <w:t>Delivery Address</w:t>
            </w:r>
          </w:p>
        </w:tc>
      </w:tr>
      <w:tr w:rsidR="006338E1" w:rsidRPr="00427840" w14:paraId="6937E599" w14:textId="77777777">
        <w:trPr>
          <w:trHeight w:val="515"/>
        </w:trPr>
        <w:tc>
          <w:tcPr>
            <w:tcW w:w="0" w:type="auto"/>
            <w:tcMar>
              <w:top w:w="100" w:type="dxa"/>
              <w:left w:w="100" w:type="dxa"/>
              <w:bottom w:w="100" w:type="dxa"/>
              <w:right w:w="100" w:type="dxa"/>
            </w:tcMar>
            <w:hideMark/>
          </w:tcPr>
          <w:p w14:paraId="7F24EF76"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436" w:author="michaelaanas23@gmail.com" w:date="2026-09-25T21:51:00Z" w16du:dateUtc="2026-09-25T13:51:00Z">
                  <w:rPr>
                    <w:rFonts w:ascii="Times New Roman" w:eastAsia="Times New Roman" w:hAnsi="Times New Roman" w:cs="Times New Roman"/>
                    <w:kern w:val="0"/>
                    <w14:ligatures w14:val="none"/>
                  </w:rPr>
                </w:rPrChange>
              </w:rPr>
              <w:pPrChange w:id="3437" w:author="michaelaanas23@gmail.com" w:date="2026-09-25T21:55:00Z" w16du:dateUtc="2026-09-25T13:55:00Z">
                <w:pPr>
                  <w:spacing w:after="0" w:line="240" w:lineRule="auto"/>
                  <w:jc w:val="both"/>
                </w:pPr>
              </w:pPrChange>
            </w:pPr>
            <w:proofErr w:type="spellStart"/>
            <w:r w:rsidRPr="00427840">
              <w:rPr>
                <w:rFonts w:ascii="Arial" w:eastAsia="Times New Roman" w:hAnsi="Arial" w:cs="Arial"/>
                <w:b/>
                <w:bCs/>
                <w:color w:val="000000"/>
                <w:kern w:val="0"/>
                <w:sz w:val="20"/>
                <w:szCs w:val="20"/>
                <w14:ligatures w14:val="none"/>
                <w:rPrChange w:id="3438" w:author="michaelaanas23@gmail.com" w:date="2026-09-25T21:51:00Z" w16du:dateUtc="2026-09-25T13:51:00Z">
                  <w:rPr>
                    <w:rFonts w:ascii="Arial" w:eastAsia="Times New Roman" w:hAnsi="Arial" w:cs="Arial"/>
                    <w:b/>
                    <w:bCs/>
                    <w:color w:val="000000"/>
                    <w:kern w:val="0"/>
                    <w14:ligatures w14:val="none"/>
                  </w:rPr>
                </w:rPrChange>
              </w:rPr>
              <w:t>branch_id</w:t>
            </w:r>
            <w:proofErr w:type="spellEnd"/>
          </w:p>
        </w:tc>
        <w:tc>
          <w:tcPr>
            <w:tcW w:w="0" w:type="auto"/>
            <w:tcMar>
              <w:top w:w="100" w:type="dxa"/>
              <w:left w:w="100" w:type="dxa"/>
              <w:bottom w:w="100" w:type="dxa"/>
              <w:right w:w="100" w:type="dxa"/>
            </w:tcMar>
            <w:hideMark/>
          </w:tcPr>
          <w:p w14:paraId="47036B4B"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439" w:author="michaelaanas23@gmail.com" w:date="2026-09-25T21:51:00Z" w16du:dateUtc="2026-09-25T13:51:00Z">
                  <w:rPr>
                    <w:rFonts w:ascii="Times New Roman" w:eastAsia="Times New Roman" w:hAnsi="Times New Roman" w:cs="Times New Roman"/>
                    <w:kern w:val="0"/>
                    <w14:ligatures w14:val="none"/>
                  </w:rPr>
                </w:rPrChange>
              </w:rPr>
              <w:pPrChange w:id="3440"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441" w:author="michaelaanas23@gmail.com" w:date="2026-09-25T21:51:00Z" w16du:dateUtc="2026-09-25T13:51:00Z">
                  <w:rPr>
                    <w:rFonts w:ascii="Arial" w:eastAsia="Times New Roman" w:hAnsi="Arial" w:cs="Arial"/>
                    <w:color w:val="000000"/>
                    <w:kern w:val="0"/>
                    <w14:ligatures w14:val="none"/>
                  </w:rPr>
                </w:rPrChange>
              </w:rPr>
              <w:t>Foreign Key (</w:t>
            </w:r>
            <w:r w:rsidRPr="00427840">
              <w:rPr>
                <w:rFonts w:ascii="Roboto Mono" w:eastAsia="Times New Roman" w:hAnsi="Roboto Mono" w:cs="Times New Roman"/>
                <w:color w:val="188038"/>
                <w:kern w:val="0"/>
                <w:sz w:val="20"/>
                <w:szCs w:val="20"/>
                <w14:ligatures w14:val="none"/>
                <w:rPrChange w:id="3442" w:author="michaelaanas23@gmail.com" w:date="2026-09-25T21:51:00Z" w16du:dateUtc="2026-09-25T13:51:00Z">
                  <w:rPr>
                    <w:rFonts w:ascii="Roboto Mono" w:eastAsia="Times New Roman" w:hAnsi="Roboto Mono" w:cs="Times New Roman"/>
                    <w:color w:val="188038"/>
                    <w:kern w:val="0"/>
                    <w14:ligatures w14:val="none"/>
                  </w:rPr>
                </w:rPrChange>
              </w:rPr>
              <w:t>branch</w:t>
            </w:r>
            <w:r w:rsidRPr="00427840">
              <w:rPr>
                <w:rFonts w:ascii="Arial" w:eastAsia="Times New Roman" w:hAnsi="Arial" w:cs="Arial"/>
                <w:color w:val="000000"/>
                <w:kern w:val="0"/>
                <w:sz w:val="20"/>
                <w:szCs w:val="20"/>
                <w14:ligatures w14:val="none"/>
                <w:rPrChange w:id="3443" w:author="michaelaanas23@gmail.com" w:date="2026-09-25T21:51:00Z" w16du:dateUtc="2026-09-25T13:51:00Z">
                  <w:rPr>
                    <w:rFonts w:ascii="Arial" w:eastAsia="Times New Roman" w:hAnsi="Arial" w:cs="Arial"/>
                    <w:color w:val="000000"/>
                    <w:kern w:val="0"/>
                    <w14:ligatures w14:val="none"/>
                  </w:rPr>
                </w:rPrChange>
              </w:rPr>
              <w:t>)</w:t>
            </w:r>
          </w:p>
        </w:tc>
      </w:tr>
      <w:tr w:rsidR="006338E1" w:rsidRPr="00427840" w14:paraId="23134D6C" w14:textId="77777777">
        <w:trPr>
          <w:trHeight w:val="515"/>
        </w:trPr>
        <w:tc>
          <w:tcPr>
            <w:tcW w:w="0" w:type="auto"/>
            <w:tcMar>
              <w:top w:w="100" w:type="dxa"/>
              <w:left w:w="100" w:type="dxa"/>
              <w:bottom w:w="100" w:type="dxa"/>
              <w:right w:w="100" w:type="dxa"/>
            </w:tcMar>
            <w:hideMark/>
          </w:tcPr>
          <w:p w14:paraId="2070181E"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444" w:author="michaelaanas23@gmail.com" w:date="2026-09-25T21:51:00Z" w16du:dateUtc="2026-09-25T13:51:00Z">
                  <w:rPr>
                    <w:rFonts w:ascii="Times New Roman" w:eastAsia="Times New Roman" w:hAnsi="Times New Roman" w:cs="Times New Roman"/>
                    <w:kern w:val="0"/>
                    <w14:ligatures w14:val="none"/>
                  </w:rPr>
                </w:rPrChange>
              </w:rPr>
              <w:pPrChange w:id="3445" w:author="michaelaanas23@gmail.com" w:date="2026-09-25T21:55:00Z" w16du:dateUtc="2026-09-25T13:55:00Z">
                <w:pPr>
                  <w:spacing w:after="0" w:line="240" w:lineRule="auto"/>
                  <w:jc w:val="both"/>
                </w:pPr>
              </w:pPrChange>
            </w:pPr>
            <w:proofErr w:type="spellStart"/>
            <w:r w:rsidRPr="00427840">
              <w:rPr>
                <w:rFonts w:ascii="Arial" w:eastAsia="Times New Roman" w:hAnsi="Arial" w:cs="Arial"/>
                <w:b/>
                <w:bCs/>
                <w:color w:val="000000"/>
                <w:kern w:val="0"/>
                <w:sz w:val="20"/>
                <w:szCs w:val="20"/>
                <w14:ligatures w14:val="none"/>
                <w:rPrChange w:id="3446" w:author="michaelaanas23@gmail.com" w:date="2026-09-25T21:51:00Z" w16du:dateUtc="2026-09-25T13:51:00Z">
                  <w:rPr>
                    <w:rFonts w:ascii="Arial" w:eastAsia="Times New Roman" w:hAnsi="Arial" w:cs="Arial"/>
                    <w:b/>
                    <w:bCs/>
                    <w:color w:val="000000"/>
                    <w:kern w:val="0"/>
                    <w14:ligatures w14:val="none"/>
                  </w:rPr>
                </w:rPrChange>
              </w:rPr>
              <w:t>created_at</w:t>
            </w:r>
            <w:proofErr w:type="spellEnd"/>
          </w:p>
        </w:tc>
        <w:tc>
          <w:tcPr>
            <w:tcW w:w="0" w:type="auto"/>
            <w:tcMar>
              <w:top w:w="100" w:type="dxa"/>
              <w:left w:w="100" w:type="dxa"/>
              <w:bottom w:w="100" w:type="dxa"/>
              <w:right w:w="100" w:type="dxa"/>
            </w:tcMar>
            <w:hideMark/>
          </w:tcPr>
          <w:p w14:paraId="075A0235"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447" w:author="michaelaanas23@gmail.com" w:date="2026-09-25T21:51:00Z" w16du:dateUtc="2026-09-25T13:51:00Z">
                  <w:rPr>
                    <w:rFonts w:ascii="Times New Roman" w:eastAsia="Times New Roman" w:hAnsi="Times New Roman" w:cs="Times New Roman"/>
                    <w:kern w:val="0"/>
                    <w14:ligatures w14:val="none"/>
                  </w:rPr>
                </w:rPrChange>
              </w:rPr>
              <w:pPrChange w:id="3448"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449" w:author="michaelaanas23@gmail.com" w:date="2026-09-25T21:51:00Z" w16du:dateUtc="2026-09-25T13:51:00Z">
                  <w:rPr>
                    <w:rFonts w:ascii="Arial" w:eastAsia="Times New Roman" w:hAnsi="Arial" w:cs="Arial"/>
                    <w:color w:val="000000"/>
                    <w:kern w:val="0"/>
                    <w14:ligatures w14:val="none"/>
                  </w:rPr>
                </w:rPrChange>
              </w:rPr>
              <w:t>Registration Date</w:t>
            </w:r>
          </w:p>
        </w:tc>
      </w:tr>
    </w:tbl>
    <w:p w14:paraId="7FF56FF4" w14:textId="6D10A946"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450" w:author="michaelaanas23@gmail.com" w:date="2026-09-25T21:51:00Z" w16du:dateUtc="2026-09-25T13:51:00Z">
            <w:rPr>
              <w:rFonts w:ascii="Times New Roman" w:eastAsia="Times New Roman" w:hAnsi="Times New Roman" w:cs="Times New Roman"/>
              <w:kern w:val="0"/>
              <w14:ligatures w14:val="none"/>
            </w:rPr>
          </w:rPrChange>
        </w:rPr>
        <w:pPrChange w:id="3451" w:author="michaelaanas23@gmail.com" w:date="2026-09-25T21:55:00Z" w16du:dateUtc="2026-09-25T13:55:00Z">
          <w:pPr>
            <w:spacing w:after="0" w:line="240" w:lineRule="auto"/>
            <w:jc w:val="both"/>
          </w:pPr>
        </w:pPrChange>
      </w:pPr>
    </w:p>
    <w:p w14:paraId="05D4CE6B"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452" w:author="michaelaanas23@gmail.com" w:date="2026-09-25T21:51:00Z" w16du:dateUtc="2026-09-25T13:51:00Z">
            <w:rPr>
              <w:rFonts w:ascii="Times New Roman" w:eastAsia="Times New Roman" w:hAnsi="Times New Roman" w:cs="Times New Roman"/>
              <w:kern w:val="0"/>
              <w14:ligatures w14:val="none"/>
            </w:rPr>
          </w:rPrChange>
        </w:rPr>
        <w:pPrChange w:id="3453" w:author="michaelaanas23@gmail.com" w:date="2026-09-25T21:55:00Z" w16du:dateUtc="2026-09-25T13:55:00Z">
          <w:pPr>
            <w:spacing w:after="0" w:line="240" w:lineRule="auto"/>
            <w:jc w:val="both"/>
          </w:pPr>
        </w:pPrChange>
      </w:pPr>
    </w:p>
    <w:p w14:paraId="4FFF8C34" w14:textId="77777777" w:rsidR="006338E1" w:rsidRPr="00427840" w:rsidRDefault="006338E1">
      <w:pPr>
        <w:spacing w:before="360" w:after="80" w:line="276" w:lineRule="auto"/>
        <w:jc w:val="both"/>
        <w:outlineLvl w:val="1"/>
        <w:rPr>
          <w:rFonts w:ascii="Times New Roman" w:eastAsia="Times New Roman" w:hAnsi="Times New Roman" w:cs="Times New Roman"/>
          <w:b/>
          <w:bCs/>
          <w:kern w:val="0"/>
          <w:sz w:val="20"/>
          <w:szCs w:val="20"/>
          <w14:ligatures w14:val="none"/>
          <w:rPrChange w:id="3454" w:author="michaelaanas23@gmail.com" w:date="2026-09-25T21:51:00Z" w16du:dateUtc="2026-09-25T13:51:00Z">
            <w:rPr>
              <w:rFonts w:ascii="Times New Roman" w:eastAsia="Times New Roman" w:hAnsi="Times New Roman" w:cs="Times New Roman"/>
              <w:b/>
              <w:bCs/>
              <w:kern w:val="0"/>
              <w:sz w:val="36"/>
              <w:szCs w:val="36"/>
              <w14:ligatures w14:val="none"/>
            </w:rPr>
          </w:rPrChange>
        </w:rPr>
        <w:pPrChange w:id="3455" w:author="michaelaanas23@gmail.com" w:date="2026-09-25T21:55:00Z" w16du:dateUtc="2026-09-25T13:55:00Z">
          <w:pPr>
            <w:spacing w:before="360" w:after="80" w:line="240" w:lineRule="auto"/>
            <w:jc w:val="both"/>
            <w:outlineLvl w:val="1"/>
          </w:pPr>
        </w:pPrChange>
      </w:pPr>
      <w:r w:rsidRPr="00427840">
        <w:rPr>
          <w:rFonts w:ascii="Arial" w:eastAsia="Times New Roman" w:hAnsi="Arial" w:cs="Arial"/>
          <w:b/>
          <w:bCs/>
          <w:color w:val="000000"/>
          <w:kern w:val="0"/>
          <w:sz w:val="20"/>
          <w:szCs w:val="20"/>
          <w14:ligatures w14:val="none"/>
          <w:rPrChange w:id="3456" w:author="michaelaanas23@gmail.com" w:date="2026-09-25T21:51:00Z" w16du:dateUtc="2026-09-25T13:51:00Z">
            <w:rPr>
              <w:rFonts w:ascii="Arial" w:eastAsia="Times New Roman" w:hAnsi="Arial" w:cs="Arial"/>
              <w:b/>
              <w:bCs/>
              <w:color w:val="000000"/>
              <w:kern w:val="0"/>
              <w:sz w:val="34"/>
              <w:szCs w:val="34"/>
              <w14:ligatures w14:val="none"/>
            </w:rPr>
          </w:rPrChange>
        </w:rPr>
        <w:t>Products Table (</w:t>
      </w:r>
      <w:r w:rsidRPr="00427840">
        <w:rPr>
          <w:rFonts w:ascii="Roboto Mono" w:eastAsia="Times New Roman" w:hAnsi="Roboto Mono" w:cs="Times New Roman"/>
          <w:b/>
          <w:bCs/>
          <w:color w:val="188038"/>
          <w:kern w:val="0"/>
          <w:sz w:val="20"/>
          <w:szCs w:val="20"/>
          <w14:ligatures w14:val="none"/>
          <w:rPrChange w:id="3457" w:author="michaelaanas23@gmail.com" w:date="2026-09-25T21:51:00Z" w16du:dateUtc="2026-09-25T13:51:00Z">
            <w:rPr>
              <w:rFonts w:ascii="Roboto Mono" w:eastAsia="Times New Roman" w:hAnsi="Roboto Mono" w:cs="Times New Roman"/>
              <w:b/>
              <w:bCs/>
              <w:color w:val="188038"/>
              <w:kern w:val="0"/>
              <w:sz w:val="34"/>
              <w:szCs w:val="34"/>
              <w14:ligatures w14:val="none"/>
            </w:rPr>
          </w:rPrChange>
        </w:rPr>
        <w:t>product</w:t>
      </w:r>
      <w:r w:rsidRPr="00427840">
        <w:rPr>
          <w:rFonts w:ascii="Arial" w:eastAsia="Times New Roman" w:hAnsi="Arial" w:cs="Arial"/>
          <w:b/>
          <w:bCs/>
          <w:color w:val="000000"/>
          <w:kern w:val="0"/>
          <w:sz w:val="20"/>
          <w:szCs w:val="20"/>
          <w14:ligatures w14:val="none"/>
          <w:rPrChange w:id="3458" w:author="michaelaanas23@gmail.com" w:date="2026-09-25T21:51:00Z" w16du:dateUtc="2026-09-25T13:51:00Z">
            <w:rPr>
              <w:rFonts w:ascii="Arial" w:eastAsia="Times New Roman" w:hAnsi="Arial" w:cs="Arial"/>
              <w:b/>
              <w:bCs/>
              <w:color w:val="000000"/>
              <w:kern w:val="0"/>
              <w:sz w:val="34"/>
              <w:szCs w:val="34"/>
              <w14:ligatures w14:val="none"/>
            </w:rPr>
          </w:rPrChange>
        </w:rPr>
        <w:t>)</w:t>
      </w:r>
    </w:p>
    <w:p w14:paraId="19B27C9C" w14:textId="77777777" w:rsidR="006338E1" w:rsidRPr="00427840" w:rsidRDefault="006338E1">
      <w:pPr>
        <w:spacing w:before="240" w:after="240" w:line="276" w:lineRule="auto"/>
        <w:jc w:val="both"/>
        <w:rPr>
          <w:rFonts w:ascii="Times New Roman" w:eastAsia="Times New Roman" w:hAnsi="Times New Roman" w:cs="Times New Roman"/>
          <w:kern w:val="0"/>
          <w:sz w:val="20"/>
          <w:szCs w:val="20"/>
          <w14:ligatures w14:val="none"/>
          <w:rPrChange w:id="3459" w:author="michaelaanas23@gmail.com" w:date="2026-09-25T21:51:00Z" w16du:dateUtc="2026-09-25T13:51:00Z">
            <w:rPr>
              <w:rFonts w:ascii="Times New Roman" w:eastAsia="Times New Roman" w:hAnsi="Times New Roman" w:cs="Times New Roman"/>
              <w:kern w:val="0"/>
              <w14:ligatures w14:val="none"/>
            </w:rPr>
          </w:rPrChange>
        </w:rPr>
        <w:pPrChange w:id="3460" w:author="michaelaanas23@gmail.com" w:date="2026-09-25T21:55:00Z" w16du:dateUtc="2026-09-25T13:55:00Z">
          <w:pPr>
            <w:spacing w:before="240" w:after="240" w:line="240" w:lineRule="auto"/>
            <w:jc w:val="both"/>
          </w:pPr>
        </w:pPrChange>
      </w:pPr>
      <w:r w:rsidRPr="00427840">
        <w:rPr>
          <w:rFonts w:ascii="Arial" w:eastAsia="Times New Roman" w:hAnsi="Arial" w:cs="Arial"/>
          <w:color w:val="000000"/>
          <w:kern w:val="0"/>
          <w:sz w:val="20"/>
          <w:szCs w:val="20"/>
          <w14:ligatures w14:val="none"/>
          <w:rPrChange w:id="3461" w:author="michaelaanas23@gmail.com" w:date="2026-09-25T21:51:00Z" w16du:dateUtc="2026-09-25T13:51:00Z">
            <w:rPr>
              <w:rFonts w:ascii="Arial" w:eastAsia="Times New Roman" w:hAnsi="Arial" w:cs="Arial"/>
              <w:color w:val="000000"/>
              <w:kern w:val="0"/>
              <w14:ligatures w14:val="none"/>
            </w:rPr>
          </w:rPrChange>
        </w:rPr>
        <w:t>This table stores product inventory information, item types, unit pricing, and current stock levels.</w:t>
      </w:r>
    </w:p>
    <w:tbl>
      <w:tblPr>
        <w:tblW w:w="0" w:type="auto"/>
        <w:tblCellMar>
          <w:top w:w="15" w:type="dxa"/>
          <w:left w:w="15" w:type="dxa"/>
          <w:bottom w:w="15" w:type="dxa"/>
          <w:right w:w="15" w:type="dxa"/>
        </w:tblCellMar>
        <w:tblLook w:val="04A0" w:firstRow="1" w:lastRow="0" w:firstColumn="1" w:lastColumn="0" w:noHBand="0" w:noVBand="1"/>
      </w:tblPr>
      <w:tblGrid>
        <w:gridCol w:w="1523"/>
        <w:gridCol w:w="5370"/>
      </w:tblGrid>
      <w:tr w:rsidR="006338E1" w:rsidRPr="00427840" w14:paraId="73F79C3F" w14:textId="77777777">
        <w:trPr>
          <w:trHeight w:val="515"/>
        </w:trPr>
        <w:tc>
          <w:tcPr>
            <w:tcW w:w="0" w:type="auto"/>
            <w:tcMar>
              <w:top w:w="100" w:type="dxa"/>
              <w:left w:w="100" w:type="dxa"/>
              <w:bottom w:w="100" w:type="dxa"/>
              <w:right w:w="100" w:type="dxa"/>
            </w:tcMar>
            <w:hideMark/>
          </w:tcPr>
          <w:p w14:paraId="6F633EB7"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462" w:author="michaelaanas23@gmail.com" w:date="2026-09-25T21:51:00Z" w16du:dateUtc="2026-09-25T13:51:00Z">
                  <w:rPr>
                    <w:rFonts w:ascii="Times New Roman" w:eastAsia="Times New Roman" w:hAnsi="Times New Roman" w:cs="Times New Roman"/>
                    <w:kern w:val="0"/>
                    <w14:ligatures w14:val="none"/>
                  </w:rPr>
                </w:rPrChange>
              </w:rPr>
              <w:pPrChange w:id="3463"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464" w:author="michaelaanas23@gmail.com" w:date="2026-09-25T21:51:00Z" w16du:dateUtc="2026-09-25T13:51:00Z">
                  <w:rPr>
                    <w:rFonts w:ascii="Arial" w:eastAsia="Times New Roman" w:hAnsi="Arial" w:cs="Arial"/>
                    <w:b/>
                    <w:bCs/>
                    <w:color w:val="000000"/>
                    <w:kern w:val="0"/>
                    <w14:ligatures w14:val="none"/>
                  </w:rPr>
                </w:rPrChange>
              </w:rPr>
              <w:t>Field</w:t>
            </w:r>
          </w:p>
        </w:tc>
        <w:tc>
          <w:tcPr>
            <w:tcW w:w="0" w:type="auto"/>
            <w:tcMar>
              <w:top w:w="100" w:type="dxa"/>
              <w:left w:w="100" w:type="dxa"/>
              <w:bottom w:w="100" w:type="dxa"/>
              <w:right w:w="100" w:type="dxa"/>
            </w:tcMar>
            <w:hideMark/>
          </w:tcPr>
          <w:p w14:paraId="4D69EEB6"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465" w:author="michaelaanas23@gmail.com" w:date="2026-09-25T21:51:00Z" w16du:dateUtc="2026-09-25T13:51:00Z">
                  <w:rPr>
                    <w:rFonts w:ascii="Times New Roman" w:eastAsia="Times New Roman" w:hAnsi="Times New Roman" w:cs="Times New Roman"/>
                    <w:kern w:val="0"/>
                    <w14:ligatures w14:val="none"/>
                  </w:rPr>
                </w:rPrChange>
              </w:rPr>
              <w:pPrChange w:id="3466"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467" w:author="michaelaanas23@gmail.com" w:date="2026-09-25T21:51:00Z" w16du:dateUtc="2026-09-25T13:51:00Z">
                  <w:rPr>
                    <w:rFonts w:ascii="Arial" w:eastAsia="Times New Roman" w:hAnsi="Arial" w:cs="Arial"/>
                    <w:b/>
                    <w:bCs/>
                    <w:color w:val="000000"/>
                    <w:kern w:val="0"/>
                    <w14:ligatures w14:val="none"/>
                  </w:rPr>
                </w:rPrChange>
              </w:rPr>
              <w:t>Description</w:t>
            </w:r>
          </w:p>
        </w:tc>
      </w:tr>
      <w:tr w:rsidR="006338E1" w:rsidRPr="00427840" w14:paraId="3129A23C" w14:textId="77777777">
        <w:trPr>
          <w:trHeight w:val="515"/>
        </w:trPr>
        <w:tc>
          <w:tcPr>
            <w:tcW w:w="0" w:type="auto"/>
            <w:tcMar>
              <w:top w:w="100" w:type="dxa"/>
              <w:left w:w="100" w:type="dxa"/>
              <w:bottom w:w="100" w:type="dxa"/>
              <w:right w:w="100" w:type="dxa"/>
            </w:tcMar>
            <w:hideMark/>
          </w:tcPr>
          <w:p w14:paraId="7D321ECF"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468" w:author="michaelaanas23@gmail.com" w:date="2026-09-25T21:51:00Z" w16du:dateUtc="2026-09-25T13:51:00Z">
                  <w:rPr>
                    <w:rFonts w:ascii="Times New Roman" w:eastAsia="Times New Roman" w:hAnsi="Times New Roman" w:cs="Times New Roman"/>
                    <w:kern w:val="0"/>
                    <w14:ligatures w14:val="none"/>
                  </w:rPr>
                </w:rPrChange>
              </w:rPr>
              <w:pPrChange w:id="3469"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470" w:author="michaelaanas23@gmail.com" w:date="2026-09-25T21:51:00Z" w16du:dateUtc="2026-09-25T13:51:00Z">
                  <w:rPr>
                    <w:rFonts w:ascii="Arial" w:eastAsia="Times New Roman" w:hAnsi="Arial" w:cs="Arial"/>
                    <w:b/>
                    <w:bCs/>
                    <w:color w:val="000000"/>
                    <w:kern w:val="0"/>
                    <w14:ligatures w14:val="none"/>
                  </w:rPr>
                </w:rPrChange>
              </w:rPr>
              <w:t>id</w:t>
            </w:r>
          </w:p>
        </w:tc>
        <w:tc>
          <w:tcPr>
            <w:tcW w:w="0" w:type="auto"/>
            <w:tcMar>
              <w:top w:w="100" w:type="dxa"/>
              <w:left w:w="100" w:type="dxa"/>
              <w:bottom w:w="100" w:type="dxa"/>
              <w:right w:w="100" w:type="dxa"/>
            </w:tcMar>
            <w:hideMark/>
          </w:tcPr>
          <w:p w14:paraId="06D4EA35"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471" w:author="michaelaanas23@gmail.com" w:date="2026-09-25T21:51:00Z" w16du:dateUtc="2026-09-25T13:51:00Z">
                  <w:rPr>
                    <w:rFonts w:ascii="Times New Roman" w:eastAsia="Times New Roman" w:hAnsi="Times New Roman" w:cs="Times New Roman"/>
                    <w:kern w:val="0"/>
                    <w14:ligatures w14:val="none"/>
                  </w:rPr>
                </w:rPrChange>
              </w:rPr>
              <w:pPrChange w:id="3472"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473" w:author="michaelaanas23@gmail.com" w:date="2026-09-25T21:51:00Z" w16du:dateUtc="2026-09-25T13:51:00Z">
                  <w:rPr>
                    <w:rFonts w:ascii="Arial" w:eastAsia="Times New Roman" w:hAnsi="Arial" w:cs="Arial"/>
                    <w:color w:val="000000"/>
                    <w:kern w:val="0"/>
                    <w14:ligatures w14:val="none"/>
                  </w:rPr>
                </w:rPrChange>
              </w:rPr>
              <w:t>Primary Key</w:t>
            </w:r>
          </w:p>
        </w:tc>
      </w:tr>
      <w:tr w:rsidR="006338E1" w:rsidRPr="00427840" w14:paraId="407DC916" w14:textId="77777777">
        <w:trPr>
          <w:trHeight w:val="515"/>
        </w:trPr>
        <w:tc>
          <w:tcPr>
            <w:tcW w:w="0" w:type="auto"/>
            <w:tcMar>
              <w:top w:w="100" w:type="dxa"/>
              <w:left w:w="100" w:type="dxa"/>
              <w:bottom w:w="100" w:type="dxa"/>
              <w:right w:w="100" w:type="dxa"/>
            </w:tcMar>
            <w:hideMark/>
          </w:tcPr>
          <w:p w14:paraId="2541AD5E"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474" w:author="michaelaanas23@gmail.com" w:date="2026-09-25T21:51:00Z" w16du:dateUtc="2026-09-25T13:51:00Z">
                  <w:rPr>
                    <w:rFonts w:ascii="Times New Roman" w:eastAsia="Times New Roman" w:hAnsi="Times New Roman" w:cs="Times New Roman"/>
                    <w:kern w:val="0"/>
                    <w14:ligatures w14:val="none"/>
                  </w:rPr>
                </w:rPrChange>
              </w:rPr>
              <w:pPrChange w:id="3475"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476" w:author="michaelaanas23@gmail.com" w:date="2026-09-25T21:51:00Z" w16du:dateUtc="2026-09-25T13:51:00Z">
                  <w:rPr>
                    <w:rFonts w:ascii="Arial" w:eastAsia="Times New Roman" w:hAnsi="Arial" w:cs="Arial"/>
                    <w:b/>
                    <w:bCs/>
                    <w:color w:val="000000"/>
                    <w:kern w:val="0"/>
                    <w14:ligatures w14:val="none"/>
                  </w:rPr>
                </w:rPrChange>
              </w:rPr>
              <w:t>name</w:t>
            </w:r>
          </w:p>
        </w:tc>
        <w:tc>
          <w:tcPr>
            <w:tcW w:w="0" w:type="auto"/>
            <w:tcMar>
              <w:top w:w="100" w:type="dxa"/>
              <w:left w:w="100" w:type="dxa"/>
              <w:bottom w:w="100" w:type="dxa"/>
              <w:right w:w="100" w:type="dxa"/>
            </w:tcMar>
            <w:hideMark/>
          </w:tcPr>
          <w:p w14:paraId="63A4B342"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477" w:author="michaelaanas23@gmail.com" w:date="2026-09-25T21:51:00Z" w16du:dateUtc="2026-09-25T13:51:00Z">
                  <w:rPr>
                    <w:rFonts w:ascii="Times New Roman" w:eastAsia="Times New Roman" w:hAnsi="Times New Roman" w:cs="Times New Roman"/>
                    <w:kern w:val="0"/>
                    <w14:ligatures w14:val="none"/>
                  </w:rPr>
                </w:rPrChange>
              </w:rPr>
              <w:pPrChange w:id="3478"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479" w:author="michaelaanas23@gmail.com" w:date="2026-09-25T21:51:00Z" w16du:dateUtc="2026-09-25T13:51:00Z">
                  <w:rPr>
                    <w:rFonts w:ascii="Arial" w:eastAsia="Times New Roman" w:hAnsi="Arial" w:cs="Arial"/>
                    <w:color w:val="000000"/>
                    <w:kern w:val="0"/>
                    <w14:ligatures w14:val="none"/>
                  </w:rPr>
                </w:rPrChange>
              </w:rPr>
              <w:t>Product Name (e.g., Purified Water, Alkaline Water)</w:t>
            </w:r>
          </w:p>
        </w:tc>
      </w:tr>
      <w:tr w:rsidR="006338E1" w:rsidRPr="00427840" w14:paraId="1AA6373E" w14:textId="77777777">
        <w:trPr>
          <w:trHeight w:val="515"/>
        </w:trPr>
        <w:tc>
          <w:tcPr>
            <w:tcW w:w="0" w:type="auto"/>
            <w:tcMar>
              <w:top w:w="100" w:type="dxa"/>
              <w:left w:w="100" w:type="dxa"/>
              <w:bottom w:w="100" w:type="dxa"/>
              <w:right w:w="100" w:type="dxa"/>
            </w:tcMar>
            <w:hideMark/>
          </w:tcPr>
          <w:p w14:paraId="3498303A"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480" w:author="michaelaanas23@gmail.com" w:date="2026-09-25T21:51:00Z" w16du:dateUtc="2026-09-25T13:51:00Z">
                  <w:rPr>
                    <w:rFonts w:ascii="Times New Roman" w:eastAsia="Times New Roman" w:hAnsi="Times New Roman" w:cs="Times New Roman"/>
                    <w:kern w:val="0"/>
                    <w14:ligatures w14:val="none"/>
                  </w:rPr>
                </w:rPrChange>
              </w:rPr>
              <w:pPrChange w:id="3481"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482" w:author="michaelaanas23@gmail.com" w:date="2026-09-25T21:51:00Z" w16du:dateUtc="2026-09-25T13:51:00Z">
                  <w:rPr>
                    <w:rFonts w:ascii="Arial" w:eastAsia="Times New Roman" w:hAnsi="Arial" w:cs="Arial"/>
                    <w:b/>
                    <w:bCs/>
                    <w:color w:val="000000"/>
                    <w:kern w:val="0"/>
                    <w14:ligatures w14:val="none"/>
                  </w:rPr>
                </w:rPrChange>
              </w:rPr>
              <w:t>type</w:t>
            </w:r>
          </w:p>
        </w:tc>
        <w:tc>
          <w:tcPr>
            <w:tcW w:w="0" w:type="auto"/>
            <w:tcMar>
              <w:top w:w="100" w:type="dxa"/>
              <w:left w:w="100" w:type="dxa"/>
              <w:bottom w:w="100" w:type="dxa"/>
              <w:right w:w="100" w:type="dxa"/>
            </w:tcMar>
            <w:hideMark/>
          </w:tcPr>
          <w:p w14:paraId="4D7EF5BD"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483" w:author="michaelaanas23@gmail.com" w:date="2026-09-25T21:51:00Z" w16du:dateUtc="2026-09-25T13:51:00Z">
                  <w:rPr>
                    <w:rFonts w:ascii="Times New Roman" w:eastAsia="Times New Roman" w:hAnsi="Times New Roman" w:cs="Times New Roman"/>
                    <w:kern w:val="0"/>
                    <w14:ligatures w14:val="none"/>
                  </w:rPr>
                </w:rPrChange>
              </w:rPr>
              <w:pPrChange w:id="3484"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485" w:author="michaelaanas23@gmail.com" w:date="2026-09-25T21:51:00Z" w16du:dateUtc="2026-09-25T13:51:00Z">
                  <w:rPr>
                    <w:rFonts w:ascii="Arial" w:eastAsia="Times New Roman" w:hAnsi="Arial" w:cs="Arial"/>
                    <w:color w:val="000000"/>
                    <w:kern w:val="0"/>
                    <w14:ligatures w14:val="none"/>
                  </w:rPr>
                </w:rPrChange>
              </w:rPr>
              <w:t>Product Category/Type (e.g., Purified, Alkaline, Seal, Cap)</w:t>
            </w:r>
          </w:p>
        </w:tc>
      </w:tr>
      <w:tr w:rsidR="006338E1" w:rsidRPr="00427840" w14:paraId="5C38D989" w14:textId="77777777">
        <w:trPr>
          <w:trHeight w:val="515"/>
        </w:trPr>
        <w:tc>
          <w:tcPr>
            <w:tcW w:w="0" w:type="auto"/>
            <w:tcMar>
              <w:top w:w="100" w:type="dxa"/>
              <w:left w:w="100" w:type="dxa"/>
              <w:bottom w:w="100" w:type="dxa"/>
              <w:right w:w="100" w:type="dxa"/>
            </w:tcMar>
            <w:hideMark/>
          </w:tcPr>
          <w:p w14:paraId="75A2085B"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486" w:author="michaelaanas23@gmail.com" w:date="2026-09-25T21:51:00Z" w16du:dateUtc="2026-09-25T13:51:00Z">
                  <w:rPr>
                    <w:rFonts w:ascii="Times New Roman" w:eastAsia="Times New Roman" w:hAnsi="Times New Roman" w:cs="Times New Roman"/>
                    <w:kern w:val="0"/>
                    <w14:ligatures w14:val="none"/>
                  </w:rPr>
                </w:rPrChange>
              </w:rPr>
              <w:pPrChange w:id="3487"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488" w:author="michaelaanas23@gmail.com" w:date="2026-09-25T21:51:00Z" w16du:dateUtc="2026-09-25T13:51:00Z">
                  <w:rPr>
                    <w:rFonts w:ascii="Arial" w:eastAsia="Times New Roman" w:hAnsi="Arial" w:cs="Arial"/>
                    <w:b/>
                    <w:bCs/>
                    <w:color w:val="000000"/>
                    <w:kern w:val="0"/>
                    <w14:ligatures w14:val="none"/>
                  </w:rPr>
                </w:rPrChange>
              </w:rPr>
              <w:t>price</w:t>
            </w:r>
          </w:p>
        </w:tc>
        <w:tc>
          <w:tcPr>
            <w:tcW w:w="0" w:type="auto"/>
            <w:tcMar>
              <w:top w:w="100" w:type="dxa"/>
              <w:left w:w="100" w:type="dxa"/>
              <w:bottom w:w="100" w:type="dxa"/>
              <w:right w:w="100" w:type="dxa"/>
            </w:tcMar>
            <w:hideMark/>
          </w:tcPr>
          <w:p w14:paraId="64278C28"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489" w:author="michaelaanas23@gmail.com" w:date="2026-09-25T21:51:00Z" w16du:dateUtc="2026-09-25T13:51:00Z">
                  <w:rPr>
                    <w:rFonts w:ascii="Times New Roman" w:eastAsia="Times New Roman" w:hAnsi="Times New Roman" w:cs="Times New Roman"/>
                    <w:kern w:val="0"/>
                    <w14:ligatures w14:val="none"/>
                  </w:rPr>
                </w:rPrChange>
              </w:rPr>
              <w:pPrChange w:id="3490"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491" w:author="michaelaanas23@gmail.com" w:date="2026-09-25T21:51:00Z" w16du:dateUtc="2026-09-25T13:51:00Z">
                  <w:rPr>
                    <w:rFonts w:ascii="Arial" w:eastAsia="Times New Roman" w:hAnsi="Arial" w:cs="Arial"/>
                    <w:color w:val="000000"/>
                    <w:kern w:val="0"/>
                    <w14:ligatures w14:val="none"/>
                  </w:rPr>
                </w:rPrChange>
              </w:rPr>
              <w:t>Selling Price per Unit</w:t>
            </w:r>
          </w:p>
        </w:tc>
      </w:tr>
      <w:tr w:rsidR="006338E1" w:rsidRPr="00427840" w14:paraId="725B5E06" w14:textId="77777777">
        <w:trPr>
          <w:trHeight w:val="515"/>
        </w:trPr>
        <w:tc>
          <w:tcPr>
            <w:tcW w:w="0" w:type="auto"/>
            <w:tcMar>
              <w:top w:w="100" w:type="dxa"/>
              <w:left w:w="100" w:type="dxa"/>
              <w:bottom w:w="100" w:type="dxa"/>
              <w:right w:w="100" w:type="dxa"/>
            </w:tcMar>
            <w:hideMark/>
          </w:tcPr>
          <w:p w14:paraId="0BFE320B"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492" w:author="michaelaanas23@gmail.com" w:date="2026-09-25T21:51:00Z" w16du:dateUtc="2026-09-25T13:51:00Z">
                  <w:rPr>
                    <w:rFonts w:ascii="Times New Roman" w:eastAsia="Times New Roman" w:hAnsi="Times New Roman" w:cs="Times New Roman"/>
                    <w:kern w:val="0"/>
                    <w14:ligatures w14:val="none"/>
                  </w:rPr>
                </w:rPrChange>
              </w:rPr>
              <w:pPrChange w:id="3493" w:author="michaelaanas23@gmail.com" w:date="2026-09-25T21:55:00Z" w16du:dateUtc="2026-09-25T13:55:00Z">
                <w:pPr>
                  <w:spacing w:after="0" w:line="240" w:lineRule="auto"/>
                  <w:jc w:val="both"/>
                </w:pPr>
              </w:pPrChange>
            </w:pPr>
            <w:proofErr w:type="spellStart"/>
            <w:r w:rsidRPr="00427840">
              <w:rPr>
                <w:rFonts w:ascii="Arial" w:eastAsia="Times New Roman" w:hAnsi="Arial" w:cs="Arial"/>
                <w:b/>
                <w:bCs/>
                <w:color w:val="000000"/>
                <w:kern w:val="0"/>
                <w:sz w:val="20"/>
                <w:szCs w:val="20"/>
                <w14:ligatures w14:val="none"/>
                <w:rPrChange w:id="3494" w:author="michaelaanas23@gmail.com" w:date="2026-09-25T21:51:00Z" w16du:dateUtc="2026-09-25T13:51:00Z">
                  <w:rPr>
                    <w:rFonts w:ascii="Arial" w:eastAsia="Times New Roman" w:hAnsi="Arial" w:cs="Arial"/>
                    <w:b/>
                    <w:bCs/>
                    <w:color w:val="000000"/>
                    <w:kern w:val="0"/>
                    <w14:ligatures w14:val="none"/>
                  </w:rPr>
                </w:rPrChange>
              </w:rPr>
              <w:t>current_stock</w:t>
            </w:r>
            <w:proofErr w:type="spellEnd"/>
          </w:p>
        </w:tc>
        <w:tc>
          <w:tcPr>
            <w:tcW w:w="0" w:type="auto"/>
            <w:tcMar>
              <w:top w:w="100" w:type="dxa"/>
              <w:left w:w="100" w:type="dxa"/>
              <w:bottom w:w="100" w:type="dxa"/>
              <w:right w:w="100" w:type="dxa"/>
            </w:tcMar>
            <w:hideMark/>
          </w:tcPr>
          <w:p w14:paraId="31D2783C"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495" w:author="michaelaanas23@gmail.com" w:date="2026-09-25T21:51:00Z" w16du:dateUtc="2026-09-25T13:51:00Z">
                  <w:rPr>
                    <w:rFonts w:ascii="Times New Roman" w:eastAsia="Times New Roman" w:hAnsi="Times New Roman" w:cs="Times New Roman"/>
                    <w:kern w:val="0"/>
                    <w14:ligatures w14:val="none"/>
                  </w:rPr>
                </w:rPrChange>
              </w:rPr>
              <w:pPrChange w:id="3496"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497" w:author="michaelaanas23@gmail.com" w:date="2026-09-25T21:51:00Z" w16du:dateUtc="2026-09-25T13:51:00Z">
                  <w:rPr>
                    <w:rFonts w:ascii="Arial" w:eastAsia="Times New Roman" w:hAnsi="Arial" w:cs="Arial"/>
                    <w:color w:val="000000"/>
                    <w:kern w:val="0"/>
                    <w14:ligatures w14:val="none"/>
                  </w:rPr>
                </w:rPrChange>
              </w:rPr>
              <w:t>Available Inventory Stock</w:t>
            </w:r>
          </w:p>
        </w:tc>
      </w:tr>
      <w:tr w:rsidR="006338E1" w:rsidRPr="00427840" w14:paraId="217C0202" w14:textId="77777777">
        <w:trPr>
          <w:trHeight w:val="515"/>
        </w:trPr>
        <w:tc>
          <w:tcPr>
            <w:tcW w:w="0" w:type="auto"/>
            <w:tcMar>
              <w:top w:w="100" w:type="dxa"/>
              <w:left w:w="100" w:type="dxa"/>
              <w:bottom w:w="100" w:type="dxa"/>
              <w:right w:w="100" w:type="dxa"/>
            </w:tcMar>
            <w:hideMark/>
          </w:tcPr>
          <w:p w14:paraId="36331047"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498" w:author="michaelaanas23@gmail.com" w:date="2026-09-25T21:51:00Z" w16du:dateUtc="2026-09-25T13:51:00Z">
                  <w:rPr>
                    <w:rFonts w:ascii="Times New Roman" w:eastAsia="Times New Roman" w:hAnsi="Times New Roman" w:cs="Times New Roman"/>
                    <w:kern w:val="0"/>
                    <w14:ligatures w14:val="none"/>
                  </w:rPr>
                </w:rPrChange>
              </w:rPr>
              <w:pPrChange w:id="3499" w:author="michaelaanas23@gmail.com" w:date="2026-09-25T21:55:00Z" w16du:dateUtc="2026-09-25T13:55:00Z">
                <w:pPr>
                  <w:spacing w:after="0" w:line="240" w:lineRule="auto"/>
                  <w:jc w:val="both"/>
                </w:pPr>
              </w:pPrChange>
            </w:pPr>
            <w:proofErr w:type="spellStart"/>
            <w:r w:rsidRPr="00427840">
              <w:rPr>
                <w:rFonts w:ascii="Arial" w:eastAsia="Times New Roman" w:hAnsi="Arial" w:cs="Arial"/>
                <w:b/>
                <w:bCs/>
                <w:color w:val="000000"/>
                <w:kern w:val="0"/>
                <w:sz w:val="20"/>
                <w:szCs w:val="20"/>
                <w14:ligatures w14:val="none"/>
                <w:rPrChange w:id="3500" w:author="michaelaanas23@gmail.com" w:date="2026-09-25T21:51:00Z" w16du:dateUtc="2026-09-25T13:51:00Z">
                  <w:rPr>
                    <w:rFonts w:ascii="Arial" w:eastAsia="Times New Roman" w:hAnsi="Arial" w:cs="Arial"/>
                    <w:b/>
                    <w:bCs/>
                    <w:color w:val="000000"/>
                    <w:kern w:val="0"/>
                    <w14:ligatures w14:val="none"/>
                  </w:rPr>
                </w:rPrChange>
              </w:rPr>
              <w:t>branch_id</w:t>
            </w:r>
            <w:proofErr w:type="spellEnd"/>
          </w:p>
        </w:tc>
        <w:tc>
          <w:tcPr>
            <w:tcW w:w="0" w:type="auto"/>
            <w:tcMar>
              <w:top w:w="100" w:type="dxa"/>
              <w:left w:w="100" w:type="dxa"/>
              <w:bottom w:w="100" w:type="dxa"/>
              <w:right w:w="100" w:type="dxa"/>
            </w:tcMar>
            <w:hideMark/>
          </w:tcPr>
          <w:p w14:paraId="6004569F"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501" w:author="michaelaanas23@gmail.com" w:date="2026-09-25T21:51:00Z" w16du:dateUtc="2026-09-25T13:51:00Z">
                  <w:rPr>
                    <w:rFonts w:ascii="Times New Roman" w:eastAsia="Times New Roman" w:hAnsi="Times New Roman" w:cs="Times New Roman"/>
                    <w:kern w:val="0"/>
                    <w14:ligatures w14:val="none"/>
                  </w:rPr>
                </w:rPrChange>
              </w:rPr>
              <w:pPrChange w:id="3502"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503" w:author="michaelaanas23@gmail.com" w:date="2026-09-25T21:51:00Z" w16du:dateUtc="2026-09-25T13:51:00Z">
                  <w:rPr>
                    <w:rFonts w:ascii="Arial" w:eastAsia="Times New Roman" w:hAnsi="Arial" w:cs="Arial"/>
                    <w:color w:val="000000"/>
                    <w:kern w:val="0"/>
                    <w14:ligatures w14:val="none"/>
                  </w:rPr>
                </w:rPrChange>
              </w:rPr>
              <w:t>Foreign Key (</w:t>
            </w:r>
            <w:r w:rsidRPr="00427840">
              <w:rPr>
                <w:rFonts w:ascii="Roboto Mono" w:eastAsia="Times New Roman" w:hAnsi="Roboto Mono" w:cs="Times New Roman"/>
                <w:color w:val="188038"/>
                <w:kern w:val="0"/>
                <w:sz w:val="20"/>
                <w:szCs w:val="20"/>
                <w14:ligatures w14:val="none"/>
                <w:rPrChange w:id="3504" w:author="michaelaanas23@gmail.com" w:date="2026-09-25T21:51:00Z" w16du:dateUtc="2026-09-25T13:51:00Z">
                  <w:rPr>
                    <w:rFonts w:ascii="Roboto Mono" w:eastAsia="Times New Roman" w:hAnsi="Roboto Mono" w:cs="Times New Roman"/>
                    <w:color w:val="188038"/>
                    <w:kern w:val="0"/>
                    <w14:ligatures w14:val="none"/>
                  </w:rPr>
                </w:rPrChange>
              </w:rPr>
              <w:t>branch</w:t>
            </w:r>
            <w:r w:rsidRPr="00427840">
              <w:rPr>
                <w:rFonts w:ascii="Arial" w:eastAsia="Times New Roman" w:hAnsi="Arial" w:cs="Arial"/>
                <w:color w:val="000000"/>
                <w:kern w:val="0"/>
                <w:sz w:val="20"/>
                <w:szCs w:val="20"/>
                <w14:ligatures w14:val="none"/>
                <w:rPrChange w:id="3505" w:author="michaelaanas23@gmail.com" w:date="2026-09-25T21:51:00Z" w16du:dateUtc="2026-09-25T13:51:00Z">
                  <w:rPr>
                    <w:rFonts w:ascii="Arial" w:eastAsia="Times New Roman" w:hAnsi="Arial" w:cs="Arial"/>
                    <w:color w:val="000000"/>
                    <w:kern w:val="0"/>
                    <w14:ligatures w14:val="none"/>
                  </w:rPr>
                </w:rPrChange>
              </w:rPr>
              <w:t>)</w:t>
            </w:r>
          </w:p>
        </w:tc>
      </w:tr>
      <w:tr w:rsidR="006338E1" w:rsidRPr="00427840" w14:paraId="0FB8D23D" w14:textId="77777777">
        <w:trPr>
          <w:trHeight w:val="515"/>
        </w:trPr>
        <w:tc>
          <w:tcPr>
            <w:tcW w:w="0" w:type="auto"/>
            <w:tcMar>
              <w:top w:w="100" w:type="dxa"/>
              <w:left w:w="100" w:type="dxa"/>
              <w:bottom w:w="100" w:type="dxa"/>
              <w:right w:w="100" w:type="dxa"/>
            </w:tcMar>
            <w:hideMark/>
          </w:tcPr>
          <w:p w14:paraId="2D65BDF3"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506" w:author="michaelaanas23@gmail.com" w:date="2026-09-25T21:51:00Z" w16du:dateUtc="2026-09-25T13:51:00Z">
                  <w:rPr>
                    <w:rFonts w:ascii="Times New Roman" w:eastAsia="Times New Roman" w:hAnsi="Times New Roman" w:cs="Times New Roman"/>
                    <w:kern w:val="0"/>
                    <w14:ligatures w14:val="none"/>
                  </w:rPr>
                </w:rPrChange>
              </w:rPr>
              <w:pPrChange w:id="3507" w:author="michaelaanas23@gmail.com" w:date="2026-09-25T21:55:00Z" w16du:dateUtc="2026-09-25T13:55:00Z">
                <w:pPr>
                  <w:spacing w:after="0" w:line="240" w:lineRule="auto"/>
                  <w:jc w:val="both"/>
                </w:pPr>
              </w:pPrChange>
            </w:pPr>
            <w:proofErr w:type="spellStart"/>
            <w:r w:rsidRPr="00427840">
              <w:rPr>
                <w:rFonts w:ascii="Arial" w:eastAsia="Times New Roman" w:hAnsi="Arial" w:cs="Arial"/>
                <w:b/>
                <w:bCs/>
                <w:color w:val="000000"/>
                <w:kern w:val="0"/>
                <w:sz w:val="20"/>
                <w:szCs w:val="20"/>
                <w14:ligatures w14:val="none"/>
                <w:rPrChange w:id="3508" w:author="michaelaanas23@gmail.com" w:date="2026-09-25T21:51:00Z" w16du:dateUtc="2026-09-25T13:51:00Z">
                  <w:rPr>
                    <w:rFonts w:ascii="Arial" w:eastAsia="Times New Roman" w:hAnsi="Arial" w:cs="Arial"/>
                    <w:b/>
                    <w:bCs/>
                    <w:color w:val="000000"/>
                    <w:kern w:val="0"/>
                    <w14:ligatures w14:val="none"/>
                  </w:rPr>
                </w:rPrChange>
              </w:rPr>
              <w:t>created_at</w:t>
            </w:r>
            <w:proofErr w:type="spellEnd"/>
          </w:p>
        </w:tc>
        <w:tc>
          <w:tcPr>
            <w:tcW w:w="0" w:type="auto"/>
            <w:tcMar>
              <w:top w:w="100" w:type="dxa"/>
              <w:left w:w="100" w:type="dxa"/>
              <w:bottom w:w="100" w:type="dxa"/>
              <w:right w:w="100" w:type="dxa"/>
            </w:tcMar>
            <w:hideMark/>
          </w:tcPr>
          <w:p w14:paraId="3334E819"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509" w:author="michaelaanas23@gmail.com" w:date="2026-09-25T21:51:00Z" w16du:dateUtc="2026-09-25T13:51:00Z">
                  <w:rPr>
                    <w:rFonts w:ascii="Times New Roman" w:eastAsia="Times New Roman" w:hAnsi="Times New Roman" w:cs="Times New Roman"/>
                    <w:kern w:val="0"/>
                    <w14:ligatures w14:val="none"/>
                  </w:rPr>
                </w:rPrChange>
              </w:rPr>
              <w:pPrChange w:id="3510"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511" w:author="michaelaanas23@gmail.com" w:date="2026-09-25T21:51:00Z" w16du:dateUtc="2026-09-25T13:51:00Z">
                  <w:rPr>
                    <w:rFonts w:ascii="Arial" w:eastAsia="Times New Roman" w:hAnsi="Arial" w:cs="Arial"/>
                    <w:color w:val="000000"/>
                    <w:kern w:val="0"/>
                    <w14:ligatures w14:val="none"/>
                  </w:rPr>
                </w:rPrChange>
              </w:rPr>
              <w:t>Item Registration Date</w:t>
            </w:r>
          </w:p>
        </w:tc>
      </w:tr>
    </w:tbl>
    <w:p w14:paraId="2A364F9A" w14:textId="45B36A0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512" w:author="michaelaanas23@gmail.com" w:date="2026-09-25T21:51:00Z" w16du:dateUtc="2026-09-25T13:51:00Z">
            <w:rPr>
              <w:rFonts w:ascii="Times New Roman" w:eastAsia="Times New Roman" w:hAnsi="Times New Roman" w:cs="Times New Roman"/>
              <w:kern w:val="0"/>
              <w14:ligatures w14:val="none"/>
            </w:rPr>
          </w:rPrChange>
        </w:rPr>
        <w:pPrChange w:id="3513" w:author="michaelaanas23@gmail.com" w:date="2026-09-25T21:55:00Z" w16du:dateUtc="2026-09-25T13:55:00Z">
          <w:pPr>
            <w:spacing w:after="0" w:line="240" w:lineRule="auto"/>
            <w:jc w:val="both"/>
          </w:pPr>
        </w:pPrChange>
      </w:pPr>
    </w:p>
    <w:p w14:paraId="00989879"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514" w:author="michaelaanas23@gmail.com" w:date="2026-09-25T21:51:00Z" w16du:dateUtc="2026-09-25T13:51:00Z">
            <w:rPr>
              <w:rFonts w:ascii="Times New Roman" w:eastAsia="Times New Roman" w:hAnsi="Times New Roman" w:cs="Times New Roman"/>
              <w:kern w:val="0"/>
              <w14:ligatures w14:val="none"/>
            </w:rPr>
          </w:rPrChange>
        </w:rPr>
        <w:pPrChange w:id="3515" w:author="michaelaanas23@gmail.com" w:date="2026-09-25T21:55:00Z" w16du:dateUtc="2026-09-25T13:55:00Z">
          <w:pPr>
            <w:spacing w:after="0" w:line="240" w:lineRule="auto"/>
            <w:jc w:val="both"/>
          </w:pPr>
        </w:pPrChange>
      </w:pPr>
    </w:p>
    <w:p w14:paraId="791DFF0B" w14:textId="77777777" w:rsidR="006338E1" w:rsidRPr="00427840" w:rsidRDefault="006338E1">
      <w:pPr>
        <w:spacing w:before="360" w:after="80" w:line="276" w:lineRule="auto"/>
        <w:jc w:val="both"/>
        <w:outlineLvl w:val="1"/>
        <w:rPr>
          <w:rFonts w:ascii="Times New Roman" w:eastAsia="Times New Roman" w:hAnsi="Times New Roman" w:cs="Times New Roman"/>
          <w:b/>
          <w:bCs/>
          <w:kern w:val="0"/>
          <w:sz w:val="20"/>
          <w:szCs w:val="20"/>
          <w14:ligatures w14:val="none"/>
          <w:rPrChange w:id="3516" w:author="michaelaanas23@gmail.com" w:date="2026-09-25T21:51:00Z" w16du:dateUtc="2026-09-25T13:51:00Z">
            <w:rPr>
              <w:rFonts w:ascii="Times New Roman" w:eastAsia="Times New Roman" w:hAnsi="Times New Roman" w:cs="Times New Roman"/>
              <w:b/>
              <w:bCs/>
              <w:kern w:val="0"/>
              <w:sz w:val="36"/>
              <w:szCs w:val="36"/>
              <w14:ligatures w14:val="none"/>
            </w:rPr>
          </w:rPrChange>
        </w:rPr>
        <w:pPrChange w:id="3517" w:author="michaelaanas23@gmail.com" w:date="2026-09-25T21:55:00Z" w16du:dateUtc="2026-09-25T13:55:00Z">
          <w:pPr>
            <w:spacing w:before="360" w:after="80" w:line="240" w:lineRule="auto"/>
            <w:jc w:val="both"/>
            <w:outlineLvl w:val="1"/>
          </w:pPr>
        </w:pPrChange>
      </w:pPr>
      <w:r w:rsidRPr="00427840">
        <w:rPr>
          <w:rFonts w:ascii="Arial" w:eastAsia="Times New Roman" w:hAnsi="Arial" w:cs="Arial"/>
          <w:b/>
          <w:bCs/>
          <w:color w:val="000000"/>
          <w:kern w:val="0"/>
          <w:sz w:val="20"/>
          <w:szCs w:val="20"/>
          <w14:ligatures w14:val="none"/>
          <w:rPrChange w:id="3518" w:author="michaelaanas23@gmail.com" w:date="2026-09-25T21:51:00Z" w16du:dateUtc="2026-09-25T13:51:00Z">
            <w:rPr>
              <w:rFonts w:ascii="Arial" w:eastAsia="Times New Roman" w:hAnsi="Arial" w:cs="Arial"/>
              <w:b/>
              <w:bCs/>
              <w:color w:val="000000"/>
              <w:kern w:val="0"/>
              <w:sz w:val="34"/>
              <w:szCs w:val="34"/>
              <w14:ligatures w14:val="none"/>
            </w:rPr>
          </w:rPrChange>
        </w:rPr>
        <w:t>Sales Table (</w:t>
      </w:r>
      <w:r w:rsidRPr="00427840">
        <w:rPr>
          <w:rFonts w:ascii="Roboto Mono" w:eastAsia="Times New Roman" w:hAnsi="Roboto Mono" w:cs="Times New Roman"/>
          <w:b/>
          <w:bCs/>
          <w:color w:val="188038"/>
          <w:kern w:val="0"/>
          <w:sz w:val="20"/>
          <w:szCs w:val="20"/>
          <w14:ligatures w14:val="none"/>
          <w:rPrChange w:id="3519" w:author="michaelaanas23@gmail.com" w:date="2026-09-25T21:51:00Z" w16du:dateUtc="2026-09-25T13:51:00Z">
            <w:rPr>
              <w:rFonts w:ascii="Roboto Mono" w:eastAsia="Times New Roman" w:hAnsi="Roboto Mono" w:cs="Times New Roman"/>
              <w:b/>
              <w:bCs/>
              <w:color w:val="188038"/>
              <w:kern w:val="0"/>
              <w:sz w:val="34"/>
              <w:szCs w:val="34"/>
              <w14:ligatures w14:val="none"/>
            </w:rPr>
          </w:rPrChange>
        </w:rPr>
        <w:t>sale</w:t>
      </w:r>
      <w:r w:rsidRPr="00427840">
        <w:rPr>
          <w:rFonts w:ascii="Arial" w:eastAsia="Times New Roman" w:hAnsi="Arial" w:cs="Arial"/>
          <w:b/>
          <w:bCs/>
          <w:color w:val="000000"/>
          <w:kern w:val="0"/>
          <w:sz w:val="20"/>
          <w:szCs w:val="20"/>
          <w14:ligatures w14:val="none"/>
          <w:rPrChange w:id="3520" w:author="michaelaanas23@gmail.com" w:date="2026-09-25T21:51:00Z" w16du:dateUtc="2026-09-25T13:51:00Z">
            <w:rPr>
              <w:rFonts w:ascii="Arial" w:eastAsia="Times New Roman" w:hAnsi="Arial" w:cs="Arial"/>
              <w:b/>
              <w:bCs/>
              <w:color w:val="000000"/>
              <w:kern w:val="0"/>
              <w:sz w:val="34"/>
              <w:szCs w:val="34"/>
              <w14:ligatures w14:val="none"/>
            </w:rPr>
          </w:rPrChange>
        </w:rPr>
        <w:t>)</w:t>
      </w:r>
    </w:p>
    <w:p w14:paraId="0ECE45D5" w14:textId="77777777" w:rsidR="006338E1" w:rsidRPr="00427840" w:rsidRDefault="006338E1">
      <w:pPr>
        <w:spacing w:before="240" w:after="240" w:line="276" w:lineRule="auto"/>
        <w:jc w:val="both"/>
        <w:rPr>
          <w:rFonts w:ascii="Times New Roman" w:eastAsia="Times New Roman" w:hAnsi="Times New Roman" w:cs="Times New Roman"/>
          <w:kern w:val="0"/>
          <w:sz w:val="20"/>
          <w:szCs w:val="20"/>
          <w14:ligatures w14:val="none"/>
          <w:rPrChange w:id="3521" w:author="michaelaanas23@gmail.com" w:date="2026-09-25T21:51:00Z" w16du:dateUtc="2026-09-25T13:51:00Z">
            <w:rPr>
              <w:rFonts w:ascii="Times New Roman" w:eastAsia="Times New Roman" w:hAnsi="Times New Roman" w:cs="Times New Roman"/>
              <w:kern w:val="0"/>
              <w14:ligatures w14:val="none"/>
            </w:rPr>
          </w:rPrChange>
        </w:rPr>
        <w:pPrChange w:id="3522" w:author="michaelaanas23@gmail.com" w:date="2026-09-25T21:55:00Z" w16du:dateUtc="2026-09-25T13:55:00Z">
          <w:pPr>
            <w:spacing w:before="240" w:after="240" w:line="240" w:lineRule="auto"/>
            <w:jc w:val="both"/>
          </w:pPr>
        </w:pPrChange>
      </w:pPr>
      <w:r w:rsidRPr="00427840">
        <w:rPr>
          <w:rFonts w:ascii="Arial" w:eastAsia="Times New Roman" w:hAnsi="Arial" w:cs="Arial"/>
          <w:color w:val="000000"/>
          <w:kern w:val="0"/>
          <w:sz w:val="20"/>
          <w:szCs w:val="20"/>
          <w14:ligatures w14:val="none"/>
          <w:rPrChange w:id="3523" w:author="michaelaanas23@gmail.com" w:date="2026-09-25T21:51:00Z" w16du:dateUtc="2026-09-25T13:51:00Z">
            <w:rPr>
              <w:rFonts w:ascii="Arial" w:eastAsia="Times New Roman" w:hAnsi="Arial" w:cs="Arial"/>
              <w:color w:val="000000"/>
              <w:kern w:val="0"/>
              <w14:ligatures w14:val="none"/>
            </w:rPr>
          </w:rPrChange>
        </w:rPr>
        <w:t>This table records completed Point-of-Sale (POS) cashier transactions and total amounts.</w:t>
      </w:r>
    </w:p>
    <w:tbl>
      <w:tblPr>
        <w:tblW w:w="0" w:type="auto"/>
        <w:tblCellMar>
          <w:top w:w="15" w:type="dxa"/>
          <w:left w:w="15" w:type="dxa"/>
          <w:bottom w:w="15" w:type="dxa"/>
          <w:right w:w="15" w:type="dxa"/>
        </w:tblCellMar>
        <w:tblLook w:val="04A0" w:firstRow="1" w:lastRow="0" w:firstColumn="1" w:lastColumn="0" w:noHBand="0" w:noVBand="1"/>
      </w:tblPr>
      <w:tblGrid>
        <w:gridCol w:w="1856"/>
        <w:gridCol w:w="5262"/>
      </w:tblGrid>
      <w:tr w:rsidR="006338E1" w:rsidRPr="00427840" w14:paraId="445F1BA2" w14:textId="77777777">
        <w:trPr>
          <w:trHeight w:val="515"/>
        </w:trPr>
        <w:tc>
          <w:tcPr>
            <w:tcW w:w="0" w:type="auto"/>
            <w:tcMar>
              <w:top w:w="100" w:type="dxa"/>
              <w:left w:w="100" w:type="dxa"/>
              <w:bottom w:w="100" w:type="dxa"/>
              <w:right w:w="100" w:type="dxa"/>
            </w:tcMar>
            <w:hideMark/>
          </w:tcPr>
          <w:p w14:paraId="1A59AC8F"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524" w:author="michaelaanas23@gmail.com" w:date="2026-09-25T21:51:00Z" w16du:dateUtc="2026-09-25T13:51:00Z">
                  <w:rPr>
                    <w:rFonts w:ascii="Times New Roman" w:eastAsia="Times New Roman" w:hAnsi="Times New Roman" w:cs="Times New Roman"/>
                    <w:kern w:val="0"/>
                    <w14:ligatures w14:val="none"/>
                  </w:rPr>
                </w:rPrChange>
              </w:rPr>
              <w:pPrChange w:id="3525"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526" w:author="michaelaanas23@gmail.com" w:date="2026-09-25T21:51:00Z" w16du:dateUtc="2026-09-25T13:51:00Z">
                  <w:rPr>
                    <w:rFonts w:ascii="Arial" w:eastAsia="Times New Roman" w:hAnsi="Arial" w:cs="Arial"/>
                    <w:b/>
                    <w:bCs/>
                    <w:color w:val="000000"/>
                    <w:kern w:val="0"/>
                    <w14:ligatures w14:val="none"/>
                  </w:rPr>
                </w:rPrChange>
              </w:rPr>
              <w:lastRenderedPageBreak/>
              <w:t>Field</w:t>
            </w:r>
          </w:p>
        </w:tc>
        <w:tc>
          <w:tcPr>
            <w:tcW w:w="0" w:type="auto"/>
            <w:tcMar>
              <w:top w:w="100" w:type="dxa"/>
              <w:left w:w="100" w:type="dxa"/>
              <w:bottom w:w="100" w:type="dxa"/>
              <w:right w:w="100" w:type="dxa"/>
            </w:tcMar>
            <w:hideMark/>
          </w:tcPr>
          <w:p w14:paraId="7D3DBBEB"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527" w:author="michaelaanas23@gmail.com" w:date="2026-09-25T21:51:00Z" w16du:dateUtc="2026-09-25T13:51:00Z">
                  <w:rPr>
                    <w:rFonts w:ascii="Times New Roman" w:eastAsia="Times New Roman" w:hAnsi="Times New Roman" w:cs="Times New Roman"/>
                    <w:kern w:val="0"/>
                    <w14:ligatures w14:val="none"/>
                  </w:rPr>
                </w:rPrChange>
              </w:rPr>
              <w:pPrChange w:id="3528"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529" w:author="michaelaanas23@gmail.com" w:date="2026-09-25T21:51:00Z" w16du:dateUtc="2026-09-25T13:51:00Z">
                  <w:rPr>
                    <w:rFonts w:ascii="Arial" w:eastAsia="Times New Roman" w:hAnsi="Arial" w:cs="Arial"/>
                    <w:b/>
                    <w:bCs/>
                    <w:color w:val="000000"/>
                    <w:kern w:val="0"/>
                    <w14:ligatures w14:val="none"/>
                  </w:rPr>
                </w:rPrChange>
              </w:rPr>
              <w:t>Description</w:t>
            </w:r>
          </w:p>
        </w:tc>
      </w:tr>
      <w:tr w:rsidR="006338E1" w:rsidRPr="00427840" w14:paraId="3E1580C2" w14:textId="77777777">
        <w:trPr>
          <w:trHeight w:val="515"/>
        </w:trPr>
        <w:tc>
          <w:tcPr>
            <w:tcW w:w="0" w:type="auto"/>
            <w:tcMar>
              <w:top w:w="100" w:type="dxa"/>
              <w:left w:w="100" w:type="dxa"/>
              <w:bottom w:w="100" w:type="dxa"/>
              <w:right w:w="100" w:type="dxa"/>
            </w:tcMar>
            <w:hideMark/>
          </w:tcPr>
          <w:p w14:paraId="0FB3FA09"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530" w:author="michaelaanas23@gmail.com" w:date="2026-09-25T21:51:00Z" w16du:dateUtc="2026-09-25T13:51:00Z">
                  <w:rPr>
                    <w:rFonts w:ascii="Times New Roman" w:eastAsia="Times New Roman" w:hAnsi="Times New Roman" w:cs="Times New Roman"/>
                    <w:kern w:val="0"/>
                    <w14:ligatures w14:val="none"/>
                  </w:rPr>
                </w:rPrChange>
              </w:rPr>
              <w:pPrChange w:id="3531"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532" w:author="michaelaanas23@gmail.com" w:date="2026-09-25T21:51:00Z" w16du:dateUtc="2026-09-25T13:51:00Z">
                  <w:rPr>
                    <w:rFonts w:ascii="Arial" w:eastAsia="Times New Roman" w:hAnsi="Arial" w:cs="Arial"/>
                    <w:b/>
                    <w:bCs/>
                    <w:color w:val="000000"/>
                    <w:kern w:val="0"/>
                    <w14:ligatures w14:val="none"/>
                  </w:rPr>
                </w:rPrChange>
              </w:rPr>
              <w:t>id</w:t>
            </w:r>
          </w:p>
        </w:tc>
        <w:tc>
          <w:tcPr>
            <w:tcW w:w="0" w:type="auto"/>
            <w:tcMar>
              <w:top w:w="100" w:type="dxa"/>
              <w:left w:w="100" w:type="dxa"/>
              <w:bottom w:w="100" w:type="dxa"/>
              <w:right w:w="100" w:type="dxa"/>
            </w:tcMar>
            <w:hideMark/>
          </w:tcPr>
          <w:p w14:paraId="068BD921"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533" w:author="michaelaanas23@gmail.com" w:date="2026-09-25T21:51:00Z" w16du:dateUtc="2026-09-25T13:51:00Z">
                  <w:rPr>
                    <w:rFonts w:ascii="Times New Roman" w:eastAsia="Times New Roman" w:hAnsi="Times New Roman" w:cs="Times New Roman"/>
                    <w:kern w:val="0"/>
                    <w14:ligatures w14:val="none"/>
                  </w:rPr>
                </w:rPrChange>
              </w:rPr>
              <w:pPrChange w:id="3534"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535" w:author="michaelaanas23@gmail.com" w:date="2026-09-25T21:51:00Z" w16du:dateUtc="2026-09-25T13:51:00Z">
                  <w:rPr>
                    <w:rFonts w:ascii="Arial" w:eastAsia="Times New Roman" w:hAnsi="Arial" w:cs="Arial"/>
                    <w:color w:val="000000"/>
                    <w:kern w:val="0"/>
                    <w14:ligatures w14:val="none"/>
                  </w:rPr>
                </w:rPrChange>
              </w:rPr>
              <w:t>Primary Key</w:t>
            </w:r>
          </w:p>
        </w:tc>
      </w:tr>
      <w:tr w:rsidR="006338E1" w:rsidRPr="00427840" w14:paraId="6D64E8F4" w14:textId="77777777">
        <w:trPr>
          <w:trHeight w:val="515"/>
        </w:trPr>
        <w:tc>
          <w:tcPr>
            <w:tcW w:w="0" w:type="auto"/>
            <w:tcMar>
              <w:top w:w="100" w:type="dxa"/>
              <w:left w:w="100" w:type="dxa"/>
              <w:bottom w:w="100" w:type="dxa"/>
              <w:right w:w="100" w:type="dxa"/>
            </w:tcMar>
            <w:hideMark/>
          </w:tcPr>
          <w:p w14:paraId="59F96E0A"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536" w:author="michaelaanas23@gmail.com" w:date="2026-09-25T21:51:00Z" w16du:dateUtc="2026-09-25T13:51:00Z">
                  <w:rPr>
                    <w:rFonts w:ascii="Times New Roman" w:eastAsia="Times New Roman" w:hAnsi="Times New Roman" w:cs="Times New Roman"/>
                    <w:kern w:val="0"/>
                    <w14:ligatures w14:val="none"/>
                  </w:rPr>
                </w:rPrChange>
              </w:rPr>
              <w:pPrChange w:id="3537" w:author="michaelaanas23@gmail.com" w:date="2026-09-25T21:55:00Z" w16du:dateUtc="2026-09-25T13:55:00Z">
                <w:pPr>
                  <w:spacing w:after="0" w:line="240" w:lineRule="auto"/>
                  <w:jc w:val="both"/>
                </w:pPr>
              </w:pPrChange>
            </w:pPr>
            <w:proofErr w:type="spellStart"/>
            <w:r w:rsidRPr="00427840">
              <w:rPr>
                <w:rFonts w:ascii="Arial" w:eastAsia="Times New Roman" w:hAnsi="Arial" w:cs="Arial"/>
                <w:b/>
                <w:bCs/>
                <w:color w:val="000000"/>
                <w:kern w:val="0"/>
                <w:sz w:val="20"/>
                <w:szCs w:val="20"/>
                <w14:ligatures w14:val="none"/>
                <w:rPrChange w:id="3538" w:author="michaelaanas23@gmail.com" w:date="2026-09-25T21:51:00Z" w16du:dateUtc="2026-09-25T13:51:00Z">
                  <w:rPr>
                    <w:rFonts w:ascii="Arial" w:eastAsia="Times New Roman" w:hAnsi="Arial" w:cs="Arial"/>
                    <w:b/>
                    <w:bCs/>
                    <w:color w:val="000000"/>
                    <w:kern w:val="0"/>
                    <w14:ligatures w14:val="none"/>
                  </w:rPr>
                </w:rPrChange>
              </w:rPr>
              <w:t>customer_id</w:t>
            </w:r>
            <w:proofErr w:type="spellEnd"/>
          </w:p>
        </w:tc>
        <w:tc>
          <w:tcPr>
            <w:tcW w:w="0" w:type="auto"/>
            <w:tcMar>
              <w:top w:w="100" w:type="dxa"/>
              <w:left w:w="100" w:type="dxa"/>
              <w:bottom w:w="100" w:type="dxa"/>
              <w:right w:w="100" w:type="dxa"/>
            </w:tcMar>
            <w:hideMark/>
          </w:tcPr>
          <w:p w14:paraId="50FF4E1F"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539" w:author="michaelaanas23@gmail.com" w:date="2026-09-25T21:51:00Z" w16du:dateUtc="2026-09-25T13:51:00Z">
                  <w:rPr>
                    <w:rFonts w:ascii="Times New Roman" w:eastAsia="Times New Roman" w:hAnsi="Times New Roman" w:cs="Times New Roman"/>
                    <w:kern w:val="0"/>
                    <w14:ligatures w14:val="none"/>
                  </w:rPr>
                </w:rPrChange>
              </w:rPr>
              <w:pPrChange w:id="3540"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541" w:author="michaelaanas23@gmail.com" w:date="2026-09-25T21:51:00Z" w16du:dateUtc="2026-09-25T13:51:00Z">
                  <w:rPr>
                    <w:rFonts w:ascii="Arial" w:eastAsia="Times New Roman" w:hAnsi="Arial" w:cs="Arial"/>
                    <w:color w:val="000000"/>
                    <w:kern w:val="0"/>
                    <w14:ligatures w14:val="none"/>
                  </w:rPr>
                </w:rPrChange>
              </w:rPr>
              <w:t>Foreign Key (</w:t>
            </w:r>
            <w:r w:rsidRPr="00427840">
              <w:rPr>
                <w:rFonts w:ascii="Roboto Mono" w:eastAsia="Times New Roman" w:hAnsi="Roboto Mono" w:cs="Times New Roman"/>
                <w:color w:val="188038"/>
                <w:kern w:val="0"/>
                <w:sz w:val="20"/>
                <w:szCs w:val="20"/>
                <w14:ligatures w14:val="none"/>
                <w:rPrChange w:id="3542" w:author="michaelaanas23@gmail.com" w:date="2026-09-25T21:51:00Z" w16du:dateUtc="2026-09-25T13:51:00Z">
                  <w:rPr>
                    <w:rFonts w:ascii="Roboto Mono" w:eastAsia="Times New Roman" w:hAnsi="Roboto Mono" w:cs="Times New Roman"/>
                    <w:color w:val="188038"/>
                    <w:kern w:val="0"/>
                    <w14:ligatures w14:val="none"/>
                  </w:rPr>
                </w:rPrChange>
              </w:rPr>
              <w:t>customer</w:t>
            </w:r>
            <w:r w:rsidRPr="00427840">
              <w:rPr>
                <w:rFonts w:ascii="Arial" w:eastAsia="Times New Roman" w:hAnsi="Arial" w:cs="Arial"/>
                <w:color w:val="000000"/>
                <w:kern w:val="0"/>
                <w:sz w:val="20"/>
                <w:szCs w:val="20"/>
                <w14:ligatures w14:val="none"/>
                <w:rPrChange w:id="3543" w:author="michaelaanas23@gmail.com" w:date="2026-09-25T21:51:00Z" w16du:dateUtc="2026-09-25T13:51:00Z">
                  <w:rPr>
                    <w:rFonts w:ascii="Arial" w:eastAsia="Times New Roman" w:hAnsi="Arial" w:cs="Arial"/>
                    <w:color w:val="000000"/>
                    <w:kern w:val="0"/>
                    <w14:ligatures w14:val="none"/>
                  </w:rPr>
                </w:rPrChange>
              </w:rPr>
              <w:t>) (optional for walk-in customers)</w:t>
            </w:r>
          </w:p>
        </w:tc>
      </w:tr>
      <w:tr w:rsidR="006338E1" w:rsidRPr="00427840" w14:paraId="06119AB7" w14:textId="77777777">
        <w:trPr>
          <w:trHeight w:val="515"/>
        </w:trPr>
        <w:tc>
          <w:tcPr>
            <w:tcW w:w="0" w:type="auto"/>
            <w:tcMar>
              <w:top w:w="100" w:type="dxa"/>
              <w:left w:w="100" w:type="dxa"/>
              <w:bottom w:w="100" w:type="dxa"/>
              <w:right w:w="100" w:type="dxa"/>
            </w:tcMar>
            <w:hideMark/>
          </w:tcPr>
          <w:p w14:paraId="5349D5D8"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544" w:author="michaelaanas23@gmail.com" w:date="2026-09-25T21:51:00Z" w16du:dateUtc="2026-09-25T13:51:00Z">
                  <w:rPr>
                    <w:rFonts w:ascii="Times New Roman" w:eastAsia="Times New Roman" w:hAnsi="Times New Roman" w:cs="Times New Roman"/>
                    <w:kern w:val="0"/>
                    <w14:ligatures w14:val="none"/>
                  </w:rPr>
                </w:rPrChange>
              </w:rPr>
              <w:pPrChange w:id="3545" w:author="michaelaanas23@gmail.com" w:date="2026-09-25T21:55:00Z" w16du:dateUtc="2026-09-25T13:55:00Z">
                <w:pPr>
                  <w:spacing w:after="0" w:line="240" w:lineRule="auto"/>
                  <w:jc w:val="both"/>
                </w:pPr>
              </w:pPrChange>
            </w:pPr>
            <w:proofErr w:type="spellStart"/>
            <w:r w:rsidRPr="00427840">
              <w:rPr>
                <w:rFonts w:ascii="Arial" w:eastAsia="Times New Roman" w:hAnsi="Arial" w:cs="Arial"/>
                <w:b/>
                <w:bCs/>
                <w:color w:val="000000"/>
                <w:kern w:val="0"/>
                <w:sz w:val="20"/>
                <w:szCs w:val="20"/>
                <w14:ligatures w14:val="none"/>
                <w:rPrChange w:id="3546" w:author="michaelaanas23@gmail.com" w:date="2026-09-25T21:51:00Z" w16du:dateUtc="2026-09-25T13:51:00Z">
                  <w:rPr>
                    <w:rFonts w:ascii="Arial" w:eastAsia="Times New Roman" w:hAnsi="Arial" w:cs="Arial"/>
                    <w:b/>
                    <w:bCs/>
                    <w:color w:val="000000"/>
                    <w:kern w:val="0"/>
                    <w14:ligatures w14:val="none"/>
                  </w:rPr>
                </w:rPrChange>
              </w:rPr>
              <w:t>user_id</w:t>
            </w:r>
            <w:proofErr w:type="spellEnd"/>
          </w:p>
        </w:tc>
        <w:tc>
          <w:tcPr>
            <w:tcW w:w="0" w:type="auto"/>
            <w:tcMar>
              <w:top w:w="100" w:type="dxa"/>
              <w:left w:w="100" w:type="dxa"/>
              <w:bottom w:w="100" w:type="dxa"/>
              <w:right w:w="100" w:type="dxa"/>
            </w:tcMar>
            <w:hideMark/>
          </w:tcPr>
          <w:p w14:paraId="529DAD63"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547" w:author="michaelaanas23@gmail.com" w:date="2026-09-25T21:51:00Z" w16du:dateUtc="2026-09-25T13:51:00Z">
                  <w:rPr>
                    <w:rFonts w:ascii="Times New Roman" w:eastAsia="Times New Roman" w:hAnsi="Times New Roman" w:cs="Times New Roman"/>
                    <w:kern w:val="0"/>
                    <w14:ligatures w14:val="none"/>
                  </w:rPr>
                </w:rPrChange>
              </w:rPr>
              <w:pPrChange w:id="3548"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549" w:author="michaelaanas23@gmail.com" w:date="2026-09-25T21:51:00Z" w16du:dateUtc="2026-09-25T13:51:00Z">
                  <w:rPr>
                    <w:rFonts w:ascii="Arial" w:eastAsia="Times New Roman" w:hAnsi="Arial" w:cs="Arial"/>
                    <w:color w:val="000000"/>
                    <w:kern w:val="0"/>
                    <w14:ligatures w14:val="none"/>
                  </w:rPr>
                </w:rPrChange>
              </w:rPr>
              <w:t>Foreign Key (</w:t>
            </w:r>
            <w:r w:rsidRPr="00427840">
              <w:rPr>
                <w:rFonts w:ascii="Roboto Mono" w:eastAsia="Times New Roman" w:hAnsi="Roboto Mono" w:cs="Times New Roman"/>
                <w:color w:val="188038"/>
                <w:kern w:val="0"/>
                <w:sz w:val="20"/>
                <w:szCs w:val="20"/>
                <w14:ligatures w14:val="none"/>
                <w:rPrChange w:id="3550" w:author="michaelaanas23@gmail.com" w:date="2026-09-25T21:51:00Z" w16du:dateUtc="2026-09-25T13:51:00Z">
                  <w:rPr>
                    <w:rFonts w:ascii="Roboto Mono" w:eastAsia="Times New Roman" w:hAnsi="Roboto Mono" w:cs="Times New Roman"/>
                    <w:color w:val="188038"/>
                    <w:kern w:val="0"/>
                    <w14:ligatures w14:val="none"/>
                  </w:rPr>
                </w:rPrChange>
              </w:rPr>
              <w:t>user</w:t>
            </w:r>
            <w:r w:rsidRPr="00427840">
              <w:rPr>
                <w:rFonts w:ascii="Arial" w:eastAsia="Times New Roman" w:hAnsi="Arial" w:cs="Arial"/>
                <w:color w:val="000000"/>
                <w:kern w:val="0"/>
                <w:sz w:val="20"/>
                <w:szCs w:val="20"/>
                <w14:ligatures w14:val="none"/>
                <w:rPrChange w:id="3551" w:author="michaelaanas23@gmail.com" w:date="2026-09-25T21:51:00Z" w16du:dateUtc="2026-09-25T13:51:00Z">
                  <w:rPr>
                    <w:rFonts w:ascii="Arial" w:eastAsia="Times New Roman" w:hAnsi="Arial" w:cs="Arial"/>
                    <w:color w:val="000000"/>
                    <w:kern w:val="0"/>
                    <w14:ligatures w14:val="none"/>
                  </w:rPr>
                </w:rPrChange>
              </w:rPr>
              <w:t>) (Cashier)</w:t>
            </w:r>
          </w:p>
        </w:tc>
      </w:tr>
      <w:tr w:rsidR="006338E1" w:rsidRPr="00427840" w14:paraId="256EB816" w14:textId="77777777">
        <w:trPr>
          <w:trHeight w:val="515"/>
        </w:trPr>
        <w:tc>
          <w:tcPr>
            <w:tcW w:w="0" w:type="auto"/>
            <w:tcMar>
              <w:top w:w="100" w:type="dxa"/>
              <w:left w:w="100" w:type="dxa"/>
              <w:bottom w:w="100" w:type="dxa"/>
              <w:right w:w="100" w:type="dxa"/>
            </w:tcMar>
            <w:hideMark/>
          </w:tcPr>
          <w:p w14:paraId="6C691999"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552" w:author="michaelaanas23@gmail.com" w:date="2026-09-25T21:51:00Z" w16du:dateUtc="2026-09-25T13:51:00Z">
                  <w:rPr>
                    <w:rFonts w:ascii="Times New Roman" w:eastAsia="Times New Roman" w:hAnsi="Times New Roman" w:cs="Times New Roman"/>
                    <w:kern w:val="0"/>
                    <w14:ligatures w14:val="none"/>
                  </w:rPr>
                </w:rPrChange>
              </w:rPr>
              <w:pPrChange w:id="3553" w:author="michaelaanas23@gmail.com" w:date="2026-09-25T21:55:00Z" w16du:dateUtc="2026-09-25T13:55:00Z">
                <w:pPr>
                  <w:spacing w:after="0" w:line="240" w:lineRule="auto"/>
                  <w:jc w:val="both"/>
                </w:pPr>
              </w:pPrChange>
            </w:pPr>
            <w:proofErr w:type="spellStart"/>
            <w:r w:rsidRPr="00427840">
              <w:rPr>
                <w:rFonts w:ascii="Arial" w:eastAsia="Times New Roman" w:hAnsi="Arial" w:cs="Arial"/>
                <w:b/>
                <w:bCs/>
                <w:color w:val="000000"/>
                <w:kern w:val="0"/>
                <w:sz w:val="20"/>
                <w:szCs w:val="20"/>
                <w14:ligatures w14:val="none"/>
                <w:rPrChange w:id="3554" w:author="michaelaanas23@gmail.com" w:date="2026-09-25T21:51:00Z" w16du:dateUtc="2026-09-25T13:51:00Z">
                  <w:rPr>
                    <w:rFonts w:ascii="Arial" w:eastAsia="Times New Roman" w:hAnsi="Arial" w:cs="Arial"/>
                    <w:b/>
                    <w:bCs/>
                    <w:color w:val="000000"/>
                    <w:kern w:val="0"/>
                    <w14:ligatures w14:val="none"/>
                  </w:rPr>
                </w:rPrChange>
              </w:rPr>
              <w:t>total_amount</w:t>
            </w:r>
            <w:proofErr w:type="spellEnd"/>
          </w:p>
        </w:tc>
        <w:tc>
          <w:tcPr>
            <w:tcW w:w="0" w:type="auto"/>
            <w:tcMar>
              <w:top w:w="100" w:type="dxa"/>
              <w:left w:w="100" w:type="dxa"/>
              <w:bottom w:w="100" w:type="dxa"/>
              <w:right w:w="100" w:type="dxa"/>
            </w:tcMar>
            <w:hideMark/>
          </w:tcPr>
          <w:p w14:paraId="1707E87D"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555" w:author="michaelaanas23@gmail.com" w:date="2026-09-25T21:51:00Z" w16du:dateUtc="2026-09-25T13:51:00Z">
                  <w:rPr>
                    <w:rFonts w:ascii="Times New Roman" w:eastAsia="Times New Roman" w:hAnsi="Times New Roman" w:cs="Times New Roman"/>
                    <w:kern w:val="0"/>
                    <w14:ligatures w14:val="none"/>
                  </w:rPr>
                </w:rPrChange>
              </w:rPr>
              <w:pPrChange w:id="3556"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557" w:author="michaelaanas23@gmail.com" w:date="2026-09-25T21:51:00Z" w16du:dateUtc="2026-09-25T13:51:00Z">
                  <w:rPr>
                    <w:rFonts w:ascii="Arial" w:eastAsia="Times New Roman" w:hAnsi="Arial" w:cs="Arial"/>
                    <w:color w:val="000000"/>
                    <w:kern w:val="0"/>
                    <w14:ligatures w14:val="none"/>
                  </w:rPr>
                </w:rPrChange>
              </w:rPr>
              <w:t>Total Purchase Amount</w:t>
            </w:r>
          </w:p>
        </w:tc>
      </w:tr>
      <w:tr w:rsidR="006338E1" w:rsidRPr="00427840" w14:paraId="26162948" w14:textId="77777777">
        <w:trPr>
          <w:trHeight w:val="515"/>
        </w:trPr>
        <w:tc>
          <w:tcPr>
            <w:tcW w:w="0" w:type="auto"/>
            <w:tcMar>
              <w:top w:w="100" w:type="dxa"/>
              <w:left w:w="100" w:type="dxa"/>
              <w:bottom w:w="100" w:type="dxa"/>
              <w:right w:w="100" w:type="dxa"/>
            </w:tcMar>
            <w:hideMark/>
          </w:tcPr>
          <w:p w14:paraId="2398F212"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558" w:author="michaelaanas23@gmail.com" w:date="2026-09-25T21:51:00Z" w16du:dateUtc="2026-09-25T13:51:00Z">
                  <w:rPr>
                    <w:rFonts w:ascii="Times New Roman" w:eastAsia="Times New Roman" w:hAnsi="Times New Roman" w:cs="Times New Roman"/>
                    <w:kern w:val="0"/>
                    <w14:ligatures w14:val="none"/>
                  </w:rPr>
                </w:rPrChange>
              </w:rPr>
              <w:pPrChange w:id="3559" w:author="michaelaanas23@gmail.com" w:date="2026-09-25T21:55:00Z" w16du:dateUtc="2026-09-25T13:55:00Z">
                <w:pPr>
                  <w:spacing w:after="0" w:line="240" w:lineRule="auto"/>
                  <w:jc w:val="both"/>
                </w:pPr>
              </w:pPrChange>
            </w:pPr>
            <w:proofErr w:type="spellStart"/>
            <w:r w:rsidRPr="00427840">
              <w:rPr>
                <w:rFonts w:ascii="Arial" w:eastAsia="Times New Roman" w:hAnsi="Arial" w:cs="Arial"/>
                <w:b/>
                <w:bCs/>
                <w:color w:val="000000"/>
                <w:kern w:val="0"/>
                <w:sz w:val="20"/>
                <w:szCs w:val="20"/>
                <w14:ligatures w14:val="none"/>
                <w:rPrChange w:id="3560" w:author="michaelaanas23@gmail.com" w:date="2026-09-25T21:51:00Z" w16du:dateUtc="2026-09-25T13:51:00Z">
                  <w:rPr>
                    <w:rFonts w:ascii="Arial" w:eastAsia="Times New Roman" w:hAnsi="Arial" w:cs="Arial"/>
                    <w:b/>
                    <w:bCs/>
                    <w:color w:val="000000"/>
                    <w:kern w:val="0"/>
                    <w14:ligatures w14:val="none"/>
                  </w:rPr>
                </w:rPrChange>
              </w:rPr>
              <w:t>payment_method</w:t>
            </w:r>
            <w:proofErr w:type="spellEnd"/>
          </w:p>
        </w:tc>
        <w:tc>
          <w:tcPr>
            <w:tcW w:w="0" w:type="auto"/>
            <w:tcMar>
              <w:top w:w="100" w:type="dxa"/>
              <w:left w:w="100" w:type="dxa"/>
              <w:bottom w:w="100" w:type="dxa"/>
              <w:right w:w="100" w:type="dxa"/>
            </w:tcMar>
            <w:hideMark/>
          </w:tcPr>
          <w:p w14:paraId="3D8B5A5B"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561" w:author="michaelaanas23@gmail.com" w:date="2026-09-25T21:51:00Z" w16du:dateUtc="2026-09-25T13:51:00Z">
                  <w:rPr>
                    <w:rFonts w:ascii="Times New Roman" w:eastAsia="Times New Roman" w:hAnsi="Times New Roman" w:cs="Times New Roman"/>
                    <w:kern w:val="0"/>
                    <w14:ligatures w14:val="none"/>
                  </w:rPr>
                </w:rPrChange>
              </w:rPr>
              <w:pPrChange w:id="3562"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563" w:author="michaelaanas23@gmail.com" w:date="2026-09-25T21:51:00Z" w16du:dateUtc="2026-09-25T13:51:00Z">
                  <w:rPr>
                    <w:rFonts w:ascii="Arial" w:eastAsia="Times New Roman" w:hAnsi="Arial" w:cs="Arial"/>
                    <w:color w:val="000000"/>
                    <w:kern w:val="0"/>
                    <w14:ligatures w14:val="none"/>
                  </w:rPr>
                </w:rPrChange>
              </w:rPr>
              <w:t xml:space="preserve">Payment Method (e.g., Cash, </w:t>
            </w:r>
            <w:proofErr w:type="spellStart"/>
            <w:r w:rsidRPr="00427840">
              <w:rPr>
                <w:rFonts w:ascii="Arial" w:eastAsia="Times New Roman" w:hAnsi="Arial" w:cs="Arial"/>
                <w:color w:val="000000"/>
                <w:kern w:val="0"/>
                <w:sz w:val="20"/>
                <w:szCs w:val="20"/>
                <w14:ligatures w14:val="none"/>
                <w:rPrChange w:id="3564" w:author="michaelaanas23@gmail.com" w:date="2026-09-25T21:51:00Z" w16du:dateUtc="2026-09-25T13:51:00Z">
                  <w:rPr>
                    <w:rFonts w:ascii="Arial" w:eastAsia="Times New Roman" w:hAnsi="Arial" w:cs="Arial"/>
                    <w:color w:val="000000"/>
                    <w:kern w:val="0"/>
                    <w14:ligatures w14:val="none"/>
                  </w:rPr>
                </w:rPrChange>
              </w:rPr>
              <w:t>GCash</w:t>
            </w:r>
            <w:proofErr w:type="spellEnd"/>
            <w:r w:rsidRPr="00427840">
              <w:rPr>
                <w:rFonts w:ascii="Arial" w:eastAsia="Times New Roman" w:hAnsi="Arial" w:cs="Arial"/>
                <w:color w:val="000000"/>
                <w:kern w:val="0"/>
                <w:sz w:val="20"/>
                <w:szCs w:val="20"/>
                <w14:ligatures w14:val="none"/>
                <w:rPrChange w:id="3565" w:author="michaelaanas23@gmail.com" w:date="2026-09-25T21:51:00Z" w16du:dateUtc="2026-09-25T13:51:00Z">
                  <w:rPr>
                    <w:rFonts w:ascii="Arial" w:eastAsia="Times New Roman" w:hAnsi="Arial" w:cs="Arial"/>
                    <w:color w:val="000000"/>
                    <w:kern w:val="0"/>
                    <w14:ligatures w14:val="none"/>
                  </w:rPr>
                </w:rPrChange>
              </w:rPr>
              <w:t>)</w:t>
            </w:r>
          </w:p>
        </w:tc>
      </w:tr>
      <w:tr w:rsidR="006338E1" w:rsidRPr="00427840" w14:paraId="617656E2" w14:textId="77777777">
        <w:trPr>
          <w:trHeight w:val="515"/>
        </w:trPr>
        <w:tc>
          <w:tcPr>
            <w:tcW w:w="0" w:type="auto"/>
            <w:tcMar>
              <w:top w:w="100" w:type="dxa"/>
              <w:left w:w="100" w:type="dxa"/>
              <w:bottom w:w="100" w:type="dxa"/>
              <w:right w:w="100" w:type="dxa"/>
            </w:tcMar>
            <w:hideMark/>
          </w:tcPr>
          <w:p w14:paraId="3B3A68ED"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566" w:author="michaelaanas23@gmail.com" w:date="2026-09-25T21:51:00Z" w16du:dateUtc="2026-09-25T13:51:00Z">
                  <w:rPr>
                    <w:rFonts w:ascii="Times New Roman" w:eastAsia="Times New Roman" w:hAnsi="Times New Roman" w:cs="Times New Roman"/>
                    <w:kern w:val="0"/>
                    <w14:ligatures w14:val="none"/>
                  </w:rPr>
                </w:rPrChange>
              </w:rPr>
              <w:pPrChange w:id="3567" w:author="michaelaanas23@gmail.com" w:date="2026-09-25T21:55:00Z" w16du:dateUtc="2026-09-25T13:55:00Z">
                <w:pPr>
                  <w:spacing w:after="0" w:line="240" w:lineRule="auto"/>
                  <w:jc w:val="both"/>
                </w:pPr>
              </w:pPrChange>
            </w:pPr>
            <w:proofErr w:type="spellStart"/>
            <w:r w:rsidRPr="00427840">
              <w:rPr>
                <w:rFonts w:ascii="Arial" w:eastAsia="Times New Roman" w:hAnsi="Arial" w:cs="Arial"/>
                <w:b/>
                <w:bCs/>
                <w:color w:val="000000"/>
                <w:kern w:val="0"/>
                <w:sz w:val="20"/>
                <w:szCs w:val="20"/>
                <w14:ligatures w14:val="none"/>
                <w:rPrChange w:id="3568" w:author="michaelaanas23@gmail.com" w:date="2026-09-25T21:51:00Z" w16du:dateUtc="2026-09-25T13:51:00Z">
                  <w:rPr>
                    <w:rFonts w:ascii="Arial" w:eastAsia="Times New Roman" w:hAnsi="Arial" w:cs="Arial"/>
                    <w:b/>
                    <w:bCs/>
                    <w:color w:val="000000"/>
                    <w:kern w:val="0"/>
                    <w14:ligatures w14:val="none"/>
                  </w:rPr>
                </w:rPrChange>
              </w:rPr>
              <w:t>branch_id</w:t>
            </w:r>
            <w:proofErr w:type="spellEnd"/>
          </w:p>
        </w:tc>
        <w:tc>
          <w:tcPr>
            <w:tcW w:w="0" w:type="auto"/>
            <w:tcMar>
              <w:top w:w="100" w:type="dxa"/>
              <w:left w:w="100" w:type="dxa"/>
              <w:bottom w:w="100" w:type="dxa"/>
              <w:right w:w="100" w:type="dxa"/>
            </w:tcMar>
            <w:hideMark/>
          </w:tcPr>
          <w:p w14:paraId="4AD827A9"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569" w:author="michaelaanas23@gmail.com" w:date="2026-09-25T21:51:00Z" w16du:dateUtc="2026-09-25T13:51:00Z">
                  <w:rPr>
                    <w:rFonts w:ascii="Times New Roman" w:eastAsia="Times New Roman" w:hAnsi="Times New Roman" w:cs="Times New Roman"/>
                    <w:kern w:val="0"/>
                    <w14:ligatures w14:val="none"/>
                  </w:rPr>
                </w:rPrChange>
              </w:rPr>
              <w:pPrChange w:id="3570"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571" w:author="michaelaanas23@gmail.com" w:date="2026-09-25T21:51:00Z" w16du:dateUtc="2026-09-25T13:51:00Z">
                  <w:rPr>
                    <w:rFonts w:ascii="Arial" w:eastAsia="Times New Roman" w:hAnsi="Arial" w:cs="Arial"/>
                    <w:color w:val="000000"/>
                    <w:kern w:val="0"/>
                    <w14:ligatures w14:val="none"/>
                  </w:rPr>
                </w:rPrChange>
              </w:rPr>
              <w:t>Foreign Key (</w:t>
            </w:r>
            <w:r w:rsidRPr="00427840">
              <w:rPr>
                <w:rFonts w:ascii="Roboto Mono" w:eastAsia="Times New Roman" w:hAnsi="Roboto Mono" w:cs="Times New Roman"/>
                <w:color w:val="188038"/>
                <w:kern w:val="0"/>
                <w:sz w:val="20"/>
                <w:szCs w:val="20"/>
                <w14:ligatures w14:val="none"/>
                <w:rPrChange w:id="3572" w:author="michaelaanas23@gmail.com" w:date="2026-09-25T21:51:00Z" w16du:dateUtc="2026-09-25T13:51:00Z">
                  <w:rPr>
                    <w:rFonts w:ascii="Roboto Mono" w:eastAsia="Times New Roman" w:hAnsi="Roboto Mono" w:cs="Times New Roman"/>
                    <w:color w:val="188038"/>
                    <w:kern w:val="0"/>
                    <w14:ligatures w14:val="none"/>
                  </w:rPr>
                </w:rPrChange>
              </w:rPr>
              <w:t>branch</w:t>
            </w:r>
            <w:r w:rsidRPr="00427840">
              <w:rPr>
                <w:rFonts w:ascii="Arial" w:eastAsia="Times New Roman" w:hAnsi="Arial" w:cs="Arial"/>
                <w:color w:val="000000"/>
                <w:kern w:val="0"/>
                <w:sz w:val="20"/>
                <w:szCs w:val="20"/>
                <w14:ligatures w14:val="none"/>
                <w:rPrChange w:id="3573" w:author="michaelaanas23@gmail.com" w:date="2026-09-25T21:51:00Z" w16du:dateUtc="2026-09-25T13:51:00Z">
                  <w:rPr>
                    <w:rFonts w:ascii="Arial" w:eastAsia="Times New Roman" w:hAnsi="Arial" w:cs="Arial"/>
                    <w:color w:val="000000"/>
                    <w:kern w:val="0"/>
                    <w14:ligatures w14:val="none"/>
                  </w:rPr>
                </w:rPrChange>
              </w:rPr>
              <w:t>)</w:t>
            </w:r>
          </w:p>
        </w:tc>
      </w:tr>
      <w:tr w:rsidR="006338E1" w:rsidRPr="00427840" w14:paraId="00823120" w14:textId="77777777">
        <w:trPr>
          <w:trHeight w:val="515"/>
        </w:trPr>
        <w:tc>
          <w:tcPr>
            <w:tcW w:w="0" w:type="auto"/>
            <w:tcMar>
              <w:top w:w="100" w:type="dxa"/>
              <w:left w:w="100" w:type="dxa"/>
              <w:bottom w:w="100" w:type="dxa"/>
              <w:right w:w="100" w:type="dxa"/>
            </w:tcMar>
            <w:hideMark/>
          </w:tcPr>
          <w:p w14:paraId="13F009CD"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574" w:author="michaelaanas23@gmail.com" w:date="2026-09-25T21:51:00Z" w16du:dateUtc="2026-09-25T13:51:00Z">
                  <w:rPr>
                    <w:rFonts w:ascii="Times New Roman" w:eastAsia="Times New Roman" w:hAnsi="Times New Roman" w:cs="Times New Roman"/>
                    <w:kern w:val="0"/>
                    <w14:ligatures w14:val="none"/>
                  </w:rPr>
                </w:rPrChange>
              </w:rPr>
              <w:pPrChange w:id="3575" w:author="michaelaanas23@gmail.com" w:date="2026-09-25T21:55:00Z" w16du:dateUtc="2026-09-25T13:55:00Z">
                <w:pPr>
                  <w:spacing w:after="0" w:line="240" w:lineRule="auto"/>
                  <w:jc w:val="both"/>
                </w:pPr>
              </w:pPrChange>
            </w:pPr>
            <w:proofErr w:type="spellStart"/>
            <w:r w:rsidRPr="00427840">
              <w:rPr>
                <w:rFonts w:ascii="Arial" w:eastAsia="Times New Roman" w:hAnsi="Arial" w:cs="Arial"/>
                <w:b/>
                <w:bCs/>
                <w:color w:val="000000"/>
                <w:kern w:val="0"/>
                <w:sz w:val="20"/>
                <w:szCs w:val="20"/>
                <w14:ligatures w14:val="none"/>
                <w:rPrChange w:id="3576" w:author="michaelaanas23@gmail.com" w:date="2026-09-25T21:51:00Z" w16du:dateUtc="2026-09-25T13:51:00Z">
                  <w:rPr>
                    <w:rFonts w:ascii="Arial" w:eastAsia="Times New Roman" w:hAnsi="Arial" w:cs="Arial"/>
                    <w:b/>
                    <w:bCs/>
                    <w:color w:val="000000"/>
                    <w:kern w:val="0"/>
                    <w14:ligatures w14:val="none"/>
                  </w:rPr>
                </w:rPrChange>
              </w:rPr>
              <w:t>created_at</w:t>
            </w:r>
            <w:proofErr w:type="spellEnd"/>
          </w:p>
        </w:tc>
        <w:tc>
          <w:tcPr>
            <w:tcW w:w="0" w:type="auto"/>
            <w:tcMar>
              <w:top w:w="100" w:type="dxa"/>
              <w:left w:w="100" w:type="dxa"/>
              <w:bottom w:w="100" w:type="dxa"/>
              <w:right w:w="100" w:type="dxa"/>
            </w:tcMar>
            <w:hideMark/>
          </w:tcPr>
          <w:p w14:paraId="7AB4ADF3"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577" w:author="michaelaanas23@gmail.com" w:date="2026-09-25T21:51:00Z" w16du:dateUtc="2026-09-25T13:51:00Z">
                  <w:rPr>
                    <w:rFonts w:ascii="Times New Roman" w:eastAsia="Times New Roman" w:hAnsi="Times New Roman" w:cs="Times New Roman"/>
                    <w:kern w:val="0"/>
                    <w14:ligatures w14:val="none"/>
                  </w:rPr>
                </w:rPrChange>
              </w:rPr>
              <w:pPrChange w:id="3578"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579" w:author="michaelaanas23@gmail.com" w:date="2026-09-25T21:51:00Z" w16du:dateUtc="2026-09-25T13:51:00Z">
                  <w:rPr>
                    <w:rFonts w:ascii="Arial" w:eastAsia="Times New Roman" w:hAnsi="Arial" w:cs="Arial"/>
                    <w:color w:val="000000"/>
                    <w:kern w:val="0"/>
                    <w14:ligatures w14:val="none"/>
                  </w:rPr>
                </w:rPrChange>
              </w:rPr>
              <w:t>Date and Time Purchased</w:t>
            </w:r>
          </w:p>
        </w:tc>
      </w:tr>
    </w:tbl>
    <w:p w14:paraId="1E54BFFB" w14:textId="1B5AC940"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580" w:author="michaelaanas23@gmail.com" w:date="2026-09-25T21:51:00Z" w16du:dateUtc="2026-09-25T13:51:00Z">
            <w:rPr>
              <w:rFonts w:ascii="Times New Roman" w:eastAsia="Times New Roman" w:hAnsi="Times New Roman" w:cs="Times New Roman"/>
              <w:kern w:val="0"/>
              <w14:ligatures w14:val="none"/>
            </w:rPr>
          </w:rPrChange>
        </w:rPr>
        <w:pPrChange w:id="3581" w:author="michaelaanas23@gmail.com" w:date="2026-09-25T21:55:00Z" w16du:dateUtc="2026-09-25T13:55:00Z">
          <w:pPr>
            <w:spacing w:after="0" w:line="240" w:lineRule="auto"/>
            <w:jc w:val="both"/>
          </w:pPr>
        </w:pPrChange>
      </w:pPr>
    </w:p>
    <w:p w14:paraId="3455C29C" w14:textId="77777777" w:rsidR="006338E1" w:rsidRPr="00427840" w:rsidRDefault="006338E1">
      <w:pPr>
        <w:spacing w:before="360" w:after="80" w:line="276" w:lineRule="auto"/>
        <w:jc w:val="both"/>
        <w:outlineLvl w:val="1"/>
        <w:rPr>
          <w:rFonts w:ascii="Times New Roman" w:eastAsia="Times New Roman" w:hAnsi="Times New Roman" w:cs="Times New Roman"/>
          <w:b/>
          <w:bCs/>
          <w:kern w:val="0"/>
          <w:sz w:val="20"/>
          <w:szCs w:val="20"/>
          <w14:ligatures w14:val="none"/>
          <w:rPrChange w:id="3582" w:author="michaelaanas23@gmail.com" w:date="2026-09-25T21:51:00Z" w16du:dateUtc="2026-09-25T13:51:00Z">
            <w:rPr>
              <w:rFonts w:ascii="Times New Roman" w:eastAsia="Times New Roman" w:hAnsi="Times New Roman" w:cs="Times New Roman"/>
              <w:b/>
              <w:bCs/>
              <w:kern w:val="0"/>
              <w:sz w:val="36"/>
              <w:szCs w:val="36"/>
              <w14:ligatures w14:val="none"/>
            </w:rPr>
          </w:rPrChange>
        </w:rPr>
        <w:pPrChange w:id="3583" w:author="michaelaanas23@gmail.com" w:date="2026-09-25T21:55:00Z" w16du:dateUtc="2026-09-25T13:55:00Z">
          <w:pPr>
            <w:spacing w:before="360" w:after="80" w:line="240" w:lineRule="auto"/>
            <w:jc w:val="both"/>
            <w:outlineLvl w:val="1"/>
          </w:pPr>
        </w:pPrChange>
      </w:pPr>
      <w:r w:rsidRPr="00427840">
        <w:rPr>
          <w:rFonts w:ascii="Arial" w:eastAsia="Times New Roman" w:hAnsi="Arial" w:cs="Arial"/>
          <w:b/>
          <w:bCs/>
          <w:color w:val="000000"/>
          <w:kern w:val="0"/>
          <w:sz w:val="20"/>
          <w:szCs w:val="20"/>
          <w14:ligatures w14:val="none"/>
          <w:rPrChange w:id="3584" w:author="michaelaanas23@gmail.com" w:date="2026-09-25T21:51:00Z" w16du:dateUtc="2026-09-25T13:51:00Z">
            <w:rPr>
              <w:rFonts w:ascii="Arial" w:eastAsia="Times New Roman" w:hAnsi="Arial" w:cs="Arial"/>
              <w:b/>
              <w:bCs/>
              <w:color w:val="000000"/>
              <w:kern w:val="0"/>
              <w:sz w:val="34"/>
              <w:szCs w:val="34"/>
              <w14:ligatures w14:val="none"/>
            </w:rPr>
          </w:rPrChange>
        </w:rPr>
        <w:t>Sale Items Table (</w:t>
      </w:r>
      <w:proofErr w:type="spellStart"/>
      <w:r w:rsidRPr="00427840">
        <w:rPr>
          <w:rFonts w:ascii="Roboto Mono" w:eastAsia="Times New Roman" w:hAnsi="Roboto Mono" w:cs="Times New Roman"/>
          <w:b/>
          <w:bCs/>
          <w:color w:val="188038"/>
          <w:kern w:val="0"/>
          <w:sz w:val="20"/>
          <w:szCs w:val="20"/>
          <w14:ligatures w14:val="none"/>
          <w:rPrChange w:id="3585" w:author="michaelaanas23@gmail.com" w:date="2026-09-25T21:51:00Z" w16du:dateUtc="2026-09-25T13:51:00Z">
            <w:rPr>
              <w:rFonts w:ascii="Roboto Mono" w:eastAsia="Times New Roman" w:hAnsi="Roboto Mono" w:cs="Times New Roman"/>
              <w:b/>
              <w:bCs/>
              <w:color w:val="188038"/>
              <w:kern w:val="0"/>
              <w:sz w:val="34"/>
              <w:szCs w:val="34"/>
              <w14:ligatures w14:val="none"/>
            </w:rPr>
          </w:rPrChange>
        </w:rPr>
        <w:t>sale_item</w:t>
      </w:r>
      <w:proofErr w:type="spellEnd"/>
      <w:r w:rsidRPr="00427840">
        <w:rPr>
          <w:rFonts w:ascii="Arial" w:eastAsia="Times New Roman" w:hAnsi="Arial" w:cs="Arial"/>
          <w:b/>
          <w:bCs/>
          <w:color w:val="000000"/>
          <w:kern w:val="0"/>
          <w:sz w:val="20"/>
          <w:szCs w:val="20"/>
          <w14:ligatures w14:val="none"/>
          <w:rPrChange w:id="3586" w:author="michaelaanas23@gmail.com" w:date="2026-09-25T21:51:00Z" w16du:dateUtc="2026-09-25T13:51:00Z">
            <w:rPr>
              <w:rFonts w:ascii="Arial" w:eastAsia="Times New Roman" w:hAnsi="Arial" w:cs="Arial"/>
              <w:b/>
              <w:bCs/>
              <w:color w:val="000000"/>
              <w:kern w:val="0"/>
              <w:sz w:val="34"/>
              <w:szCs w:val="34"/>
              <w14:ligatures w14:val="none"/>
            </w:rPr>
          </w:rPrChange>
        </w:rPr>
        <w:t>)</w:t>
      </w:r>
    </w:p>
    <w:p w14:paraId="5917A244" w14:textId="77777777" w:rsidR="006338E1" w:rsidRPr="00427840" w:rsidRDefault="006338E1">
      <w:pPr>
        <w:spacing w:before="240" w:after="240" w:line="276" w:lineRule="auto"/>
        <w:jc w:val="both"/>
        <w:rPr>
          <w:rFonts w:ascii="Times New Roman" w:eastAsia="Times New Roman" w:hAnsi="Times New Roman" w:cs="Times New Roman"/>
          <w:kern w:val="0"/>
          <w:sz w:val="20"/>
          <w:szCs w:val="20"/>
          <w14:ligatures w14:val="none"/>
          <w:rPrChange w:id="3587" w:author="michaelaanas23@gmail.com" w:date="2026-09-25T21:51:00Z" w16du:dateUtc="2026-09-25T13:51:00Z">
            <w:rPr>
              <w:rFonts w:ascii="Times New Roman" w:eastAsia="Times New Roman" w:hAnsi="Times New Roman" w:cs="Times New Roman"/>
              <w:kern w:val="0"/>
              <w14:ligatures w14:val="none"/>
            </w:rPr>
          </w:rPrChange>
        </w:rPr>
        <w:pPrChange w:id="3588" w:author="michaelaanas23@gmail.com" w:date="2026-09-25T21:55:00Z" w16du:dateUtc="2026-09-25T13:55:00Z">
          <w:pPr>
            <w:spacing w:before="240" w:after="240" w:line="240" w:lineRule="auto"/>
            <w:jc w:val="both"/>
          </w:pPr>
        </w:pPrChange>
      </w:pPr>
      <w:r w:rsidRPr="00427840">
        <w:rPr>
          <w:rFonts w:ascii="Arial" w:eastAsia="Times New Roman" w:hAnsi="Arial" w:cs="Arial"/>
          <w:color w:val="000000"/>
          <w:kern w:val="0"/>
          <w:sz w:val="20"/>
          <w:szCs w:val="20"/>
          <w14:ligatures w14:val="none"/>
          <w:rPrChange w:id="3589" w:author="michaelaanas23@gmail.com" w:date="2026-09-25T21:51:00Z" w16du:dateUtc="2026-09-25T13:51:00Z">
            <w:rPr>
              <w:rFonts w:ascii="Arial" w:eastAsia="Times New Roman" w:hAnsi="Arial" w:cs="Arial"/>
              <w:color w:val="000000"/>
              <w:kern w:val="0"/>
              <w14:ligatures w14:val="none"/>
            </w:rPr>
          </w:rPrChange>
        </w:rPr>
        <w:t>This table records the individual items and quantities included in each sales transaction.</w:t>
      </w:r>
    </w:p>
    <w:tbl>
      <w:tblPr>
        <w:tblW w:w="0" w:type="auto"/>
        <w:tblCellMar>
          <w:top w:w="15" w:type="dxa"/>
          <w:left w:w="15" w:type="dxa"/>
          <w:bottom w:w="15" w:type="dxa"/>
          <w:right w:w="15" w:type="dxa"/>
        </w:tblCellMar>
        <w:tblLook w:val="04A0" w:firstRow="1" w:lastRow="0" w:firstColumn="1" w:lastColumn="0" w:noHBand="0" w:noVBand="1"/>
      </w:tblPr>
      <w:tblGrid>
        <w:gridCol w:w="1234"/>
        <w:gridCol w:w="3922"/>
      </w:tblGrid>
      <w:tr w:rsidR="006338E1" w:rsidRPr="00427840" w14:paraId="218E40DF" w14:textId="77777777">
        <w:trPr>
          <w:trHeight w:val="515"/>
        </w:trPr>
        <w:tc>
          <w:tcPr>
            <w:tcW w:w="0" w:type="auto"/>
            <w:tcMar>
              <w:top w:w="100" w:type="dxa"/>
              <w:left w:w="100" w:type="dxa"/>
              <w:bottom w:w="100" w:type="dxa"/>
              <w:right w:w="100" w:type="dxa"/>
            </w:tcMar>
            <w:hideMark/>
          </w:tcPr>
          <w:p w14:paraId="7AB8E6C0"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590" w:author="michaelaanas23@gmail.com" w:date="2026-09-25T21:51:00Z" w16du:dateUtc="2026-09-25T13:51:00Z">
                  <w:rPr>
                    <w:rFonts w:ascii="Times New Roman" w:eastAsia="Times New Roman" w:hAnsi="Times New Roman" w:cs="Times New Roman"/>
                    <w:kern w:val="0"/>
                    <w14:ligatures w14:val="none"/>
                  </w:rPr>
                </w:rPrChange>
              </w:rPr>
              <w:pPrChange w:id="3591"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592" w:author="michaelaanas23@gmail.com" w:date="2026-09-25T21:51:00Z" w16du:dateUtc="2026-09-25T13:51:00Z">
                  <w:rPr>
                    <w:rFonts w:ascii="Arial" w:eastAsia="Times New Roman" w:hAnsi="Arial" w:cs="Arial"/>
                    <w:b/>
                    <w:bCs/>
                    <w:color w:val="000000"/>
                    <w:kern w:val="0"/>
                    <w14:ligatures w14:val="none"/>
                  </w:rPr>
                </w:rPrChange>
              </w:rPr>
              <w:t>Field</w:t>
            </w:r>
          </w:p>
        </w:tc>
        <w:tc>
          <w:tcPr>
            <w:tcW w:w="0" w:type="auto"/>
            <w:tcMar>
              <w:top w:w="100" w:type="dxa"/>
              <w:left w:w="100" w:type="dxa"/>
              <w:bottom w:w="100" w:type="dxa"/>
              <w:right w:w="100" w:type="dxa"/>
            </w:tcMar>
            <w:hideMark/>
          </w:tcPr>
          <w:p w14:paraId="22794664"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593" w:author="michaelaanas23@gmail.com" w:date="2026-09-25T21:51:00Z" w16du:dateUtc="2026-09-25T13:51:00Z">
                  <w:rPr>
                    <w:rFonts w:ascii="Times New Roman" w:eastAsia="Times New Roman" w:hAnsi="Times New Roman" w:cs="Times New Roman"/>
                    <w:kern w:val="0"/>
                    <w14:ligatures w14:val="none"/>
                  </w:rPr>
                </w:rPrChange>
              </w:rPr>
              <w:pPrChange w:id="3594"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595" w:author="michaelaanas23@gmail.com" w:date="2026-09-25T21:51:00Z" w16du:dateUtc="2026-09-25T13:51:00Z">
                  <w:rPr>
                    <w:rFonts w:ascii="Arial" w:eastAsia="Times New Roman" w:hAnsi="Arial" w:cs="Arial"/>
                    <w:b/>
                    <w:bCs/>
                    <w:color w:val="000000"/>
                    <w:kern w:val="0"/>
                    <w14:ligatures w14:val="none"/>
                  </w:rPr>
                </w:rPrChange>
              </w:rPr>
              <w:t>Description</w:t>
            </w:r>
          </w:p>
        </w:tc>
      </w:tr>
      <w:tr w:rsidR="006338E1" w:rsidRPr="00427840" w14:paraId="45895F85" w14:textId="77777777">
        <w:trPr>
          <w:trHeight w:val="515"/>
        </w:trPr>
        <w:tc>
          <w:tcPr>
            <w:tcW w:w="0" w:type="auto"/>
            <w:tcMar>
              <w:top w:w="100" w:type="dxa"/>
              <w:left w:w="100" w:type="dxa"/>
              <w:bottom w:w="100" w:type="dxa"/>
              <w:right w:w="100" w:type="dxa"/>
            </w:tcMar>
            <w:hideMark/>
          </w:tcPr>
          <w:p w14:paraId="695B7CFB"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596" w:author="michaelaanas23@gmail.com" w:date="2026-09-25T21:51:00Z" w16du:dateUtc="2026-09-25T13:51:00Z">
                  <w:rPr>
                    <w:rFonts w:ascii="Times New Roman" w:eastAsia="Times New Roman" w:hAnsi="Times New Roman" w:cs="Times New Roman"/>
                    <w:kern w:val="0"/>
                    <w14:ligatures w14:val="none"/>
                  </w:rPr>
                </w:rPrChange>
              </w:rPr>
              <w:pPrChange w:id="3597"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598" w:author="michaelaanas23@gmail.com" w:date="2026-09-25T21:51:00Z" w16du:dateUtc="2026-09-25T13:51:00Z">
                  <w:rPr>
                    <w:rFonts w:ascii="Arial" w:eastAsia="Times New Roman" w:hAnsi="Arial" w:cs="Arial"/>
                    <w:b/>
                    <w:bCs/>
                    <w:color w:val="000000"/>
                    <w:kern w:val="0"/>
                    <w14:ligatures w14:val="none"/>
                  </w:rPr>
                </w:rPrChange>
              </w:rPr>
              <w:t>id</w:t>
            </w:r>
          </w:p>
        </w:tc>
        <w:tc>
          <w:tcPr>
            <w:tcW w:w="0" w:type="auto"/>
            <w:tcMar>
              <w:top w:w="100" w:type="dxa"/>
              <w:left w:w="100" w:type="dxa"/>
              <w:bottom w:w="100" w:type="dxa"/>
              <w:right w:w="100" w:type="dxa"/>
            </w:tcMar>
            <w:hideMark/>
          </w:tcPr>
          <w:p w14:paraId="75D69E72"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599" w:author="michaelaanas23@gmail.com" w:date="2026-09-25T21:51:00Z" w16du:dateUtc="2026-09-25T13:51:00Z">
                  <w:rPr>
                    <w:rFonts w:ascii="Times New Roman" w:eastAsia="Times New Roman" w:hAnsi="Times New Roman" w:cs="Times New Roman"/>
                    <w:kern w:val="0"/>
                    <w14:ligatures w14:val="none"/>
                  </w:rPr>
                </w:rPrChange>
              </w:rPr>
              <w:pPrChange w:id="3600"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601" w:author="michaelaanas23@gmail.com" w:date="2026-09-25T21:51:00Z" w16du:dateUtc="2026-09-25T13:51:00Z">
                  <w:rPr>
                    <w:rFonts w:ascii="Arial" w:eastAsia="Times New Roman" w:hAnsi="Arial" w:cs="Arial"/>
                    <w:color w:val="000000"/>
                    <w:kern w:val="0"/>
                    <w14:ligatures w14:val="none"/>
                  </w:rPr>
                </w:rPrChange>
              </w:rPr>
              <w:t>Primary Key</w:t>
            </w:r>
          </w:p>
        </w:tc>
      </w:tr>
      <w:tr w:rsidR="006338E1" w:rsidRPr="00427840" w14:paraId="10E099A7" w14:textId="77777777">
        <w:trPr>
          <w:trHeight w:val="515"/>
        </w:trPr>
        <w:tc>
          <w:tcPr>
            <w:tcW w:w="0" w:type="auto"/>
            <w:tcMar>
              <w:top w:w="100" w:type="dxa"/>
              <w:left w:w="100" w:type="dxa"/>
              <w:bottom w:w="100" w:type="dxa"/>
              <w:right w:w="100" w:type="dxa"/>
            </w:tcMar>
            <w:hideMark/>
          </w:tcPr>
          <w:p w14:paraId="42223E91"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602" w:author="michaelaanas23@gmail.com" w:date="2026-09-25T21:51:00Z" w16du:dateUtc="2026-09-25T13:51:00Z">
                  <w:rPr>
                    <w:rFonts w:ascii="Times New Roman" w:eastAsia="Times New Roman" w:hAnsi="Times New Roman" w:cs="Times New Roman"/>
                    <w:kern w:val="0"/>
                    <w14:ligatures w14:val="none"/>
                  </w:rPr>
                </w:rPrChange>
              </w:rPr>
              <w:pPrChange w:id="3603" w:author="michaelaanas23@gmail.com" w:date="2026-09-25T21:55:00Z" w16du:dateUtc="2026-09-25T13:55:00Z">
                <w:pPr>
                  <w:spacing w:after="0" w:line="240" w:lineRule="auto"/>
                  <w:jc w:val="both"/>
                </w:pPr>
              </w:pPrChange>
            </w:pPr>
            <w:proofErr w:type="spellStart"/>
            <w:r w:rsidRPr="00427840">
              <w:rPr>
                <w:rFonts w:ascii="Arial" w:eastAsia="Times New Roman" w:hAnsi="Arial" w:cs="Arial"/>
                <w:b/>
                <w:bCs/>
                <w:color w:val="000000"/>
                <w:kern w:val="0"/>
                <w:sz w:val="20"/>
                <w:szCs w:val="20"/>
                <w14:ligatures w14:val="none"/>
                <w:rPrChange w:id="3604" w:author="michaelaanas23@gmail.com" w:date="2026-09-25T21:51:00Z" w16du:dateUtc="2026-09-25T13:51:00Z">
                  <w:rPr>
                    <w:rFonts w:ascii="Arial" w:eastAsia="Times New Roman" w:hAnsi="Arial" w:cs="Arial"/>
                    <w:b/>
                    <w:bCs/>
                    <w:color w:val="000000"/>
                    <w:kern w:val="0"/>
                    <w14:ligatures w14:val="none"/>
                  </w:rPr>
                </w:rPrChange>
              </w:rPr>
              <w:t>sale_id</w:t>
            </w:r>
            <w:proofErr w:type="spellEnd"/>
          </w:p>
        </w:tc>
        <w:tc>
          <w:tcPr>
            <w:tcW w:w="0" w:type="auto"/>
            <w:tcMar>
              <w:top w:w="100" w:type="dxa"/>
              <w:left w:w="100" w:type="dxa"/>
              <w:bottom w:w="100" w:type="dxa"/>
              <w:right w:w="100" w:type="dxa"/>
            </w:tcMar>
            <w:hideMark/>
          </w:tcPr>
          <w:p w14:paraId="36C724EE"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605" w:author="michaelaanas23@gmail.com" w:date="2026-09-25T21:51:00Z" w16du:dateUtc="2026-09-25T13:51:00Z">
                  <w:rPr>
                    <w:rFonts w:ascii="Times New Roman" w:eastAsia="Times New Roman" w:hAnsi="Times New Roman" w:cs="Times New Roman"/>
                    <w:kern w:val="0"/>
                    <w14:ligatures w14:val="none"/>
                  </w:rPr>
                </w:rPrChange>
              </w:rPr>
              <w:pPrChange w:id="3606"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607" w:author="michaelaanas23@gmail.com" w:date="2026-09-25T21:51:00Z" w16du:dateUtc="2026-09-25T13:51:00Z">
                  <w:rPr>
                    <w:rFonts w:ascii="Arial" w:eastAsia="Times New Roman" w:hAnsi="Arial" w:cs="Arial"/>
                    <w:color w:val="000000"/>
                    <w:kern w:val="0"/>
                    <w14:ligatures w14:val="none"/>
                  </w:rPr>
                </w:rPrChange>
              </w:rPr>
              <w:t>Foreign Key (</w:t>
            </w:r>
            <w:r w:rsidRPr="00427840">
              <w:rPr>
                <w:rFonts w:ascii="Roboto Mono" w:eastAsia="Times New Roman" w:hAnsi="Roboto Mono" w:cs="Times New Roman"/>
                <w:color w:val="188038"/>
                <w:kern w:val="0"/>
                <w:sz w:val="20"/>
                <w:szCs w:val="20"/>
                <w14:ligatures w14:val="none"/>
                <w:rPrChange w:id="3608" w:author="michaelaanas23@gmail.com" w:date="2026-09-25T21:51:00Z" w16du:dateUtc="2026-09-25T13:51:00Z">
                  <w:rPr>
                    <w:rFonts w:ascii="Roboto Mono" w:eastAsia="Times New Roman" w:hAnsi="Roboto Mono" w:cs="Times New Roman"/>
                    <w:color w:val="188038"/>
                    <w:kern w:val="0"/>
                    <w14:ligatures w14:val="none"/>
                  </w:rPr>
                </w:rPrChange>
              </w:rPr>
              <w:t>sale</w:t>
            </w:r>
            <w:r w:rsidRPr="00427840">
              <w:rPr>
                <w:rFonts w:ascii="Arial" w:eastAsia="Times New Roman" w:hAnsi="Arial" w:cs="Arial"/>
                <w:color w:val="000000"/>
                <w:kern w:val="0"/>
                <w:sz w:val="20"/>
                <w:szCs w:val="20"/>
                <w14:ligatures w14:val="none"/>
                <w:rPrChange w:id="3609" w:author="michaelaanas23@gmail.com" w:date="2026-09-25T21:51:00Z" w16du:dateUtc="2026-09-25T13:51:00Z">
                  <w:rPr>
                    <w:rFonts w:ascii="Arial" w:eastAsia="Times New Roman" w:hAnsi="Arial" w:cs="Arial"/>
                    <w:color w:val="000000"/>
                    <w:kern w:val="0"/>
                    <w14:ligatures w14:val="none"/>
                  </w:rPr>
                </w:rPrChange>
              </w:rPr>
              <w:t>)</w:t>
            </w:r>
          </w:p>
        </w:tc>
      </w:tr>
      <w:tr w:rsidR="006338E1" w:rsidRPr="00427840" w14:paraId="006100C2" w14:textId="77777777">
        <w:trPr>
          <w:trHeight w:val="515"/>
        </w:trPr>
        <w:tc>
          <w:tcPr>
            <w:tcW w:w="0" w:type="auto"/>
            <w:tcMar>
              <w:top w:w="100" w:type="dxa"/>
              <w:left w:w="100" w:type="dxa"/>
              <w:bottom w:w="100" w:type="dxa"/>
              <w:right w:w="100" w:type="dxa"/>
            </w:tcMar>
            <w:hideMark/>
          </w:tcPr>
          <w:p w14:paraId="13735152"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610" w:author="michaelaanas23@gmail.com" w:date="2026-09-25T21:51:00Z" w16du:dateUtc="2026-09-25T13:51:00Z">
                  <w:rPr>
                    <w:rFonts w:ascii="Times New Roman" w:eastAsia="Times New Roman" w:hAnsi="Times New Roman" w:cs="Times New Roman"/>
                    <w:kern w:val="0"/>
                    <w14:ligatures w14:val="none"/>
                  </w:rPr>
                </w:rPrChange>
              </w:rPr>
              <w:pPrChange w:id="3611" w:author="michaelaanas23@gmail.com" w:date="2026-09-25T21:55:00Z" w16du:dateUtc="2026-09-25T13:55:00Z">
                <w:pPr>
                  <w:spacing w:after="0" w:line="240" w:lineRule="auto"/>
                  <w:jc w:val="both"/>
                </w:pPr>
              </w:pPrChange>
            </w:pPr>
            <w:proofErr w:type="spellStart"/>
            <w:r w:rsidRPr="00427840">
              <w:rPr>
                <w:rFonts w:ascii="Arial" w:eastAsia="Times New Roman" w:hAnsi="Arial" w:cs="Arial"/>
                <w:b/>
                <w:bCs/>
                <w:color w:val="000000"/>
                <w:kern w:val="0"/>
                <w:sz w:val="20"/>
                <w:szCs w:val="20"/>
                <w14:ligatures w14:val="none"/>
                <w:rPrChange w:id="3612" w:author="michaelaanas23@gmail.com" w:date="2026-09-25T21:51:00Z" w16du:dateUtc="2026-09-25T13:51:00Z">
                  <w:rPr>
                    <w:rFonts w:ascii="Arial" w:eastAsia="Times New Roman" w:hAnsi="Arial" w:cs="Arial"/>
                    <w:b/>
                    <w:bCs/>
                    <w:color w:val="000000"/>
                    <w:kern w:val="0"/>
                    <w14:ligatures w14:val="none"/>
                  </w:rPr>
                </w:rPrChange>
              </w:rPr>
              <w:t>product_id</w:t>
            </w:r>
            <w:proofErr w:type="spellEnd"/>
          </w:p>
        </w:tc>
        <w:tc>
          <w:tcPr>
            <w:tcW w:w="0" w:type="auto"/>
            <w:tcMar>
              <w:top w:w="100" w:type="dxa"/>
              <w:left w:w="100" w:type="dxa"/>
              <w:bottom w:w="100" w:type="dxa"/>
              <w:right w:w="100" w:type="dxa"/>
            </w:tcMar>
            <w:hideMark/>
          </w:tcPr>
          <w:p w14:paraId="4A036C5D"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613" w:author="michaelaanas23@gmail.com" w:date="2026-09-25T21:51:00Z" w16du:dateUtc="2026-09-25T13:51:00Z">
                  <w:rPr>
                    <w:rFonts w:ascii="Times New Roman" w:eastAsia="Times New Roman" w:hAnsi="Times New Roman" w:cs="Times New Roman"/>
                    <w:kern w:val="0"/>
                    <w14:ligatures w14:val="none"/>
                  </w:rPr>
                </w:rPrChange>
              </w:rPr>
              <w:pPrChange w:id="3614"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615" w:author="michaelaanas23@gmail.com" w:date="2026-09-25T21:51:00Z" w16du:dateUtc="2026-09-25T13:51:00Z">
                  <w:rPr>
                    <w:rFonts w:ascii="Arial" w:eastAsia="Times New Roman" w:hAnsi="Arial" w:cs="Arial"/>
                    <w:color w:val="000000"/>
                    <w:kern w:val="0"/>
                    <w14:ligatures w14:val="none"/>
                  </w:rPr>
                </w:rPrChange>
              </w:rPr>
              <w:t>Foreign Key (</w:t>
            </w:r>
            <w:r w:rsidRPr="00427840">
              <w:rPr>
                <w:rFonts w:ascii="Roboto Mono" w:eastAsia="Times New Roman" w:hAnsi="Roboto Mono" w:cs="Times New Roman"/>
                <w:color w:val="188038"/>
                <w:kern w:val="0"/>
                <w:sz w:val="20"/>
                <w:szCs w:val="20"/>
                <w14:ligatures w14:val="none"/>
                <w:rPrChange w:id="3616" w:author="michaelaanas23@gmail.com" w:date="2026-09-25T21:51:00Z" w16du:dateUtc="2026-09-25T13:51:00Z">
                  <w:rPr>
                    <w:rFonts w:ascii="Roboto Mono" w:eastAsia="Times New Roman" w:hAnsi="Roboto Mono" w:cs="Times New Roman"/>
                    <w:color w:val="188038"/>
                    <w:kern w:val="0"/>
                    <w14:ligatures w14:val="none"/>
                  </w:rPr>
                </w:rPrChange>
              </w:rPr>
              <w:t>product</w:t>
            </w:r>
            <w:r w:rsidRPr="00427840">
              <w:rPr>
                <w:rFonts w:ascii="Arial" w:eastAsia="Times New Roman" w:hAnsi="Arial" w:cs="Arial"/>
                <w:color w:val="000000"/>
                <w:kern w:val="0"/>
                <w:sz w:val="20"/>
                <w:szCs w:val="20"/>
                <w14:ligatures w14:val="none"/>
                <w:rPrChange w:id="3617" w:author="michaelaanas23@gmail.com" w:date="2026-09-25T21:51:00Z" w16du:dateUtc="2026-09-25T13:51:00Z">
                  <w:rPr>
                    <w:rFonts w:ascii="Arial" w:eastAsia="Times New Roman" w:hAnsi="Arial" w:cs="Arial"/>
                    <w:color w:val="000000"/>
                    <w:kern w:val="0"/>
                    <w14:ligatures w14:val="none"/>
                  </w:rPr>
                </w:rPrChange>
              </w:rPr>
              <w:t>)</w:t>
            </w:r>
          </w:p>
        </w:tc>
      </w:tr>
      <w:tr w:rsidR="006338E1" w:rsidRPr="00427840" w14:paraId="70F708EE" w14:textId="77777777">
        <w:trPr>
          <w:trHeight w:val="515"/>
        </w:trPr>
        <w:tc>
          <w:tcPr>
            <w:tcW w:w="0" w:type="auto"/>
            <w:tcMar>
              <w:top w:w="100" w:type="dxa"/>
              <w:left w:w="100" w:type="dxa"/>
              <w:bottom w:w="100" w:type="dxa"/>
              <w:right w:w="100" w:type="dxa"/>
            </w:tcMar>
            <w:hideMark/>
          </w:tcPr>
          <w:p w14:paraId="2466C534"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618" w:author="michaelaanas23@gmail.com" w:date="2026-09-25T21:51:00Z" w16du:dateUtc="2026-09-25T13:51:00Z">
                  <w:rPr>
                    <w:rFonts w:ascii="Times New Roman" w:eastAsia="Times New Roman" w:hAnsi="Times New Roman" w:cs="Times New Roman"/>
                    <w:kern w:val="0"/>
                    <w14:ligatures w14:val="none"/>
                  </w:rPr>
                </w:rPrChange>
              </w:rPr>
              <w:pPrChange w:id="3619"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620" w:author="michaelaanas23@gmail.com" w:date="2026-09-25T21:51:00Z" w16du:dateUtc="2026-09-25T13:51:00Z">
                  <w:rPr>
                    <w:rFonts w:ascii="Arial" w:eastAsia="Times New Roman" w:hAnsi="Arial" w:cs="Arial"/>
                    <w:b/>
                    <w:bCs/>
                    <w:color w:val="000000"/>
                    <w:kern w:val="0"/>
                    <w14:ligatures w14:val="none"/>
                  </w:rPr>
                </w:rPrChange>
              </w:rPr>
              <w:t>quantity</w:t>
            </w:r>
          </w:p>
        </w:tc>
        <w:tc>
          <w:tcPr>
            <w:tcW w:w="0" w:type="auto"/>
            <w:tcMar>
              <w:top w:w="100" w:type="dxa"/>
              <w:left w:w="100" w:type="dxa"/>
              <w:bottom w:w="100" w:type="dxa"/>
              <w:right w:w="100" w:type="dxa"/>
            </w:tcMar>
            <w:hideMark/>
          </w:tcPr>
          <w:p w14:paraId="15A8349C"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621" w:author="michaelaanas23@gmail.com" w:date="2026-09-25T21:51:00Z" w16du:dateUtc="2026-09-25T13:51:00Z">
                  <w:rPr>
                    <w:rFonts w:ascii="Times New Roman" w:eastAsia="Times New Roman" w:hAnsi="Times New Roman" w:cs="Times New Roman"/>
                    <w:kern w:val="0"/>
                    <w14:ligatures w14:val="none"/>
                  </w:rPr>
                </w:rPrChange>
              </w:rPr>
              <w:pPrChange w:id="3622"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623" w:author="michaelaanas23@gmail.com" w:date="2026-09-25T21:51:00Z" w16du:dateUtc="2026-09-25T13:51:00Z">
                  <w:rPr>
                    <w:rFonts w:ascii="Arial" w:eastAsia="Times New Roman" w:hAnsi="Arial" w:cs="Arial"/>
                    <w:color w:val="000000"/>
                    <w:kern w:val="0"/>
                    <w14:ligatures w14:val="none"/>
                  </w:rPr>
                </w:rPrChange>
              </w:rPr>
              <w:t>Quantity Purchased</w:t>
            </w:r>
          </w:p>
        </w:tc>
      </w:tr>
      <w:tr w:rsidR="006338E1" w:rsidRPr="00427840" w14:paraId="2EFBB181" w14:textId="77777777">
        <w:trPr>
          <w:trHeight w:val="515"/>
        </w:trPr>
        <w:tc>
          <w:tcPr>
            <w:tcW w:w="0" w:type="auto"/>
            <w:tcMar>
              <w:top w:w="100" w:type="dxa"/>
              <w:left w:w="100" w:type="dxa"/>
              <w:bottom w:w="100" w:type="dxa"/>
              <w:right w:w="100" w:type="dxa"/>
            </w:tcMar>
            <w:hideMark/>
          </w:tcPr>
          <w:p w14:paraId="501E7E82"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624" w:author="michaelaanas23@gmail.com" w:date="2026-09-25T21:51:00Z" w16du:dateUtc="2026-09-25T13:51:00Z">
                  <w:rPr>
                    <w:rFonts w:ascii="Times New Roman" w:eastAsia="Times New Roman" w:hAnsi="Times New Roman" w:cs="Times New Roman"/>
                    <w:kern w:val="0"/>
                    <w14:ligatures w14:val="none"/>
                  </w:rPr>
                </w:rPrChange>
              </w:rPr>
              <w:pPrChange w:id="3625"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626" w:author="michaelaanas23@gmail.com" w:date="2026-09-25T21:51:00Z" w16du:dateUtc="2026-09-25T13:51:00Z">
                  <w:rPr>
                    <w:rFonts w:ascii="Arial" w:eastAsia="Times New Roman" w:hAnsi="Arial" w:cs="Arial"/>
                    <w:b/>
                    <w:bCs/>
                    <w:color w:val="000000"/>
                    <w:kern w:val="0"/>
                    <w14:ligatures w14:val="none"/>
                  </w:rPr>
                </w:rPrChange>
              </w:rPr>
              <w:t>price</w:t>
            </w:r>
          </w:p>
        </w:tc>
        <w:tc>
          <w:tcPr>
            <w:tcW w:w="0" w:type="auto"/>
            <w:tcMar>
              <w:top w:w="100" w:type="dxa"/>
              <w:left w:w="100" w:type="dxa"/>
              <w:bottom w:w="100" w:type="dxa"/>
              <w:right w:w="100" w:type="dxa"/>
            </w:tcMar>
            <w:hideMark/>
          </w:tcPr>
          <w:p w14:paraId="3CE8185E"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627" w:author="michaelaanas23@gmail.com" w:date="2026-09-25T21:51:00Z" w16du:dateUtc="2026-09-25T13:51:00Z">
                  <w:rPr>
                    <w:rFonts w:ascii="Times New Roman" w:eastAsia="Times New Roman" w:hAnsi="Times New Roman" w:cs="Times New Roman"/>
                    <w:kern w:val="0"/>
                    <w14:ligatures w14:val="none"/>
                  </w:rPr>
                </w:rPrChange>
              </w:rPr>
              <w:pPrChange w:id="3628"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629" w:author="michaelaanas23@gmail.com" w:date="2026-09-25T21:51:00Z" w16du:dateUtc="2026-09-25T13:51:00Z">
                  <w:rPr>
                    <w:rFonts w:ascii="Arial" w:eastAsia="Times New Roman" w:hAnsi="Arial" w:cs="Arial"/>
                    <w:color w:val="000000"/>
                    <w:kern w:val="0"/>
                    <w14:ligatures w14:val="none"/>
                  </w:rPr>
                </w:rPrChange>
              </w:rPr>
              <w:t>Unit Price at Time of Sale</w:t>
            </w:r>
          </w:p>
        </w:tc>
      </w:tr>
      <w:tr w:rsidR="006338E1" w:rsidRPr="00427840" w14:paraId="50B7F54B" w14:textId="77777777">
        <w:trPr>
          <w:trHeight w:val="515"/>
        </w:trPr>
        <w:tc>
          <w:tcPr>
            <w:tcW w:w="0" w:type="auto"/>
            <w:tcMar>
              <w:top w:w="100" w:type="dxa"/>
              <w:left w:w="100" w:type="dxa"/>
              <w:bottom w:w="100" w:type="dxa"/>
              <w:right w:w="100" w:type="dxa"/>
            </w:tcMar>
            <w:hideMark/>
          </w:tcPr>
          <w:p w14:paraId="08D57629"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630" w:author="michaelaanas23@gmail.com" w:date="2026-09-25T21:51:00Z" w16du:dateUtc="2026-09-25T13:51:00Z">
                  <w:rPr>
                    <w:rFonts w:ascii="Times New Roman" w:eastAsia="Times New Roman" w:hAnsi="Times New Roman" w:cs="Times New Roman"/>
                    <w:kern w:val="0"/>
                    <w14:ligatures w14:val="none"/>
                  </w:rPr>
                </w:rPrChange>
              </w:rPr>
              <w:pPrChange w:id="3631"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632" w:author="michaelaanas23@gmail.com" w:date="2026-09-25T21:51:00Z" w16du:dateUtc="2026-09-25T13:51:00Z">
                  <w:rPr>
                    <w:rFonts w:ascii="Arial" w:eastAsia="Times New Roman" w:hAnsi="Arial" w:cs="Arial"/>
                    <w:b/>
                    <w:bCs/>
                    <w:color w:val="000000"/>
                    <w:kern w:val="0"/>
                    <w14:ligatures w14:val="none"/>
                  </w:rPr>
                </w:rPrChange>
              </w:rPr>
              <w:t>subtotal</w:t>
            </w:r>
          </w:p>
        </w:tc>
        <w:tc>
          <w:tcPr>
            <w:tcW w:w="0" w:type="auto"/>
            <w:tcMar>
              <w:top w:w="100" w:type="dxa"/>
              <w:left w:w="100" w:type="dxa"/>
              <w:bottom w:w="100" w:type="dxa"/>
              <w:right w:w="100" w:type="dxa"/>
            </w:tcMar>
            <w:hideMark/>
          </w:tcPr>
          <w:p w14:paraId="0022C3A3"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633" w:author="michaelaanas23@gmail.com" w:date="2026-09-25T21:51:00Z" w16du:dateUtc="2026-09-25T13:51:00Z">
                  <w:rPr>
                    <w:rFonts w:ascii="Times New Roman" w:eastAsia="Times New Roman" w:hAnsi="Times New Roman" w:cs="Times New Roman"/>
                    <w:kern w:val="0"/>
                    <w14:ligatures w14:val="none"/>
                  </w:rPr>
                </w:rPrChange>
              </w:rPr>
              <w:pPrChange w:id="3634"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635" w:author="michaelaanas23@gmail.com" w:date="2026-09-25T21:51:00Z" w16du:dateUtc="2026-09-25T13:51:00Z">
                  <w:rPr>
                    <w:rFonts w:ascii="Arial" w:eastAsia="Times New Roman" w:hAnsi="Arial" w:cs="Arial"/>
                    <w:color w:val="000000"/>
                    <w:kern w:val="0"/>
                    <w14:ligatures w14:val="none"/>
                  </w:rPr>
                </w:rPrChange>
              </w:rPr>
              <w:t>Item Line Subtotal (</w:t>
            </w:r>
            <w:r w:rsidRPr="00427840">
              <w:rPr>
                <w:rFonts w:ascii="Roboto Mono" w:eastAsia="Times New Roman" w:hAnsi="Roboto Mono" w:cs="Times New Roman"/>
                <w:color w:val="188038"/>
                <w:kern w:val="0"/>
                <w:sz w:val="20"/>
                <w:szCs w:val="20"/>
                <w14:ligatures w14:val="none"/>
                <w:rPrChange w:id="3636" w:author="michaelaanas23@gmail.com" w:date="2026-09-25T21:51:00Z" w16du:dateUtc="2026-09-25T13:51:00Z">
                  <w:rPr>
                    <w:rFonts w:ascii="Roboto Mono" w:eastAsia="Times New Roman" w:hAnsi="Roboto Mono" w:cs="Times New Roman"/>
                    <w:color w:val="188038"/>
                    <w:kern w:val="0"/>
                    <w14:ligatures w14:val="none"/>
                  </w:rPr>
                </w:rPrChange>
              </w:rPr>
              <w:t>quantity × price</w:t>
            </w:r>
            <w:r w:rsidRPr="00427840">
              <w:rPr>
                <w:rFonts w:ascii="Arial" w:eastAsia="Times New Roman" w:hAnsi="Arial" w:cs="Arial"/>
                <w:color w:val="000000"/>
                <w:kern w:val="0"/>
                <w:sz w:val="20"/>
                <w:szCs w:val="20"/>
                <w14:ligatures w14:val="none"/>
                <w:rPrChange w:id="3637" w:author="michaelaanas23@gmail.com" w:date="2026-09-25T21:51:00Z" w16du:dateUtc="2026-09-25T13:51:00Z">
                  <w:rPr>
                    <w:rFonts w:ascii="Arial" w:eastAsia="Times New Roman" w:hAnsi="Arial" w:cs="Arial"/>
                    <w:color w:val="000000"/>
                    <w:kern w:val="0"/>
                    <w14:ligatures w14:val="none"/>
                  </w:rPr>
                </w:rPrChange>
              </w:rPr>
              <w:t>)</w:t>
            </w:r>
          </w:p>
        </w:tc>
      </w:tr>
    </w:tbl>
    <w:p w14:paraId="3C4A171D" w14:textId="4F605611"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638" w:author="michaelaanas23@gmail.com" w:date="2026-09-25T21:51:00Z" w16du:dateUtc="2026-09-25T13:51:00Z">
            <w:rPr>
              <w:rFonts w:ascii="Times New Roman" w:eastAsia="Times New Roman" w:hAnsi="Times New Roman" w:cs="Times New Roman"/>
              <w:kern w:val="0"/>
              <w14:ligatures w14:val="none"/>
            </w:rPr>
          </w:rPrChange>
        </w:rPr>
        <w:pPrChange w:id="3639" w:author="michaelaanas23@gmail.com" w:date="2026-09-25T21:55:00Z" w16du:dateUtc="2026-09-25T13:55:00Z">
          <w:pPr>
            <w:spacing w:after="0" w:line="240" w:lineRule="auto"/>
            <w:jc w:val="both"/>
          </w:pPr>
        </w:pPrChange>
      </w:pPr>
    </w:p>
    <w:p w14:paraId="016585BC" w14:textId="77777777" w:rsidR="006338E1" w:rsidRPr="00427840" w:rsidRDefault="006338E1">
      <w:pPr>
        <w:spacing w:before="360" w:after="80" w:line="276" w:lineRule="auto"/>
        <w:jc w:val="both"/>
        <w:outlineLvl w:val="1"/>
        <w:rPr>
          <w:rFonts w:ascii="Times New Roman" w:eastAsia="Times New Roman" w:hAnsi="Times New Roman" w:cs="Times New Roman"/>
          <w:b/>
          <w:bCs/>
          <w:kern w:val="0"/>
          <w:sz w:val="20"/>
          <w:szCs w:val="20"/>
          <w14:ligatures w14:val="none"/>
          <w:rPrChange w:id="3640" w:author="michaelaanas23@gmail.com" w:date="2026-09-25T21:51:00Z" w16du:dateUtc="2026-09-25T13:51:00Z">
            <w:rPr>
              <w:rFonts w:ascii="Times New Roman" w:eastAsia="Times New Roman" w:hAnsi="Times New Roman" w:cs="Times New Roman"/>
              <w:b/>
              <w:bCs/>
              <w:kern w:val="0"/>
              <w:sz w:val="36"/>
              <w:szCs w:val="36"/>
              <w14:ligatures w14:val="none"/>
            </w:rPr>
          </w:rPrChange>
        </w:rPr>
        <w:pPrChange w:id="3641" w:author="michaelaanas23@gmail.com" w:date="2026-09-25T21:55:00Z" w16du:dateUtc="2026-09-25T13:55:00Z">
          <w:pPr>
            <w:spacing w:before="360" w:after="80" w:line="240" w:lineRule="auto"/>
            <w:jc w:val="both"/>
            <w:outlineLvl w:val="1"/>
          </w:pPr>
        </w:pPrChange>
      </w:pPr>
      <w:r w:rsidRPr="00427840">
        <w:rPr>
          <w:rFonts w:ascii="Arial" w:eastAsia="Times New Roman" w:hAnsi="Arial" w:cs="Arial"/>
          <w:b/>
          <w:bCs/>
          <w:color w:val="000000"/>
          <w:kern w:val="0"/>
          <w:sz w:val="20"/>
          <w:szCs w:val="20"/>
          <w14:ligatures w14:val="none"/>
          <w:rPrChange w:id="3642" w:author="michaelaanas23@gmail.com" w:date="2026-09-25T21:51:00Z" w16du:dateUtc="2026-09-25T13:51:00Z">
            <w:rPr>
              <w:rFonts w:ascii="Arial" w:eastAsia="Times New Roman" w:hAnsi="Arial" w:cs="Arial"/>
              <w:b/>
              <w:bCs/>
              <w:color w:val="000000"/>
              <w:kern w:val="0"/>
              <w:sz w:val="34"/>
              <w:szCs w:val="34"/>
              <w14:ligatures w14:val="none"/>
            </w:rPr>
          </w:rPrChange>
        </w:rPr>
        <w:lastRenderedPageBreak/>
        <w:t>Inventory Logs Table (</w:t>
      </w:r>
      <w:proofErr w:type="spellStart"/>
      <w:r w:rsidRPr="00427840">
        <w:rPr>
          <w:rFonts w:ascii="Roboto Mono" w:eastAsia="Times New Roman" w:hAnsi="Roboto Mono" w:cs="Times New Roman"/>
          <w:b/>
          <w:bCs/>
          <w:color w:val="188038"/>
          <w:kern w:val="0"/>
          <w:sz w:val="20"/>
          <w:szCs w:val="20"/>
          <w14:ligatures w14:val="none"/>
          <w:rPrChange w:id="3643" w:author="michaelaanas23@gmail.com" w:date="2026-09-25T21:51:00Z" w16du:dateUtc="2026-09-25T13:51:00Z">
            <w:rPr>
              <w:rFonts w:ascii="Roboto Mono" w:eastAsia="Times New Roman" w:hAnsi="Roboto Mono" w:cs="Times New Roman"/>
              <w:b/>
              <w:bCs/>
              <w:color w:val="188038"/>
              <w:kern w:val="0"/>
              <w:sz w:val="34"/>
              <w:szCs w:val="34"/>
              <w14:ligatures w14:val="none"/>
            </w:rPr>
          </w:rPrChange>
        </w:rPr>
        <w:t>inventory_log</w:t>
      </w:r>
      <w:proofErr w:type="spellEnd"/>
      <w:r w:rsidRPr="00427840">
        <w:rPr>
          <w:rFonts w:ascii="Arial" w:eastAsia="Times New Roman" w:hAnsi="Arial" w:cs="Arial"/>
          <w:b/>
          <w:bCs/>
          <w:color w:val="000000"/>
          <w:kern w:val="0"/>
          <w:sz w:val="20"/>
          <w:szCs w:val="20"/>
          <w14:ligatures w14:val="none"/>
          <w:rPrChange w:id="3644" w:author="michaelaanas23@gmail.com" w:date="2026-09-25T21:51:00Z" w16du:dateUtc="2026-09-25T13:51:00Z">
            <w:rPr>
              <w:rFonts w:ascii="Arial" w:eastAsia="Times New Roman" w:hAnsi="Arial" w:cs="Arial"/>
              <w:b/>
              <w:bCs/>
              <w:color w:val="000000"/>
              <w:kern w:val="0"/>
              <w:sz w:val="34"/>
              <w:szCs w:val="34"/>
              <w14:ligatures w14:val="none"/>
            </w:rPr>
          </w:rPrChange>
        </w:rPr>
        <w:t>)</w:t>
      </w:r>
    </w:p>
    <w:p w14:paraId="2EC83ABD" w14:textId="77777777" w:rsidR="006338E1" w:rsidRPr="00427840" w:rsidRDefault="006338E1">
      <w:pPr>
        <w:spacing w:before="240" w:after="240" w:line="276" w:lineRule="auto"/>
        <w:jc w:val="both"/>
        <w:rPr>
          <w:rFonts w:ascii="Times New Roman" w:eastAsia="Times New Roman" w:hAnsi="Times New Roman" w:cs="Times New Roman"/>
          <w:kern w:val="0"/>
          <w:sz w:val="20"/>
          <w:szCs w:val="20"/>
          <w14:ligatures w14:val="none"/>
          <w:rPrChange w:id="3645" w:author="michaelaanas23@gmail.com" w:date="2026-09-25T21:51:00Z" w16du:dateUtc="2026-09-25T13:51:00Z">
            <w:rPr>
              <w:rFonts w:ascii="Times New Roman" w:eastAsia="Times New Roman" w:hAnsi="Times New Roman" w:cs="Times New Roman"/>
              <w:kern w:val="0"/>
              <w14:ligatures w14:val="none"/>
            </w:rPr>
          </w:rPrChange>
        </w:rPr>
        <w:pPrChange w:id="3646" w:author="michaelaanas23@gmail.com" w:date="2026-09-25T21:55:00Z" w16du:dateUtc="2026-09-25T13:55:00Z">
          <w:pPr>
            <w:spacing w:before="240" w:after="240" w:line="240" w:lineRule="auto"/>
            <w:jc w:val="both"/>
          </w:pPr>
        </w:pPrChange>
      </w:pPr>
      <w:r w:rsidRPr="00427840">
        <w:rPr>
          <w:rFonts w:ascii="Arial" w:eastAsia="Times New Roman" w:hAnsi="Arial" w:cs="Arial"/>
          <w:color w:val="000000"/>
          <w:kern w:val="0"/>
          <w:sz w:val="20"/>
          <w:szCs w:val="20"/>
          <w14:ligatures w14:val="none"/>
          <w:rPrChange w:id="3647" w:author="michaelaanas23@gmail.com" w:date="2026-09-25T21:51:00Z" w16du:dateUtc="2026-09-25T13:51:00Z">
            <w:rPr>
              <w:rFonts w:ascii="Arial" w:eastAsia="Times New Roman" w:hAnsi="Arial" w:cs="Arial"/>
              <w:color w:val="000000"/>
              <w:kern w:val="0"/>
              <w14:ligatures w14:val="none"/>
            </w:rPr>
          </w:rPrChange>
        </w:rPr>
        <w:t>This table stores immutable stock-in additions and automated stock-out deduction logs for auditing and loss prevention.</w:t>
      </w:r>
    </w:p>
    <w:tbl>
      <w:tblPr>
        <w:tblW w:w="0" w:type="auto"/>
        <w:tblCellMar>
          <w:top w:w="15" w:type="dxa"/>
          <w:left w:w="15" w:type="dxa"/>
          <w:bottom w:w="15" w:type="dxa"/>
          <w:right w:w="15" w:type="dxa"/>
        </w:tblCellMar>
        <w:tblLook w:val="04A0" w:firstRow="1" w:lastRow="0" w:firstColumn="1" w:lastColumn="0" w:noHBand="0" w:noVBand="1"/>
      </w:tblPr>
      <w:tblGrid>
        <w:gridCol w:w="1734"/>
        <w:gridCol w:w="4096"/>
      </w:tblGrid>
      <w:tr w:rsidR="006338E1" w:rsidRPr="00427840" w14:paraId="59C1C68C" w14:textId="77777777">
        <w:trPr>
          <w:trHeight w:val="515"/>
        </w:trPr>
        <w:tc>
          <w:tcPr>
            <w:tcW w:w="0" w:type="auto"/>
            <w:tcMar>
              <w:top w:w="100" w:type="dxa"/>
              <w:left w:w="100" w:type="dxa"/>
              <w:bottom w:w="100" w:type="dxa"/>
              <w:right w:w="100" w:type="dxa"/>
            </w:tcMar>
            <w:hideMark/>
          </w:tcPr>
          <w:p w14:paraId="52823C67"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648" w:author="michaelaanas23@gmail.com" w:date="2026-09-25T21:51:00Z" w16du:dateUtc="2026-09-25T13:51:00Z">
                  <w:rPr>
                    <w:rFonts w:ascii="Times New Roman" w:eastAsia="Times New Roman" w:hAnsi="Times New Roman" w:cs="Times New Roman"/>
                    <w:kern w:val="0"/>
                    <w14:ligatures w14:val="none"/>
                  </w:rPr>
                </w:rPrChange>
              </w:rPr>
              <w:pPrChange w:id="3649"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650" w:author="michaelaanas23@gmail.com" w:date="2026-09-25T21:51:00Z" w16du:dateUtc="2026-09-25T13:51:00Z">
                  <w:rPr>
                    <w:rFonts w:ascii="Arial" w:eastAsia="Times New Roman" w:hAnsi="Arial" w:cs="Arial"/>
                    <w:b/>
                    <w:bCs/>
                    <w:color w:val="000000"/>
                    <w:kern w:val="0"/>
                    <w14:ligatures w14:val="none"/>
                  </w:rPr>
                </w:rPrChange>
              </w:rPr>
              <w:t>Field</w:t>
            </w:r>
          </w:p>
        </w:tc>
        <w:tc>
          <w:tcPr>
            <w:tcW w:w="0" w:type="auto"/>
            <w:tcMar>
              <w:top w:w="100" w:type="dxa"/>
              <w:left w:w="100" w:type="dxa"/>
              <w:bottom w:w="100" w:type="dxa"/>
              <w:right w:w="100" w:type="dxa"/>
            </w:tcMar>
            <w:hideMark/>
          </w:tcPr>
          <w:p w14:paraId="6954154B"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651" w:author="michaelaanas23@gmail.com" w:date="2026-09-25T21:51:00Z" w16du:dateUtc="2026-09-25T13:51:00Z">
                  <w:rPr>
                    <w:rFonts w:ascii="Times New Roman" w:eastAsia="Times New Roman" w:hAnsi="Times New Roman" w:cs="Times New Roman"/>
                    <w:kern w:val="0"/>
                    <w14:ligatures w14:val="none"/>
                  </w:rPr>
                </w:rPrChange>
              </w:rPr>
              <w:pPrChange w:id="3652"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653" w:author="michaelaanas23@gmail.com" w:date="2026-09-25T21:51:00Z" w16du:dateUtc="2026-09-25T13:51:00Z">
                  <w:rPr>
                    <w:rFonts w:ascii="Arial" w:eastAsia="Times New Roman" w:hAnsi="Arial" w:cs="Arial"/>
                    <w:b/>
                    <w:bCs/>
                    <w:color w:val="000000"/>
                    <w:kern w:val="0"/>
                    <w14:ligatures w14:val="none"/>
                  </w:rPr>
                </w:rPrChange>
              </w:rPr>
              <w:t>Description</w:t>
            </w:r>
          </w:p>
        </w:tc>
      </w:tr>
      <w:tr w:rsidR="006338E1" w:rsidRPr="00427840" w14:paraId="2D717B51" w14:textId="77777777">
        <w:trPr>
          <w:trHeight w:val="515"/>
        </w:trPr>
        <w:tc>
          <w:tcPr>
            <w:tcW w:w="0" w:type="auto"/>
            <w:tcMar>
              <w:top w:w="100" w:type="dxa"/>
              <w:left w:w="100" w:type="dxa"/>
              <w:bottom w:w="100" w:type="dxa"/>
              <w:right w:w="100" w:type="dxa"/>
            </w:tcMar>
            <w:hideMark/>
          </w:tcPr>
          <w:p w14:paraId="79EABCB3"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654" w:author="michaelaanas23@gmail.com" w:date="2026-09-25T21:51:00Z" w16du:dateUtc="2026-09-25T13:51:00Z">
                  <w:rPr>
                    <w:rFonts w:ascii="Times New Roman" w:eastAsia="Times New Roman" w:hAnsi="Times New Roman" w:cs="Times New Roman"/>
                    <w:kern w:val="0"/>
                    <w14:ligatures w14:val="none"/>
                  </w:rPr>
                </w:rPrChange>
              </w:rPr>
              <w:pPrChange w:id="3655"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656" w:author="michaelaanas23@gmail.com" w:date="2026-09-25T21:51:00Z" w16du:dateUtc="2026-09-25T13:51:00Z">
                  <w:rPr>
                    <w:rFonts w:ascii="Arial" w:eastAsia="Times New Roman" w:hAnsi="Arial" w:cs="Arial"/>
                    <w:b/>
                    <w:bCs/>
                    <w:color w:val="000000"/>
                    <w:kern w:val="0"/>
                    <w14:ligatures w14:val="none"/>
                  </w:rPr>
                </w:rPrChange>
              </w:rPr>
              <w:t>id</w:t>
            </w:r>
          </w:p>
        </w:tc>
        <w:tc>
          <w:tcPr>
            <w:tcW w:w="0" w:type="auto"/>
            <w:tcMar>
              <w:top w:w="100" w:type="dxa"/>
              <w:left w:w="100" w:type="dxa"/>
              <w:bottom w:w="100" w:type="dxa"/>
              <w:right w:w="100" w:type="dxa"/>
            </w:tcMar>
            <w:hideMark/>
          </w:tcPr>
          <w:p w14:paraId="3D56290C"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657" w:author="michaelaanas23@gmail.com" w:date="2026-09-25T21:51:00Z" w16du:dateUtc="2026-09-25T13:51:00Z">
                  <w:rPr>
                    <w:rFonts w:ascii="Times New Roman" w:eastAsia="Times New Roman" w:hAnsi="Times New Roman" w:cs="Times New Roman"/>
                    <w:kern w:val="0"/>
                    <w14:ligatures w14:val="none"/>
                  </w:rPr>
                </w:rPrChange>
              </w:rPr>
              <w:pPrChange w:id="3658"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659" w:author="michaelaanas23@gmail.com" w:date="2026-09-25T21:51:00Z" w16du:dateUtc="2026-09-25T13:51:00Z">
                  <w:rPr>
                    <w:rFonts w:ascii="Arial" w:eastAsia="Times New Roman" w:hAnsi="Arial" w:cs="Arial"/>
                    <w:color w:val="000000"/>
                    <w:kern w:val="0"/>
                    <w14:ligatures w14:val="none"/>
                  </w:rPr>
                </w:rPrChange>
              </w:rPr>
              <w:t>Primary Key</w:t>
            </w:r>
          </w:p>
        </w:tc>
      </w:tr>
      <w:tr w:rsidR="006338E1" w:rsidRPr="00427840" w14:paraId="51FB60AF" w14:textId="77777777">
        <w:trPr>
          <w:trHeight w:val="515"/>
        </w:trPr>
        <w:tc>
          <w:tcPr>
            <w:tcW w:w="0" w:type="auto"/>
            <w:tcMar>
              <w:top w:w="100" w:type="dxa"/>
              <w:left w:w="100" w:type="dxa"/>
              <w:bottom w:w="100" w:type="dxa"/>
              <w:right w:w="100" w:type="dxa"/>
            </w:tcMar>
            <w:hideMark/>
          </w:tcPr>
          <w:p w14:paraId="7594909D"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660" w:author="michaelaanas23@gmail.com" w:date="2026-09-25T21:51:00Z" w16du:dateUtc="2026-09-25T13:51:00Z">
                  <w:rPr>
                    <w:rFonts w:ascii="Times New Roman" w:eastAsia="Times New Roman" w:hAnsi="Times New Roman" w:cs="Times New Roman"/>
                    <w:kern w:val="0"/>
                    <w14:ligatures w14:val="none"/>
                  </w:rPr>
                </w:rPrChange>
              </w:rPr>
              <w:pPrChange w:id="3661" w:author="michaelaanas23@gmail.com" w:date="2026-09-25T21:55:00Z" w16du:dateUtc="2026-09-25T13:55:00Z">
                <w:pPr>
                  <w:spacing w:after="0" w:line="240" w:lineRule="auto"/>
                  <w:jc w:val="both"/>
                </w:pPr>
              </w:pPrChange>
            </w:pPr>
            <w:proofErr w:type="spellStart"/>
            <w:r w:rsidRPr="00427840">
              <w:rPr>
                <w:rFonts w:ascii="Arial" w:eastAsia="Times New Roman" w:hAnsi="Arial" w:cs="Arial"/>
                <w:b/>
                <w:bCs/>
                <w:color w:val="000000"/>
                <w:kern w:val="0"/>
                <w:sz w:val="20"/>
                <w:szCs w:val="20"/>
                <w14:ligatures w14:val="none"/>
                <w:rPrChange w:id="3662" w:author="michaelaanas23@gmail.com" w:date="2026-09-25T21:51:00Z" w16du:dateUtc="2026-09-25T13:51:00Z">
                  <w:rPr>
                    <w:rFonts w:ascii="Arial" w:eastAsia="Times New Roman" w:hAnsi="Arial" w:cs="Arial"/>
                    <w:b/>
                    <w:bCs/>
                    <w:color w:val="000000"/>
                    <w:kern w:val="0"/>
                    <w14:ligatures w14:val="none"/>
                  </w:rPr>
                </w:rPrChange>
              </w:rPr>
              <w:t>product_id</w:t>
            </w:r>
            <w:proofErr w:type="spellEnd"/>
          </w:p>
        </w:tc>
        <w:tc>
          <w:tcPr>
            <w:tcW w:w="0" w:type="auto"/>
            <w:tcMar>
              <w:top w:w="100" w:type="dxa"/>
              <w:left w:w="100" w:type="dxa"/>
              <w:bottom w:w="100" w:type="dxa"/>
              <w:right w:w="100" w:type="dxa"/>
            </w:tcMar>
            <w:hideMark/>
          </w:tcPr>
          <w:p w14:paraId="5F7CCE18"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663" w:author="michaelaanas23@gmail.com" w:date="2026-09-25T21:51:00Z" w16du:dateUtc="2026-09-25T13:51:00Z">
                  <w:rPr>
                    <w:rFonts w:ascii="Times New Roman" w:eastAsia="Times New Roman" w:hAnsi="Times New Roman" w:cs="Times New Roman"/>
                    <w:kern w:val="0"/>
                    <w14:ligatures w14:val="none"/>
                  </w:rPr>
                </w:rPrChange>
              </w:rPr>
              <w:pPrChange w:id="3664"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665" w:author="michaelaanas23@gmail.com" w:date="2026-09-25T21:51:00Z" w16du:dateUtc="2026-09-25T13:51:00Z">
                  <w:rPr>
                    <w:rFonts w:ascii="Arial" w:eastAsia="Times New Roman" w:hAnsi="Arial" w:cs="Arial"/>
                    <w:color w:val="000000"/>
                    <w:kern w:val="0"/>
                    <w14:ligatures w14:val="none"/>
                  </w:rPr>
                </w:rPrChange>
              </w:rPr>
              <w:t>Foreign Key (</w:t>
            </w:r>
            <w:r w:rsidRPr="00427840">
              <w:rPr>
                <w:rFonts w:ascii="Roboto Mono" w:eastAsia="Times New Roman" w:hAnsi="Roboto Mono" w:cs="Times New Roman"/>
                <w:color w:val="188038"/>
                <w:kern w:val="0"/>
                <w:sz w:val="20"/>
                <w:szCs w:val="20"/>
                <w14:ligatures w14:val="none"/>
                <w:rPrChange w:id="3666" w:author="michaelaanas23@gmail.com" w:date="2026-09-25T21:51:00Z" w16du:dateUtc="2026-09-25T13:51:00Z">
                  <w:rPr>
                    <w:rFonts w:ascii="Roboto Mono" w:eastAsia="Times New Roman" w:hAnsi="Roboto Mono" w:cs="Times New Roman"/>
                    <w:color w:val="188038"/>
                    <w:kern w:val="0"/>
                    <w14:ligatures w14:val="none"/>
                  </w:rPr>
                </w:rPrChange>
              </w:rPr>
              <w:t>product</w:t>
            </w:r>
            <w:r w:rsidRPr="00427840">
              <w:rPr>
                <w:rFonts w:ascii="Arial" w:eastAsia="Times New Roman" w:hAnsi="Arial" w:cs="Arial"/>
                <w:color w:val="000000"/>
                <w:kern w:val="0"/>
                <w:sz w:val="20"/>
                <w:szCs w:val="20"/>
                <w14:ligatures w14:val="none"/>
                <w:rPrChange w:id="3667" w:author="michaelaanas23@gmail.com" w:date="2026-09-25T21:51:00Z" w16du:dateUtc="2026-09-25T13:51:00Z">
                  <w:rPr>
                    <w:rFonts w:ascii="Arial" w:eastAsia="Times New Roman" w:hAnsi="Arial" w:cs="Arial"/>
                    <w:color w:val="000000"/>
                    <w:kern w:val="0"/>
                    <w14:ligatures w14:val="none"/>
                  </w:rPr>
                </w:rPrChange>
              </w:rPr>
              <w:t>)</w:t>
            </w:r>
          </w:p>
        </w:tc>
      </w:tr>
      <w:tr w:rsidR="006338E1" w:rsidRPr="00427840" w14:paraId="689F3FAF" w14:textId="77777777">
        <w:trPr>
          <w:trHeight w:val="515"/>
        </w:trPr>
        <w:tc>
          <w:tcPr>
            <w:tcW w:w="0" w:type="auto"/>
            <w:tcMar>
              <w:top w:w="100" w:type="dxa"/>
              <w:left w:w="100" w:type="dxa"/>
              <w:bottom w:w="100" w:type="dxa"/>
              <w:right w:w="100" w:type="dxa"/>
            </w:tcMar>
            <w:hideMark/>
          </w:tcPr>
          <w:p w14:paraId="33B8FDFB"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668" w:author="michaelaanas23@gmail.com" w:date="2026-09-25T21:51:00Z" w16du:dateUtc="2026-09-25T13:51:00Z">
                  <w:rPr>
                    <w:rFonts w:ascii="Times New Roman" w:eastAsia="Times New Roman" w:hAnsi="Times New Roman" w:cs="Times New Roman"/>
                    <w:kern w:val="0"/>
                    <w14:ligatures w14:val="none"/>
                  </w:rPr>
                </w:rPrChange>
              </w:rPr>
              <w:pPrChange w:id="3669" w:author="michaelaanas23@gmail.com" w:date="2026-09-25T21:55:00Z" w16du:dateUtc="2026-09-25T13:55:00Z">
                <w:pPr>
                  <w:spacing w:after="0" w:line="240" w:lineRule="auto"/>
                  <w:jc w:val="both"/>
                </w:pPr>
              </w:pPrChange>
            </w:pPr>
            <w:proofErr w:type="spellStart"/>
            <w:r w:rsidRPr="00427840">
              <w:rPr>
                <w:rFonts w:ascii="Arial" w:eastAsia="Times New Roman" w:hAnsi="Arial" w:cs="Arial"/>
                <w:b/>
                <w:bCs/>
                <w:color w:val="000000"/>
                <w:kern w:val="0"/>
                <w:sz w:val="20"/>
                <w:szCs w:val="20"/>
                <w14:ligatures w14:val="none"/>
                <w:rPrChange w:id="3670" w:author="michaelaanas23@gmail.com" w:date="2026-09-25T21:51:00Z" w16du:dateUtc="2026-09-25T13:51:00Z">
                  <w:rPr>
                    <w:rFonts w:ascii="Arial" w:eastAsia="Times New Roman" w:hAnsi="Arial" w:cs="Arial"/>
                    <w:b/>
                    <w:bCs/>
                    <w:color w:val="000000"/>
                    <w:kern w:val="0"/>
                    <w14:ligatures w14:val="none"/>
                  </w:rPr>
                </w:rPrChange>
              </w:rPr>
              <w:t>change_amount</w:t>
            </w:r>
            <w:proofErr w:type="spellEnd"/>
          </w:p>
        </w:tc>
        <w:tc>
          <w:tcPr>
            <w:tcW w:w="0" w:type="auto"/>
            <w:tcMar>
              <w:top w:w="100" w:type="dxa"/>
              <w:left w:w="100" w:type="dxa"/>
              <w:bottom w:w="100" w:type="dxa"/>
              <w:right w:w="100" w:type="dxa"/>
            </w:tcMar>
            <w:hideMark/>
          </w:tcPr>
          <w:p w14:paraId="5AF448F2"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671" w:author="michaelaanas23@gmail.com" w:date="2026-09-25T21:51:00Z" w16du:dateUtc="2026-09-25T13:51:00Z">
                  <w:rPr>
                    <w:rFonts w:ascii="Times New Roman" w:eastAsia="Times New Roman" w:hAnsi="Times New Roman" w:cs="Times New Roman"/>
                    <w:kern w:val="0"/>
                    <w14:ligatures w14:val="none"/>
                  </w:rPr>
                </w:rPrChange>
              </w:rPr>
              <w:pPrChange w:id="3672"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673" w:author="michaelaanas23@gmail.com" w:date="2026-09-25T21:51:00Z" w16du:dateUtc="2026-09-25T13:51:00Z">
                  <w:rPr>
                    <w:rFonts w:ascii="Arial" w:eastAsia="Times New Roman" w:hAnsi="Arial" w:cs="Arial"/>
                    <w:color w:val="000000"/>
                    <w:kern w:val="0"/>
                    <w14:ligatures w14:val="none"/>
                  </w:rPr>
                </w:rPrChange>
              </w:rPr>
              <w:t>Stock Change Quantity (+ for IN, – for OUT)</w:t>
            </w:r>
          </w:p>
        </w:tc>
      </w:tr>
      <w:tr w:rsidR="006338E1" w:rsidRPr="00427840" w14:paraId="4EB5FFF2" w14:textId="77777777">
        <w:trPr>
          <w:trHeight w:val="515"/>
        </w:trPr>
        <w:tc>
          <w:tcPr>
            <w:tcW w:w="0" w:type="auto"/>
            <w:tcMar>
              <w:top w:w="100" w:type="dxa"/>
              <w:left w:w="100" w:type="dxa"/>
              <w:bottom w:w="100" w:type="dxa"/>
              <w:right w:w="100" w:type="dxa"/>
            </w:tcMar>
            <w:hideMark/>
          </w:tcPr>
          <w:p w14:paraId="405AF943"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674" w:author="michaelaanas23@gmail.com" w:date="2026-09-25T21:51:00Z" w16du:dateUtc="2026-09-25T13:51:00Z">
                  <w:rPr>
                    <w:rFonts w:ascii="Times New Roman" w:eastAsia="Times New Roman" w:hAnsi="Times New Roman" w:cs="Times New Roman"/>
                    <w:kern w:val="0"/>
                    <w14:ligatures w14:val="none"/>
                  </w:rPr>
                </w:rPrChange>
              </w:rPr>
              <w:pPrChange w:id="3675" w:author="michaelaanas23@gmail.com" w:date="2026-09-25T21:55:00Z" w16du:dateUtc="2026-09-25T13:55:00Z">
                <w:pPr>
                  <w:spacing w:after="0" w:line="240" w:lineRule="auto"/>
                  <w:jc w:val="both"/>
                </w:pPr>
              </w:pPrChange>
            </w:pPr>
            <w:proofErr w:type="spellStart"/>
            <w:r w:rsidRPr="00427840">
              <w:rPr>
                <w:rFonts w:ascii="Arial" w:eastAsia="Times New Roman" w:hAnsi="Arial" w:cs="Arial"/>
                <w:b/>
                <w:bCs/>
                <w:color w:val="000000"/>
                <w:kern w:val="0"/>
                <w:sz w:val="20"/>
                <w:szCs w:val="20"/>
                <w14:ligatures w14:val="none"/>
                <w:rPrChange w:id="3676" w:author="michaelaanas23@gmail.com" w:date="2026-09-25T21:51:00Z" w16du:dateUtc="2026-09-25T13:51:00Z">
                  <w:rPr>
                    <w:rFonts w:ascii="Arial" w:eastAsia="Times New Roman" w:hAnsi="Arial" w:cs="Arial"/>
                    <w:b/>
                    <w:bCs/>
                    <w:color w:val="000000"/>
                    <w:kern w:val="0"/>
                    <w14:ligatures w14:val="none"/>
                  </w:rPr>
                </w:rPrChange>
              </w:rPr>
              <w:t>log_type</w:t>
            </w:r>
            <w:proofErr w:type="spellEnd"/>
          </w:p>
        </w:tc>
        <w:tc>
          <w:tcPr>
            <w:tcW w:w="0" w:type="auto"/>
            <w:tcMar>
              <w:top w:w="100" w:type="dxa"/>
              <w:left w:w="100" w:type="dxa"/>
              <w:bottom w:w="100" w:type="dxa"/>
              <w:right w:w="100" w:type="dxa"/>
            </w:tcMar>
            <w:hideMark/>
          </w:tcPr>
          <w:p w14:paraId="7D194D43"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677" w:author="michaelaanas23@gmail.com" w:date="2026-09-25T21:51:00Z" w16du:dateUtc="2026-09-25T13:51:00Z">
                  <w:rPr>
                    <w:rFonts w:ascii="Times New Roman" w:eastAsia="Times New Roman" w:hAnsi="Times New Roman" w:cs="Times New Roman"/>
                    <w:kern w:val="0"/>
                    <w14:ligatures w14:val="none"/>
                  </w:rPr>
                </w:rPrChange>
              </w:rPr>
              <w:pPrChange w:id="3678"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679" w:author="michaelaanas23@gmail.com" w:date="2026-09-25T21:51:00Z" w16du:dateUtc="2026-09-25T13:51:00Z">
                  <w:rPr>
                    <w:rFonts w:ascii="Arial" w:eastAsia="Times New Roman" w:hAnsi="Arial" w:cs="Arial"/>
                    <w:color w:val="000000"/>
                    <w:kern w:val="0"/>
                    <w14:ligatures w14:val="none"/>
                  </w:rPr>
                </w:rPrChange>
              </w:rPr>
              <w:t>Action Type (IN / OUT)</w:t>
            </w:r>
          </w:p>
        </w:tc>
      </w:tr>
      <w:tr w:rsidR="006338E1" w:rsidRPr="00427840" w14:paraId="52084579" w14:textId="77777777">
        <w:trPr>
          <w:trHeight w:val="225"/>
        </w:trPr>
        <w:tc>
          <w:tcPr>
            <w:tcW w:w="0" w:type="auto"/>
            <w:tcMar>
              <w:top w:w="100" w:type="dxa"/>
              <w:left w:w="100" w:type="dxa"/>
              <w:bottom w:w="100" w:type="dxa"/>
              <w:right w:w="100" w:type="dxa"/>
            </w:tcMar>
            <w:hideMark/>
          </w:tcPr>
          <w:p w14:paraId="3728C374"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680" w:author="michaelaanas23@gmail.com" w:date="2026-09-25T21:51:00Z" w16du:dateUtc="2026-09-25T13:51:00Z">
                  <w:rPr>
                    <w:rFonts w:ascii="Times New Roman" w:eastAsia="Times New Roman" w:hAnsi="Times New Roman" w:cs="Times New Roman"/>
                    <w:kern w:val="0"/>
                    <w14:ligatures w14:val="none"/>
                  </w:rPr>
                </w:rPrChange>
              </w:rPr>
              <w:pPrChange w:id="3681" w:author="michaelaanas23@gmail.com" w:date="2026-09-25T21:55:00Z" w16du:dateUtc="2026-09-25T13:55:00Z">
                <w:pPr>
                  <w:spacing w:after="0" w:line="240" w:lineRule="auto"/>
                  <w:jc w:val="both"/>
                </w:pPr>
              </w:pPrChange>
            </w:pPr>
          </w:p>
        </w:tc>
        <w:tc>
          <w:tcPr>
            <w:tcW w:w="0" w:type="auto"/>
            <w:tcMar>
              <w:top w:w="100" w:type="dxa"/>
              <w:left w:w="100" w:type="dxa"/>
              <w:bottom w:w="100" w:type="dxa"/>
              <w:right w:w="100" w:type="dxa"/>
            </w:tcMar>
            <w:hideMark/>
          </w:tcPr>
          <w:p w14:paraId="31DEF921"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682" w:author="michaelaanas23@gmail.com" w:date="2026-09-25T21:51:00Z" w16du:dateUtc="2026-09-25T13:51:00Z">
                  <w:rPr>
                    <w:rFonts w:ascii="Times New Roman" w:eastAsia="Times New Roman" w:hAnsi="Times New Roman" w:cs="Times New Roman"/>
                    <w:kern w:val="0"/>
                    <w14:ligatures w14:val="none"/>
                  </w:rPr>
                </w:rPrChange>
              </w:rPr>
              <w:pPrChange w:id="3683" w:author="michaelaanas23@gmail.com" w:date="2026-09-25T21:55:00Z" w16du:dateUtc="2026-09-25T13:55:00Z">
                <w:pPr>
                  <w:spacing w:after="0" w:line="240" w:lineRule="auto"/>
                  <w:jc w:val="both"/>
                </w:pPr>
              </w:pPrChange>
            </w:pPr>
          </w:p>
        </w:tc>
      </w:tr>
      <w:tr w:rsidR="006338E1" w:rsidRPr="00427840" w14:paraId="0E338C51" w14:textId="77777777">
        <w:trPr>
          <w:trHeight w:val="515"/>
        </w:trPr>
        <w:tc>
          <w:tcPr>
            <w:tcW w:w="0" w:type="auto"/>
            <w:tcMar>
              <w:top w:w="100" w:type="dxa"/>
              <w:left w:w="100" w:type="dxa"/>
              <w:bottom w:w="100" w:type="dxa"/>
              <w:right w:w="100" w:type="dxa"/>
            </w:tcMar>
            <w:hideMark/>
          </w:tcPr>
          <w:p w14:paraId="225E0EAC"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684" w:author="michaelaanas23@gmail.com" w:date="2026-09-25T21:51:00Z" w16du:dateUtc="2026-09-25T13:51:00Z">
                  <w:rPr>
                    <w:rFonts w:ascii="Times New Roman" w:eastAsia="Times New Roman" w:hAnsi="Times New Roman" w:cs="Times New Roman"/>
                    <w:kern w:val="0"/>
                    <w14:ligatures w14:val="none"/>
                  </w:rPr>
                </w:rPrChange>
              </w:rPr>
              <w:pPrChange w:id="3685" w:author="michaelaanas23@gmail.com" w:date="2026-09-25T21:55:00Z" w16du:dateUtc="2026-09-25T13:55:00Z">
                <w:pPr>
                  <w:spacing w:after="0" w:line="240" w:lineRule="auto"/>
                  <w:jc w:val="both"/>
                </w:pPr>
              </w:pPrChange>
            </w:pPr>
            <w:proofErr w:type="spellStart"/>
            <w:r w:rsidRPr="00427840">
              <w:rPr>
                <w:rFonts w:ascii="Arial" w:eastAsia="Times New Roman" w:hAnsi="Arial" w:cs="Arial"/>
                <w:b/>
                <w:bCs/>
                <w:color w:val="000000"/>
                <w:kern w:val="0"/>
                <w:sz w:val="20"/>
                <w:szCs w:val="20"/>
                <w14:ligatures w14:val="none"/>
                <w:rPrChange w:id="3686" w:author="michaelaanas23@gmail.com" w:date="2026-09-25T21:51:00Z" w16du:dateUtc="2026-09-25T13:51:00Z">
                  <w:rPr>
                    <w:rFonts w:ascii="Arial" w:eastAsia="Times New Roman" w:hAnsi="Arial" w:cs="Arial"/>
                    <w:b/>
                    <w:bCs/>
                    <w:color w:val="000000"/>
                    <w:kern w:val="0"/>
                    <w14:ligatures w14:val="none"/>
                  </w:rPr>
                </w:rPrChange>
              </w:rPr>
              <w:t>branch_id</w:t>
            </w:r>
            <w:proofErr w:type="spellEnd"/>
          </w:p>
        </w:tc>
        <w:tc>
          <w:tcPr>
            <w:tcW w:w="0" w:type="auto"/>
            <w:tcMar>
              <w:top w:w="100" w:type="dxa"/>
              <w:left w:w="100" w:type="dxa"/>
              <w:bottom w:w="100" w:type="dxa"/>
              <w:right w:w="100" w:type="dxa"/>
            </w:tcMar>
            <w:hideMark/>
          </w:tcPr>
          <w:p w14:paraId="0D659C8D"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687" w:author="michaelaanas23@gmail.com" w:date="2026-09-25T21:51:00Z" w16du:dateUtc="2026-09-25T13:51:00Z">
                  <w:rPr>
                    <w:rFonts w:ascii="Times New Roman" w:eastAsia="Times New Roman" w:hAnsi="Times New Roman" w:cs="Times New Roman"/>
                    <w:kern w:val="0"/>
                    <w14:ligatures w14:val="none"/>
                  </w:rPr>
                </w:rPrChange>
              </w:rPr>
              <w:pPrChange w:id="3688"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689" w:author="michaelaanas23@gmail.com" w:date="2026-09-25T21:51:00Z" w16du:dateUtc="2026-09-25T13:51:00Z">
                  <w:rPr>
                    <w:rFonts w:ascii="Arial" w:eastAsia="Times New Roman" w:hAnsi="Arial" w:cs="Arial"/>
                    <w:color w:val="000000"/>
                    <w:kern w:val="0"/>
                    <w14:ligatures w14:val="none"/>
                  </w:rPr>
                </w:rPrChange>
              </w:rPr>
              <w:t>Foreign Key (</w:t>
            </w:r>
            <w:r w:rsidRPr="00427840">
              <w:rPr>
                <w:rFonts w:ascii="Roboto Mono" w:eastAsia="Times New Roman" w:hAnsi="Roboto Mono" w:cs="Times New Roman"/>
                <w:color w:val="188038"/>
                <w:kern w:val="0"/>
                <w:sz w:val="20"/>
                <w:szCs w:val="20"/>
                <w14:ligatures w14:val="none"/>
                <w:rPrChange w:id="3690" w:author="michaelaanas23@gmail.com" w:date="2026-09-25T21:51:00Z" w16du:dateUtc="2026-09-25T13:51:00Z">
                  <w:rPr>
                    <w:rFonts w:ascii="Roboto Mono" w:eastAsia="Times New Roman" w:hAnsi="Roboto Mono" w:cs="Times New Roman"/>
                    <w:color w:val="188038"/>
                    <w:kern w:val="0"/>
                    <w14:ligatures w14:val="none"/>
                  </w:rPr>
                </w:rPrChange>
              </w:rPr>
              <w:t>branch</w:t>
            </w:r>
            <w:r w:rsidRPr="00427840">
              <w:rPr>
                <w:rFonts w:ascii="Arial" w:eastAsia="Times New Roman" w:hAnsi="Arial" w:cs="Arial"/>
                <w:color w:val="000000"/>
                <w:kern w:val="0"/>
                <w:sz w:val="20"/>
                <w:szCs w:val="20"/>
                <w14:ligatures w14:val="none"/>
                <w:rPrChange w:id="3691" w:author="michaelaanas23@gmail.com" w:date="2026-09-25T21:51:00Z" w16du:dateUtc="2026-09-25T13:51:00Z">
                  <w:rPr>
                    <w:rFonts w:ascii="Arial" w:eastAsia="Times New Roman" w:hAnsi="Arial" w:cs="Arial"/>
                    <w:color w:val="000000"/>
                    <w:kern w:val="0"/>
                    <w14:ligatures w14:val="none"/>
                  </w:rPr>
                </w:rPrChange>
              </w:rPr>
              <w:t>)</w:t>
            </w:r>
          </w:p>
        </w:tc>
      </w:tr>
      <w:tr w:rsidR="006338E1" w:rsidRPr="00427840" w14:paraId="50782686" w14:textId="77777777">
        <w:trPr>
          <w:trHeight w:val="515"/>
        </w:trPr>
        <w:tc>
          <w:tcPr>
            <w:tcW w:w="0" w:type="auto"/>
            <w:tcMar>
              <w:top w:w="100" w:type="dxa"/>
              <w:left w:w="100" w:type="dxa"/>
              <w:bottom w:w="100" w:type="dxa"/>
              <w:right w:w="100" w:type="dxa"/>
            </w:tcMar>
            <w:hideMark/>
          </w:tcPr>
          <w:p w14:paraId="6A9AB0A7"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692" w:author="michaelaanas23@gmail.com" w:date="2026-09-25T21:51:00Z" w16du:dateUtc="2026-09-25T13:51:00Z">
                  <w:rPr>
                    <w:rFonts w:ascii="Times New Roman" w:eastAsia="Times New Roman" w:hAnsi="Times New Roman" w:cs="Times New Roman"/>
                    <w:kern w:val="0"/>
                    <w14:ligatures w14:val="none"/>
                  </w:rPr>
                </w:rPrChange>
              </w:rPr>
              <w:pPrChange w:id="3693" w:author="michaelaanas23@gmail.com" w:date="2026-09-25T21:55:00Z" w16du:dateUtc="2026-09-25T13:55:00Z">
                <w:pPr>
                  <w:spacing w:after="0" w:line="240" w:lineRule="auto"/>
                  <w:jc w:val="both"/>
                </w:pPr>
              </w:pPrChange>
            </w:pPr>
            <w:proofErr w:type="spellStart"/>
            <w:r w:rsidRPr="00427840">
              <w:rPr>
                <w:rFonts w:ascii="Arial" w:eastAsia="Times New Roman" w:hAnsi="Arial" w:cs="Arial"/>
                <w:b/>
                <w:bCs/>
                <w:color w:val="000000"/>
                <w:kern w:val="0"/>
                <w:sz w:val="20"/>
                <w:szCs w:val="20"/>
                <w14:ligatures w14:val="none"/>
                <w:rPrChange w:id="3694" w:author="michaelaanas23@gmail.com" w:date="2026-09-25T21:51:00Z" w16du:dateUtc="2026-09-25T13:51:00Z">
                  <w:rPr>
                    <w:rFonts w:ascii="Arial" w:eastAsia="Times New Roman" w:hAnsi="Arial" w:cs="Arial"/>
                    <w:b/>
                    <w:bCs/>
                    <w:color w:val="000000"/>
                    <w:kern w:val="0"/>
                    <w14:ligatures w14:val="none"/>
                  </w:rPr>
                </w:rPrChange>
              </w:rPr>
              <w:t>created_at</w:t>
            </w:r>
            <w:proofErr w:type="spellEnd"/>
          </w:p>
        </w:tc>
        <w:tc>
          <w:tcPr>
            <w:tcW w:w="0" w:type="auto"/>
            <w:tcMar>
              <w:top w:w="100" w:type="dxa"/>
              <w:left w:w="100" w:type="dxa"/>
              <w:bottom w:w="100" w:type="dxa"/>
              <w:right w:w="100" w:type="dxa"/>
            </w:tcMar>
            <w:hideMark/>
          </w:tcPr>
          <w:p w14:paraId="4B77DD78"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695" w:author="michaelaanas23@gmail.com" w:date="2026-09-25T21:51:00Z" w16du:dateUtc="2026-09-25T13:51:00Z">
                  <w:rPr>
                    <w:rFonts w:ascii="Times New Roman" w:eastAsia="Times New Roman" w:hAnsi="Times New Roman" w:cs="Times New Roman"/>
                    <w:kern w:val="0"/>
                    <w14:ligatures w14:val="none"/>
                  </w:rPr>
                </w:rPrChange>
              </w:rPr>
              <w:pPrChange w:id="3696"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697" w:author="michaelaanas23@gmail.com" w:date="2026-09-25T21:51:00Z" w16du:dateUtc="2026-09-25T13:51:00Z">
                  <w:rPr>
                    <w:rFonts w:ascii="Arial" w:eastAsia="Times New Roman" w:hAnsi="Arial" w:cs="Arial"/>
                    <w:color w:val="000000"/>
                    <w:kern w:val="0"/>
                    <w14:ligatures w14:val="none"/>
                  </w:rPr>
                </w:rPrChange>
              </w:rPr>
              <w:t>Date and Time Logged</w:t>
            </w:r>
          </w:p>
        </w:tc>
      </w:tr>
    </w:tbl>
    <w:p w14:paraId="2C6ACC08" w14:textId="7164D18C"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698" w:author="michaelaanas23@gmail.com" w:date="2026-09-25T21:51:00Z" w16du:dateUtc="2026-09-25T13:51:00Z">
            <w:rPr>
              <w:rFonts w:ascii="Times New Roman" w:eastAsia="Times New Roman" w:hAnsi="Times New Roman" w:cs="Times New Roman"/>
              <w:kern w:val="0"/>
              <w14:ligatures w14:val="none"/>
            </w:rPr>
          </w:rPrChange>
        </w:rPr>
        <w:pPrChange w:id="3699" w:author="michaelaanas23@gmail.com" w:date="2026-09-25T21:55:00Z" w16du:dateUtc="2026-09-25T13:55:00Z">
          <w:pPr>
            <w:spacing w:after="0" w:line="240" w:lineRule="auto"/>
            <w:jc w:val="both"/>
          </w:pPr>
        </w:pPrChange>
      </w:pPr>
    </w:p>
    <w:p w14:paraId="18221138" w14:textId="77777777" w:rsidR="006338E1" w:rsidRPr="00427840" w:rsidRDefault="006338E1">
      <w:pPr>
        <w:spacing w:before="360" w:after="80" w:line="276" w:lineRule="auto"/>
        <w:jc w:val="both"/>
        <w:outlineLvl w:val="1"/>
        <w:rPr>
          <w:rFonts w:ascii="Times New Roman" w:eastAsia="Times New Roman" w:hAnsi="Times New Roman" w:cs="Times New Roman"/>
          <w:b/>
          <w:bCs/>
          <w:kern w:val="0"/>
          <w:sz w:val="20"/>
          <w:szCs w:val="20"/>
          <w14:ligatures w14:val="none"/>
          <w:rPrChange w:id="3700" w:author="michaelaanas23@gmail.com" w:date="2026-09-25T21:51:00Z" w16du:dateUtc="2026-09-25T13:51:00Z">
            <w:rPr>
              <w:rFonts w:ascii="Times New Roman" w:eastAsia="Times New Roman" w:hAnsi="Times New Roman" w:cs="Times New Roman"/>
              <w:b/>
              <w:bCs/>
              <w:kern w:val="0"/>
              <w:sz w:val="36"/>
              <w:szCs w:val="36"/>
              <w14:ligatures w14:val="none"/>
            </w:rPr>
          </w:rPrChange>
        </w:rPr>
        <w:pPrChange w:id="3701" w:author="michaelaanas23@gmail.com" w:date="2026-09-25T21:55:00Z" w16du:dateUtc="2026-09-25T13:55:00Z">
          <w:pPr>
            <w:spacing w:before="360" w:after="80" w:line="240" w:lineRule="auto"/>
            <w:jc w:val="both"/>
            <w:outlineLvl w:val="1"/>
          </w:pPr>
        </w:pPrChange>
      </w:pPr>
      <w:r w:rsidRPr="00427840">
        <w:rPr>
          <w:rFonts w:ascii="Arial" w:eastAsia="Times New Roman" w:hAnsi="Arial" w:cs="Arial"/>
          <w:b/>
          <w:bCs/>
          <w:color w:val="000000"/>
          <w:kern w:val="0"/>
          <w:sz w:val="20"/>
          <w:szCs w:val="20"/>
          <w14:ligatures w14:val="none"/>
          <w:rPrChange w:id="3702" w:author="michaelaanas23@gmail.com" w:date="2026-09-25T21:51:00Z" w16du:dateUtc="2026-09-25T13:51:00Z">
            <w:rPr>
              <w:rFonts w:ascii="Arial" w:eastAsia="Times New Roman" w:hAnsi="Arial" w:cs="Arial"/>
              <w:b/>
              <w:bCs/>
              <w:color w:val="000000"/>
              <w:kern w:val="0"/>
              <w:sz w:val="34"/>
              <w:szCs w:val="34"/>
              <w14:ligatures w14:val="none"/>
            </w:rPr>
          </w:rPrChange>
        </w:rPr>
        <w:t>OTP Table (</w:t>
      </w:r>
      <w:proofErr w:type="spellStart"/>
      <w:r w:rsidRPr="00427840">
        <w:rPr>
          <w:rFonts w:ascii="Roboto Mono" w:eastAsia="Times New Roman" w:hAnsi="Roboto Mono" w:cs="Times New Roman"/>
          <w:b/>
          <w:bCs/>
          <w:color w:val="188038"/>
          <w:kern w:val="0"/>
          <w:sz w:val="20"/>
          <w:szCs w:val="20"/>
          <w14:ligatures w14:val="none"/>
          <w:rPrChange w:id="3703" w:author="michaelaanas23@gmail.com" w:date="2026-09-25T21:51:00Z" w16du:dateUtc="2026-09-25T13:51:00Z">
            <w:rPr>
              <w:rFonts w:ascii="Roboto Mono" w:eastAsia="Times New Roman" w:hAnsi="Roboto Mono" w:cs="Times New Roman"/>
              <w:b/>
              <w:bCs/>
              <w:color w:val="188038"/>
              <w:kern w:val="0"/>
              <w:sz w:val="34"/>
              <w:szCs w:val="34"/>
              <w14:ligatures w14:val="none"/>
            </w:rPr>
          </w:rPrChange>
        </w:rPr>
        <w:t>otp</w:t>
      </w:r>
      <w:proofErr w:type="spellEnd"/>
      <w:r w:rsidRPr="00427840">
        <w:rPr>
          <w:rFonts w:ascii="Arial" w:eastAsia="Times New Roman" w:hAnsi="Arial" w:cs="Arial"/>
          <w:b/>
          <w:bCs/>
          <w:color w:val="000000"/>
          <w:kern w:val="0"/>
          <w:sz w:val="20"/>
          <w:szCs w:val="20"/>
          <w14:ligatures w14:val="none"/>
          <w:rPrChange w:id="3704" w:author="michaelaanas23@gmail.com" w:date="2026-09-25T21:51:00Z" w16du:dateUtc="2026-09-25T13:51:00Z">
            <w:rPr>
              <w:rFonts w:ascii="Arial" w:eastAsia="Times New Roman" w:hAnsi="Arial" w:cs="Arial"/>
              <w:b/>
              <w:bCs/>
              <w:color w:val="000000"/>
              <w:kern w:val="0"/>
              <w:sz w:val="34"/>
              <w:szCs w:val="34"/>
              <w14:ligatures w14:val="none"/>
            </w:rPr>
          </w:rPrChange>
        </w:rPr>
        <w:t>)</w:t>
      </w:r>
    </w:p>
    <w:p w14:paraId="6DFB61AA" w14:textId="77777777" w:rsidR="006338E1" w:rsidRPr="00427840" w:rsidRDefault="006338E1">
      <w:pPr>
        <w:spacing w:before="240" w:after="240" w:line="276" w:lineRule="auto"/>
        <w:jc w:val="both"/>
        <w:rPr>
          <w:rFonts w:ascii="Times New Roman" w:eastAsia="Times New Roman" w:hAnsi="Times New Roman" w:cs="Times New Roman"/>
          <w:kern w:val="0"/>
          <w:sz w:val="20"/>
          <w:szCs w:val="20"/>
          <w14:ligatures w14:val="none"/>
          <w:rPrChange w:id="3705" w:author="michaelaanas23@gmail.com" w:date="2026-09-25T21:51:00Z" w16du:dateUtc="2026-09-25T13:51:00Z">
            <w:rPr>
              <w:rFonts w:ascii="Times New Roman" w:eastAsia="Times New Roman" w:hAnsi="Times New Roman" w:cs="Times New Roman"/>
              <w:kern w:val="0"/>
              <w14:ligatures w14:val="none"/>
            </w:rPr>
          </w:rPrChange>
        </w:rPr>
        <w:pPrChange w:id="3706" w:author="michaelaanas23@gmail.com" w:date="2026-09-25T21:55:00Z" w16du:dateUtc="2026-09-25T13:55:00Z">
          <w:pPr>
            <w:spacing w:before="240" w:after="240" w:line="240" w:lineRule="auto"/>
            <w:jc w:val="both"/>
          </w:pPr>
        </w:pPrChange>
      </w:pPr>
      <w:r w:rsidRPr="00427840">
        <w:rPr>
          <w:rFonts w:ascii="Arial" w:eastAsia="Times New Roman" w:hAnsi="Arial" w:cs="Arial"/>
          <w:color w:val="000000"/>
          <w:kern w:val="0"/>
          <w:sz w:val="20"/>
          <w:szCs w:val="20"/>
          <w14:ligatures w14:val="none"/>
          <w:rPrChange w:id="3707" w:author="michaelaanas23@gmail.com" w:date="2026-09-25T21:51:00Z" w16du:dateUtc="2026-09-25T13:51:00Z">
            <w:rPr>
              <w:rFonts w:ascii="Arial" w:eastAsia="Times New Roman" w:hAnsi="Arial" w:cs="Arial"/>
              <w:color w:val="000000"/>
              <w:kern w:val="0"/>
              <w14:ligatures w14:val="none"/>
            </w:rPr>
          </w:rPrChange>
        </w:rPr>
        <w:t>This table manages 6-digit verification codes generated for Email Multi-Factor Authentication.</w:t>
      </w:r>
    </w:p>
    <w:tbl>
      <w:tblPr>
        <w:tblW w:w="0" w:type="auto"/>
        <w:tblCellMar>
          <w:top w:w="15" w:type="dxa"/>
          <w:left w:w="15" w:type="dxa"/>
          <w:bottom w:w="15" w:type="dxa"/>
          <w:right w:w="15" w:type="dxa"/>
        </w:tblCellMar>
        <w:tblLook w:val="04A0" w:firstRow="1" w:lastRow="0" w:firstColumn="1" w:lastColumn="0" w:noHBand="0" w:noVBand="1"/>
      </w:tblPr>
      <w:tblGrid>
        <w:gridCol w:w="1201"/>
        <w:gridCol w:w="2357"/>
      </w:tblGrid>
      <w:tr w:rsidR="006338E1" w:rsidRPr="00427840" w14:paraId="50B721A3" w14:textId="77777777">
        <w:trPr>
          <w:trHeight w:val="515"/>
        </w:trPr>
        <w:tc>
          <w:tcPr>
            <w:tcW w:w="0" w:type="auto"/>
            <w:tcMar>
              <w:top w:w="100" w:type="dxa"/>
              <w:left w:w="100" w:type="dxa"/>
              <w:bottom w:w="100" w:type="dxa"/>
              <w:right w:w="100" w:type="dxa"/>
            </w:tcMar>
            <w:hideMark/>
          </w:tcPr>
          <w:p w14:paraId="5FDEAC2B"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708" w:author="michaelaanas23@gmail.com" w:date="2026-09-25T21:51:00Z" w16du:dateUtc="2026-09-25T13:51:00Z">
                  <w:rPr>
                    <w:rFonts w:ascii="Times New Roman" w:eastAsia="Times New Roman" w:hAnsi="Times New Roman" w:cs="Times New Roman"/>
                    <w:kern w:val="0"/>
                    <w14:ligatures w14:val="none"/>
                  </w:rPr>
                </w:rPrChange>
              </w:rPr>
              <w:pPrChange w:id="3709"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710" w:author="michaelaanas23@gmail.com" w:date="2026-09-25T21:51:00Z" w16du:dateUtc="2026-09-25T13:51:00Z">
                  <w:rPr>
                    <w:rFonts w:ascii="Arial" w:eastAsia="Times New Roman" w:hAnsi="Arial" w:cs="Arial"/>
                    <w:b/>
                    <w:bCs/>
                    <w:color w:val="000000"/>
                    <w:kern w:val="0"/>
                    <w14:ligatures w14:val="none"/>
                  </w:rPr>
                </w:rPrChange>
              </w:rPr>
              <w:t>Field</w:t>
            </w:r>
          </w:p>
        </w:tc>
        <w:tc>
          <w:tcPr>
            <w:tcW w:w="0" w:type="auto"/>
            <w:tcMar>
              <w:top w:w="100" w:type="dxa"/>
              <w:left w:w="100" w:type="dxa"/>
              <w:bottom w:w="100" w:type="dxa"/>
              <w:right w:w="100" w:type="dxa"/>
            </w:tcMar>
            <w:hideMark/>
          </w:tcPr>
          <w:p w14:paraId="7C7FDFBC"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711" w:author="michaelaanas23@gmail.com" w:date="2026-09-25T21:51:00Z" w16du:dateUtc="2026-09-25T13:51:00Z">
                  <w:rPr>
                    <w:rFonts w:ascii="Times New Roman" w:eastAsia="Times New Roman" w:hAnsi="Times New Roman" w:cs="Times New Roman"/>
                    <w:kern w:val="0"/>
                    <w14:ligatures w14:val="none"/>
                  </w:rPr>
                </w:rPrChange>
              </w:rPr>
              <w:pPrChange w:id="3712"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713" w:author="michaelaanas23@gmail.com" w:date="2026-09-25T21:51:00Z" w16du:dateUtc="2026-09-25T13:51:00Z">
                  <w:rPr>
                    <w:rFonts w:ascii="Arial" w:eastAsia="Times New Roman" w:hAnsi="Arial" w:cs="Arial"/>
                    <w:b/>
                    <w:bCs/>
                    <w:color w:val="000000"/>
                    <w:kern w:val="0"/>
                    <w14:ligatures w14:val="none"/>
                  </w:rPr>
                </w:rPrChange>
              </w:rPr>
              <w:t>Description</w:t>
            </w:r>
          </w:p>
        </w:tc>
      </w:tr>
      <w:tr w:rsidR="006338E1" w:rsidRPr="00427840" w14:paraId="27C4075F" w14:textId="77777777">
        <w:trPr>
          <w:trHeight w:val="515"/>
        </w:trPr>
        <w:tc>
          <w:tcPr>
            <w:tcW w:w="0" w:type="auto"/>
            <w:tcMar>
              <w:top w:w="100" w:type="dxa"/>
              <w:left w:w="100" w:type="dxa"/>
              <w:bottom w:w="100" w:type="dxa"/>
              <w:right w:w="100" w:type="dxa"/>
            </w:tcMar>
            <w:hideMark/>
          </w:tcPr>
          <w:p w14:paraId="1C924B40"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714" w:author="michaelaanas23@gmail.com" w:date="2026-09-25T21:51:00Z" w16du:dateUtc="2026-09-25T13:51:00Z">
                  <w:rPr>
                    <w:rFonts w:ascii="Times New Roman" w:eastAsia="Times New Roman" w:hAnsi="Times New Roman" w:cs="Times New Roman"/>
                    <w:kern w:val="0"/>
                    <w14:ligatures w14:val="none"/>
                  </w:rPr>
                </w:rPrChange>
              </w:rPr>
              <w:pPrChange w:id="3715"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716" w:author="michaelaanas23@gmail.com" w:date="2026-09-25T21:51:00Z" w16du:dateUtc="2026-09-25T13:51:00Z">
                  <w:rPr>
                    <w:rFonts w:ascii="Arial" w:eastAsia="Times New Roman" w:hAnsi="Arial" w:cs="Arial"/>
                    <w:b/>
                    <w:bCs/>
                    <w:color w:val="000000"/>
                    <w:kern w:val="0"/>
                    <w14:ligatures w14:val="none"/>
                  </w:rPr>
                </w:rPrChange>
              </w:rPr>
              <w:t>id</w:t>
            </w:r>
          </w:p>
        </w:tc>
        <w:tc>
          <w:tcPr>
            <w:tcW w:w="0" w:type="auto"/>
            <w:tcMar>
              <w:top w:w="100" w:type="dxa"/>
              <w:left w:w="100" w:type="dxa"/>
              <w:bottom w:w="100" w:type="dxa"/>
              <w:right w:w="100" w:type="dxa"/>
            </w:tcMar>
            <w:hideMark/>
          </w:tcPr>
          <w:p w14:paraId="335D9258"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717" w:author="michaelaanas23@gmail.com" w:date="2026-09-25T21:51:00Z" w16du:dateUtc="2026-09-25T13:51:00Z">
                  <w:rPr>
                    <w:rFonts w:ascii="Times New Roman" w:eastAsia="Times New Roman" w:hAnsi="Times New Roman" w:cs="Times New Roman"/>
                    <w:kern w:val="0"/>
                    <w14:ligatures w14:val="none"/>
                  </w:rPr>
                </w:rPrChange>
              </w:rPr>
              <w:pPrChange w:id="3718"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719" w:author="michaelaanas23@gmail.com" w:date="2026-09-25T21:51:00Z" w16du:dateUtc="2026-09-25T13:51:00Z">
                  <w:rPr>
                    <w:rFonts w:ascii="Arial" w:eastAsia="Times New Roman" w:hAnsi="Arial" w:cs="Arial"/>
                    <w:color w:val="000000"/>
                    <w:kern w:val="0"/>
                    <w14:ligatures w14:val="none"/>
                  </w:rPr>
                </w:rPrChange>
              </w:rPr>
              <w:t>Primary Key</w:t>
            </w:r>
          </w:p>
        </w:tc>
      </w:tr>
      <w:tr w:rsidR="006338E1" w:rsidRPr="00427840" w14:paraId="309C54FC" w14:textId="77777777">
        <w:trPr>
          <w:trHeight w:val="515"/>
        </w:trPr>
        <w:tc>
          <w:tcPr>
            <w:tcW w:w="0" w:type="auto"/>
            <w:tcMar>
              <w:top w:w="100" w:type="dxa"/>
              <w:left w:w="100" w:type="dxa"/>
              <w:bottom w:w="100" w:type="dxa"/>
              <w:right w:w="100" w:type="dxa"/>
            </w:tcMar>
            <w:hideMark/>
          </w:tcPr>
          <w:p w14:paraId="265B9357"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720" w:author="michaelaanas23@gmail.com" w:date="2026-09-25T21:51:00Z" w16du:dateUtc="2026-09-25T13:51:00Z">
                  <w:rPr>
                    <w:rFonts w:ascii="Times New Roman" w:eastAsia="Times New Roman" w:hAnsi="Times New Roman" w:cs="Times New Roman"/>
                    <w:kern w:val="0"/>
                    <w14:ligatures w14:val="none"/>
                  </w:rPr>
                </w:rPrChange>
              </w:rPr>
              <w:pPrChange w:id="3721" w:author="michaelaanas23@gmail.com" w:date="2026-09-25T21:55:00Z" w16du:dateUtc="2026-09-25T13:55:00Z">
                <w:pPr>
                  <w:spacing w:after="0" w:line="240" w:lineRule="auto"/>
                  <w:jc w:val="both"/>
                </w:pPr>
              </w:pPrChange>
            </w:pPr>
            <w:proofErr w:type="spellStart"/>
            <w:r w:rsidRPr="00427840">
              <w:rPr>
                <w:rFonts w:ascii="Arial" w:eastAsia="Times New Roman" w:hAnsi="Arial" w:cs="Arial"/>
                <w:b/>
                <w:bCs/>
                <w:color w:val="000000"/>
                <w:kern w:val="0"/>
                <w:sz w:val="20"/>
                <w:szCs w:val="20"/>
                <w14:ligatures w14:val="none"/>
                <w:rPrChange w:id="3722" w:author="michaelaanas23@gmail.com" w:date="2026-09-25T21:51:00Z" w16du:dateUtc="2026-09-25T13:51:00Z">
                  <w:rPr>
                    <w:rFonts w:ascii="Arial" w:eastAsia="Times New Roman" w:hAnsi="Arial" w:cs="Arial"/>
                    <w:b/>
                    <w:bCs/>
                    <w:color w:val="000000"/>
                    <w:kern w:val="0"/>
                    <w14:ligatures w14:val="none"/>
                  </w:rPr>
                </w:rPrChange>
              </w:rPr>
              <w:t>user_id</w:t>
            </w:r>
            <w:proofErr w:type="spellEnd"/>
          </w:p>
        </w:tc>
        <w:tc>
          <w:tcPr>
            <w:tcW w:w="0" w:type="auto"/>
            <w:tcMar>
              <w:top w:w="100" w:type="dxa"/>
              <w:left w:w="100" w:type="dxa"/>
              <w:bottom w:w="100" w:type="dxa"/>
              <w:right w:w="100" w:type="dxa"/>
            </w:tcMar>
            <w:hideMark/>
          </w:tcPr>
          <w:p w14:paraId="2230438E"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723" w:author="michaelaanas23@gmail.com" w:date="2026-09-25T21:51:00Z" w16du:dateUtc="2026-09-25T13:51:00Z">
                  <w:rPr>
                    <w:rFonts w:ascii="Times New Roman" w:eastAsia="Times New Roman" w:hAnsi="Times New Roman" w:cs="Times New Roman"/>
                    <w:kern w:val="0"/>
                    <w14:ligatures w14:val="none"/>
                  </w:rPr>
                </w:rPrChange>
              </w:rPr>
              <w:pPrChange w:id="3724"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725" w:author="michaelaanas23@gmail.com" w:date="2026-09-25T21:51:00Z" w16du:dateUtc="2026-09-25T13:51:00Z">
                  <w:rPr>
                    <w:rFonts w:ascii="Arial" w:eastAsia="Times New Roman" w:hAnsi="Arial" w:cs="Arial"/>
                    <w:color w:val="000000"/>
                    <w:kern w:val="0"/>
                    <w14:ligatures w14:val="none"/>
                  </w:rPr>
                </w:rPrChange>
              </w:rPr>
              <w:t>Foreign Key (</w:t>
            </w:r>
            <w:r w:rsidRPr="00427840">
              <w:rPr>
                <w:rFonts w:ascii="Roboto Mono" w:eastAsia="Times New Roman" w:hAnsi="Roboto Mono" w:cs="Times New Roman"/>
                <w:color w:val="188038"/>
                <w:kern w:val="0"/>
                <w:sz w:val="20"/>
                <w:szCs w:val="20"/>
                <w14:ligatures w14:val="none"/>
                <w:rPrChange w:id="3726" w:author="michaelaanas23@gmail.com" w:date="2026-09-25T21:51:00Z" w16du:dateUtc="2026-09-25T13:51:00Z">
                  <w:rPr>
                    <w:rFonts w:ascii="Roboto Mono" w:eastAsia="Times New Roman" w:hAnsi="Roboto Mono" w:cs="Times New Roman"/>
                    <w:color w:val="188038"/>
                    <w:kern w:val="0"/>
                    <w14:ligatures w14:val="none"/>
                  </w:rPr>
                </w:rPrChange>
              </w:rPr>
              <w:t>user</w:t>
            </w:r>
            <w:r w:rsidRPr="00427840">
              <w:rPr>
                <w:rFonts w:ascii="Arial" w:eastAsia="Times New Roman" w:hAnsi="Arial" w:cs="Arial"/>
                <w:color w:val="000000"/>
                <w:kern w:val="0"/>
                <w:sz w:val="20"/>
                <w:szCs w:val="20"/>
                <w14:ligatures w14:val="none"/>
                <w:rPrChange w:id="3727" w:author="michaelaanas23@gmail.com" w:date="2026-09-25T21:51:00Z" w16du:dateUtc="2026-09-25T13:51:00Z">
                  <w:rPr>
                    <w:rFonts w:ascii="Arial" w:eastAsia="Times New Roman" w:hAnsi="Arial" w:cs="Arial"/>
                    <w:color w:val="000000"/>
                    <w:kern w:val="0"/>
                    <w14:ligatures w14:val="none"/>
                  </w:rPr>
                </w:rPrChange>
              </w:rPr>
              <w:t>)</w:t>
            </w:r>
          </w:p>
        </w:tc>
      </w:tr>
      <w:tr w:rsidR="006338E1" w:rsidRPr="00427840" w14:paraId="4D278DD2" w14:textId="77777777">
        <w:trPr>
          <w:trHeight w:val="515"/>
        </w:trPr>
        <w:tc>
          <w:tcPr>
            <w:tcW w:w="0" w:type="auto"/>
            <w:tcMar>
              <w:top w:w="100" w:type="dxa"/>
              <w:left w:w="100" w:type="dxa"/>
              <w:bottom w:w="100" w:type="dxa"/>
              <w:right w:w="100" w:type="dxa"/>
            </w:tcMar>
            <w:hideMark/>
          </w:tcPr>
          <w:p w14:paraId="78751C70"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728" w:author="michaelaanas23@gmail.com" w:date="2026-09-25T21:51:00Z" w16du:dateUtc="2026-09-25T13:51:00Z">
                  <w:rPr>
                    <w:rFonts w:ascii="Times New Roman" w:eastAsia="Times New Roman" w:hAnsi="Times New Roman" w:cs="Times New Roman"/>
                    <w:kern w:val="0"/>
                    <w14:ligatures w14:val="none"/>
                  </w:rPr>
                </w:rPrChange>
              </w:rPr>
              <w:pPrChange w:id="3729" w:author="michaelaanas23@gmail.com" w:date="2026-09-25T21:55:00Z" w16du:dateUtc="2026-09-25T13:55:00Z">
                <w:pPr>
                  <w:spacing w:after="0" w:line="240" w:lineRule="auto"/>
                  <w:jc w:val="both"/>
                </w:pPr>
              </w:pPrChange>
            </w:pPr>
            <w:proofErr w:type="spellStart"/>
            <w:r w:rsidRPr="00427840">
              <w:rPr>
                <w:rFonts w:ascii="Arial" w:eastAsia="Times New Roman" w:hAnsi="Arial" w:cs="Arial"/>
                <w:b/>
                <w:bCs/>
                <w:color w:val="000000"/>
                <w:kern w:val="0"/>
                <w:sz w:val="20"/>
                <w:szCs w:val="20"/>
                <w14:ligatures w14:val="none"/>
                <w:rPrChange w:id="3730" w:author="michaelaanas23@gmail.com" w:date="2026-09-25T21:51:00Z" w16du:dateUtc="2026-09-25T13:51:00Z">
                  <w:rPr>
                    <w:rFonts w:ascii="Arial" w:eastAsia="Times New Roman" w:hAnsi="Arial" w:cs="Arial"/>
                    <w:b/>
                    <w:bCs/>
                    <w:color w:val="000000"/>
                    <w:kern w:val="0"/>
                    <w14:ligatures w14:val="none"/>
                  </w:rPr>
                </w:rPrChange>
              </w:rPr>
              <w:t>otp_code</w:t>
            </w:r>
            <w:proofErr w:type="spellEnd"/>
          </w:p>
        </w:tc>
        <w:tc>
          <w:tcPr>
            <w:tcW w:w="0" w:type="auto"/>
            <w:tcMar>
              <w:top w:w="100" w:type="dxa"/>
              <w:left w:w="100" w:type="dxa"/>
              <w:bottom w:w="100" w:type="dxa"/>
              <w:right w:w="100" w:type="dxa"/>
            </w:tcMar>
            <w:hideMark/>
          </w:tcPr>
          <w:p w14:paraId="3FD0ED2C"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731" w:author="michaelaanas23@gmail.com" w:date="2026-09-25T21:51:00Z" w16du:dateUtc="2026-09-25T13:51:00Z">
                  <w:rPr>
                    <w:rFonts w:ascii="Times New Roman" w:eastAsia="Times New Roman" w:hAnsi="Times New Roman" w:cs="Times New Roman"/>
                    <w:kern w:val="0"/>
                    <w14:ligatures w14:val="none"/>
                  </w:rPr>
                </w:rPrChange>
              </w:rPr>
              <w:pPrChange w:id="3732"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733" w:author="michaelaanas23@gmail.com" w:date="2026-09-25T21:51:00Z" w16du:dateUtc="2026-09-25T13:51:00Z">
                  <w:rPr>
                    <w:rFonts w:ascii="Arial" w:eastAsia="Times New Roman" w:hAnsi="Arial" w:cs="Arial"/>
                    <w:color w:val="000000"/>
                    <w:kern w:val="0"/>
                    <w14:ligatures w14:val="none"/>
                  </w:rPr>
                </w:rPrChange>
              </w:rPr>
              <w:t>6-Digit Verification Code</w:t>
            </w:r>
          </w:p>
        </w:tc>
      </w:tr>
      <w:tr w:rsidR="006338E1" w:rsidRPr="00427840" w14:paraId="103D51D6" w14:textId="77777777">
        <w:trPr>
          <w:trHeight w:val="515"/>
        </w:trPr>
        <w:tc>
          <w:tcPr>
            <w:tcW w:w="0" w:type="auto"/>
            <w:tcMar>
              <w:top w:w="100" w:type="dxa"/>
              <w:left w:w="100" w:type="dxa"/>
              <w:bottom w:w="100" w:type="dxa"/>
              <w:right w:w="100" w:type="dxa"/>
            </w:tcMar>
            <w:hideMark/>
          </w:tcPr>
          <w:p w14:paraId="01788D28"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734" w:author="michaelaanas23@gmail.com" w:date="2026-09-25T21:51:00Z" w16du:dateUtc="2026-09-25T13:51:00Z">
                  <w:rPr>
                    <w:rFonts w:ascii="Times New Roman" w:eastAsia="Times New Roman" w:hAnsi="Times New Roman" w:cs="Times New Roman"/>
                    <w:kern w:val="0"/>
                    <w14:ligatures w14:val="none"/>
                  </w:rPr>
                </w:rPrChange>
              </w:rPr>
              <w:pPrChange w:id="3735" w:author="michaelaanas23@gmail.com" w:date="2026-09-25T21:55:00Z" w16du:dateUtc="2026-09-25T13:55:00Z">
                <w:pPr>
                  <w:spacing w:after="0" w:line="240" w:lineRule="auto"/>
                  <w:jc w:val="both"/>
                </w:pPr>
              </w:pPrChange>
            </w:pPr>
            <w:proofErr w:type="spellStart"/>
            <w:r w:rsidRPr="00427840">
              <w:rPr>
                <w:rFonts w:ascii="Arial" w:eastAsia="Times New Roman" w:hAnsi="Arial" w:cs="Arial"/>
                <w:b/>
                <w:bCs/>
                <w:color w:val="000000"/>
                <w:kern w:val="0"/>
                <w:sz w:val="20"/>
                <w:szCs w:val="20"/>
                <w14:ligatures w14:val="none"/>
                <w:rPrChange w:id="3736" w:author="michaelaanas23@gmail.com" w:date="2026-09-25T21:51:00Z" w16du:dateUtc="2026-09-25T13:51:00Z">
                  <w:rPr>
                    <w:rFonts w:ascii="Arial" w:eastAsia="Times New Roman" w:hAnsi="Arial" w:cs="Arial"/>
                    <w:b/>
                    <w:bCs/>
                    <w:color w:val="000000"/>
                    <w:kern w:val="0"/>
                    <w14:ligatures w14:val="none"/>
                  </w:rPr>
                </w:rPrChange>
              </w:rPr>
              <w:t>created_at</w:t>
            </w:r>
            <w:proofErr w:type="spellEnd"/>
          </w:p>
        </w:tc>
        <w:tc>
          <w:tcPr>
            <w:tcW w:w="0" w:type="auto"/>
            <w:tcMar>
              <w:top w:w="100" w:type="dxa"/>
              <w:left w:w="100" w:type="dxa"/>
              <w:bottom w:w="100" w:type="dxa"/>
              <w:right w:w="100" w:type="dxa"/>
            </w:tcMar>
            <w:hideMark/>
          </w:tcPr>
          <w:p w14:paraId="08CBDF2C"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737" w:author="michaelaanas23@gmail.com" w:date="2026-09-25T21:51:00Z" w16du:dateUtc="2026-09-25T13:51:00Z">
                  <w:rPr>
                    <w:rFonts w:ascii="Times New Roman" w:eastAsia="Times New Roman" w:hAnsi="Times New Roman" w:cs="Times New Roman"/>
                    <w:kern w:val="0"/>
                    <w14:ligatures w14:val="none"/>
                  </w:rPr>
                </w:rPrChange>
              </w:rPr>
              <w:pPrChange w:id="3738"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739" w:author="michaelaanas23@gmail.com" w:date="2026-09-25T21:51:00Z" w16du:dateUtc="2026-09-25T13:51:00Z">
                  <w:rPr>
                    <w:rFonts w:ascii="Arial" w:eastAsia="Times New Roman" w:hAnsi="Arial" w:cs="Arial"/>
                    <w:color w:val="000000"/>
                    <w:kern w:val="0"/>
                    <w14:ligatures w14:val="none"/>
                  </w:rPr>
                </w:rPrChange>
              </w:rPr>
              <w:t>Generation Timestamp</w:t>
            </w:r>
          </w:p>
        </w:tc>
      </w:tr>
      <w:tr w:rsidR="006338E1" w:rsidRPr="00427840" w14:paraId="73908B3E" w14:textId="77777777">
        <w:trPr>
          <w:trHeight w:val="515"/>
        </w:trPr>
        <w:tc>
          <w:tcPr>
            <w:tcW w:w="0" w:type="auto"/>
            <w:tcMar>
              <w:top w:w="100" w:type="dxa"/>
              <w:left w:w="100" w:type="dxa"/>
              <w:bottom w:w="100" w:type="dxa"/>
              <w:right w:w="100" w:type="dxa"/>
            </w:tcMar>
            <w:hideMark/>
          </w:tcPr>
          <w:p w14:paraId="1B793C39"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740" w:author="michaelaanas23@gmail.com" w:date="2026-09-25T21:51:00Z" w16du:dateUtc="2026-09-25T13:51:00Z">
                  <w:rPr>
                    <w:rFonts w:ascii="Times New Roman" w:eastAsia="Times New Roman" w:hAnsi="Times New Roman" w:cs="Times New Roman"/>
                    <w:kern w:val="0"/>
                    <w14:ligatures w14:val="none"/>
                  </w:rPr>
                </w:rPrChange>
              </w:rPr>
              <w:pPrChange w:id="3741" w:author="michaelaanas23@gmail.com" w:date="2026-09-25T21:55:00Z" w16du:dateUtc="2026-09-25T13:55:00Z">
                <w:pPr>
                  <w:spacing w:after="0" w:line="240" w:lineRule="auto"/>
                  <w:jc w:val="both"/>
                </w:pPr>
              </w:pPrChange>
            </w:pPr>
            <w:proofErr w:type="spellStart"/>
            <w:r w:rsidRPr="00427840">
              <w:rPr>
                <w:rFonts w:ascii="Arial" w:eastAsia="Times New Roman" w:hAnsi="Arial" w:cs="Arial"/>
                <w:b/>
                <w:bCs/>
                <w:color w:val="000000"/>
                <w:kern w:val="0"/>
                <w:sz w:val="20"/>
                <w:szCs w:val="20"/>
                <w14:ligatures w14:val="none"/>
                <w:rPrChange w:id="3742" w:author="michaelaanas23@gmail.com" w:date="2026-09-25T21:51:00Z" w16du:dateUtc="2026-09-25T13:51:00Z">
                  <w:rPr>
                    <w:rFonts w:ascii="Arial" w:eastAsia="Times New Roman" w:hAnsi="Arial" w:cs="Arial"/>
                    <w:b/>
                    <w:bCs/>
                    <w:color w:val="000000"/>
                    <w:kern w:val="0"/>
                    <w14:ligatures w14:val="none"/>
                  </w:rPr>
                </w:rPrChange>
              </w:rPr>
              <w:t>expires_at</w:t>
            </w:r>
            <w:proofErr w:type="spellEnd"/>
          </w:p>
        </w:tc>
        <w:tc>
          <w:tcPr>
            <w:tcW w:w="0" w:type="auto"/>
            <w:tcMar>
              <w:top w:w="100" w:type="dxa"/>
              <w:left w:w="100" w:type="dxa"/>
              <w:bottom w:w="100" w:type="dxa"/>
              <w:right w:w="100" w:type="dxa"/>
            </w:tcMar>
            <w:hideMark/>
          </w:tcPr>
          <w:p w14:paraId="15081EC1"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743" w:author="michaelaanas23@gmail.com" w:date="2026-09-25T21:51:00Z" w16du:dateUtc="2026-09-25T13:51:00Z">
                  <w:rPr>
                    <w:rFonts w:ascii="Times New Roman" w:eastAsia="Times New Roman" w:hAnsi="Times New Roman" w:cs="Times New Roman"/>
                    <w:kern w:val="0"/>
                    <w14:ligatures w14:val="none"/>
                  </w:rPr>
                </w:rPrChange>
              </w:rPr>
              <w:pPrChange w:id="3744"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745" w:author="michaelaanas23@gmail.com" w:date="2026-09-25T21:51:00Z" w16du:dateUtc="2026-09-25T13:51:00Z">
                  <w:rPr>
                    <w:rFonts w:ascii="Arial" w:eastAsia="Times New Roman" w:hAnsi="Arial" w:cs="Arial"/>
                    <w:color w:val="000000"/>
                    <w:kern w:val="0"/>
                    <w14:ligatures w14:val="none"/>
                  </w:rPr>
                </w:rPrChange>
              </w:rPr>
              <w:t>Expiration Timestamp</w:t>
            </w:r>
          </w:p>
        </w:tc>
      </w:tr>
      <w:tr w:rsidR="006338E1" w:rsidRPr="00427840" w14:paraId="68D5E6CB" w14:textId="77777777">
        <w:trPr>
          <w:trHeight w:val="515"/>
        </w:trPr>
        <w:tc>
          <w:tcPr>
            <w:tcW w:w="0" w:type="auto"/>
            <w:tcMar>
              <w:top w:w="100" w:type="dxa"/>
              <w:left w:w="100" w:type="dxa"/>
              <w:bottom w:w="100" w:type="dxa"/>
              <w:right w:w="100" w:type="dxa"/>
            </w:tcMar>
            <w:hideMark/>
          </w:tcPr>
          <w:p w14:paraId="0B3AC9C4"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746" w:author="michaelaanas23@gmail.com" w:date="2026-09-25T21:51:00Z" w16du:dateUtc="2026-09-25T13:51:00Z">
                  <w:rPr>
                    <w:rFonts w:ascii="Times New Roman" w:eastAsia="Times New Roman" w:hAnsi="Times New Roman" w:cs="Times New Roman"/>
                    <w:kern w:val="0"/>
                    <w14:ligatures w14:val="none"/>
                  </w:rPr>
                </w:rPrChange>
              </w:rPr>
              <w:pPrChange w:id="3747" w:author="michaelaanas23@gmail.com" w:date="2026-09-25T21:55:00Z" w16du:dateUtc="2026-09-25T13:55:00Z">
                <w:pPr>
                  <w:spacing w:after="0" w:line="240" w:lineRule="auto"/>
                  <w:jc w:val="both"/>
                </w:pPr>
              </w:pPrChange>
            </w:pPr>
            <w:proofErr w:type="spellStart"/>
            <w:r w:rsidRPr="00427840">
              <w:rPr>
                <w:rFonts w:ascii="Arial" w:eastAsia="Times New Roman" w:hAnsi="Arial" w:cs="Arial"/>
                <w:b/>
                <w:bCs/>
                <w:color w:val="000000"/>
                <w:kern w:val="0"/>
                <w:sz w:val="20"/>
                <w:szCs w:val="20"/>
                <w14:ligatures w14:val="none"/>
                <w:rPrChange w:id="3748" w:author="michaelaanas23@gmail.com" w:date="2026-09-25T21:51:00Z" w16du:dateUtc="2026-09-25T13:51:00Z">
                  <w:rPr>
                    <w:rFonts w:ascii="Arial" w:eastAsia="Times New Roman" w:hAnsi="Arial" w:cs="Arial"/>
                    <w:b/>
                    <w:bCs/>
                    <w:color w:val="000000"/>
                    <w:kern w:val="0"/>
                    <w14:ligatures w14:val="none"/>
                  </w:rPr>
                </w:rPrChange>
              </w:rPr>
              <w:lastRenderedPageBreak/>
              <w:t>is_used</w:t>
            </w:r>
            <w:proofErr w:type="spellEnd"/>
          </w:p>
        </w:tc>
        <w:tc>
          <w:tcPr>
            <w:tcW w:w="0" w:type="auto"/>
            <w:tcMar>
              <w:top w:w="100" w:type="dxa"/>
              <w:left w:w="100" w:type="dxa"/>
              <w:bottom w:w="100" w:type="dxa"/>
              <w:right w:w="100" w:type="dxa"/>
            </w:tcMar>
            <w:hideMark/>
          </w:tcPr>
          <w:p w14:paraId="695B2636"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749" w:author="michaelaanas23@gmail.com" w:date="2026-09-25T21:51:00Z" w16du:dateUtc="2026-09-25T13:51:00Z">
                  <w:rPr>
                    <w:rFonts w:ascii="Times New Roman" w:eastAsia="Times New Roman" w:hAnsi="Times New Roman" w:cs="Times New Roman"/>
                    <w:kern w:val="0"/>
                    <w14:ligatures w14:val="none"/>
                  </w:rPr>
                </w:rPrChange>
              </w:rPr>
              <w:pPrChange w:id="3750"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751" w:author="michaelaanas23@gmail.com" w:date="2026-09-25T21:51:00Z" w16du:dateUtc="2026-09-25T13:51:00Z">
                  <w:rPr>
                    <w:rFonts w:ascii="Arial" w:eastAsia="Times New Roman" w:hAnsi="Arial" w:cs="Arial"/>
                    <w:color w:val="000000"/>
                    <w:kern w:val="0"/>
                    <w14:ligatures w14:val="none"/>
                  </w:rPr>
                </w:rPrChange>
              </w:rPr>
              <w:t>Verification Status Flag</w:t>
            </w:r>
          </w:p>
        </w:tc>
      </w:tr>
    </w:tbl>
    <w:p w14:paraId="7103D947" w14:textId="43C7EB0F"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752" w:author="michaelaanas23@gmail.com" w:date="2026-09-25T21:51:00Z" w16du:dateUtc="2026-09-25T13:51:00Z">
            <w:rPr>
              <w:rFonts w:ascii="Times New Roman" w:eastAsia="Times New Roman" w:hAnsi="Times New Roman" w:cs="Times New Roman"/>
              <w:kern w:val="0"/>
              <w14:ligatures w14:val="none"/>
            </w:rPr>
          </w:rPrChange>
        </w:rPr>
        <w:pPrChange w:id="3753" w:author="michaelaanas23@gmail.com" w:date="2026-09-25T21:55:00Z" w16du:dateUtc="2026-09-25T13:55:00Z">
          <w:pPr>
            <w:spacing w:after="0" w:line="240" w:lineRule="auto"/>
            <w:jc w:val="both"/>
          </w:pPr>
        </w:pPrChange>
      </w:pPr>
    </w:p>
    <w:p w14:paraId="3BB36956" w14:textId="77777777" w:rsidR="006338E1" w:rsidRPr="00427840" w:rsidRDefault="006338E1">
      <w:pPr>
        <w:spacing w:before="360" w:after="80" w:line="276" w:lineRule="auto"/>
        <w:jc w:val="both"/>
        <w:outlineLvl w:val="1"/>
        <w:rPr>
          <w:rFonts w:ascii="Times New Roman" w:eastAsia="Times New Roman" w:hAnsi="Times New Roman" w:cs="Times New Roman"/>
          <w:b/>
          <w:bCs/>
          <w:kern w:val="0"/>
          <w:sz w:val="20"/>
          <w:szCs w:val="20"/>
          <w14:ligatures w14:val="none"/>
          <w:rPrChange w:id="3754" w:author="michaelaanas23@gmail.com" w:date="2026-09-25T21:51:00Z" w16du:dateUtc="2026-09-25T13:51:00Z">
            <w:rPr>
              <w:rFonts w:ascii="Times New Roman" w:eastAsia="Times New Roman" w:hAnsi="Times New Roman" w:cs="Times New Roman"/>
              <w:b/>
              <w:bCs/>
              <w:kern w:val="0"/>
              <w:sz w:val="36"/>
              <w:szCs w:val="36"/>
              <w14:ligatures w14:val="none"/>
            </w:rPr>
          </w:rPrChange>
        </w:rPr>
        <w:pPrChange w:id="3755" w:author="michaelaanas23@gmail.com" w:date="2026-09-25T21:55:00Z" w16du:dateUtc="2026-09-25T13:55:00Z">
          <w:pPr>
            <w:spacing w:before="360" w:after="80" w:line="240" w:lineRule="auto"/>
            <w:jc w:val="both"/>
            <w:outlineLvl w:val="1"/>
          </w:pPr>
        </w:pPrChange>
      </w:pPr>
      <w:r w:rsidRPr="00427840">
        <w:rPr>
          <w:rFonts w:ascii="Arial" w:eastAsia="Times New Roman" w:hAnsi="Arial" w:cs="Arial"/>
          <w:b/>
          <w:bCs/>
          <w:color w:val="000000"/>
          <w:kern w:val="0"/>
          <w:sz w:val="20"/>
          <w:szCs w:val="20"/>
          <w14:ligatures w14:val="none"/>
          <w:rPrChange w:id="3756" w:author="michaelaanas23@gmail.com" w:date="2026-09-25T21:51:00Z" w16du:dateUtc="2026-09-25T13:51:00Z">
            <w:rPr>
              <w:rFonts w:ascii="Arial" w:eastAsia="Times New Roman" w:hAnsi="Arial" w:cs="Arial"/>
              <w:b/>
              <w:bCs/>
              <w:color w:val="000000"/>
              <w:kern w:val="0"/>
              <w:sz w:val="34"/>
              <w:szCs w:val="34"/>
              <w14:ligatures w14:val="none"/>
            </w:rPr>
          </w:rPrChange>
        </w:rPr>
        <w:t>Password Resets Table (</w:t>
      </w:r>
      <w:proofErr w:type="spellStart"/>
      <w:r w:rsidRPr="00427840">
        <w:rPr>
          <w:rFonts w:ascii="Roboto Mono" w:eastAsia="Times New Roman" w:hAnsi="Roboto Mono" w:cs="Times New Roman"/>
          <w:b/>
          <w:bCs/>
          <w:color w:val="188038"/>
          <w:kern w:val="0"/>
          <w:sz w:val="20"/>
          <w:szCs w:val="20"/>
          <w14:ligatures w14:val="none"/>
          <w:rPrChange w:id="3757" w:author="michaelaanas23@gmail.com" w:date="2026-09-25T21:51:00Z" w16du:dateUtc="2026-09-25T13:51:00Z">
            <w:rPr>
              <w:rFonts w:ascii="Roboto Mono" w:eastAsia="Times New Roman" w:hAnsi="Roboto Mono" w:cs="Times New Roman"/>
              <w:b/>
              <w:bCs/>
              <w:color w:val="188038"/>
              <w:kern w:val="0"/>
              <w:sz w:val="34"/>
              <w:szCs w:val="34"/>
              <w14:ligatures w14:val="none"/>
            </w:rPr>
          </w:rPrChange>
        </w:rPr>
        <w:t>password_reset</w:t>
      </w:r>
      <w:proofErr w:type="spellEnd"/>
      <w:r w:rsidRPr="00427840">
        <w:rPr>
          <w:rFonts w:ascii="Arial" w:eastAsia="Times New Roman" w:hAnsi="Arial" w:cs="Arial"/>
          <w:b/>
          <w:bCs/>
          <w:color w:val="000000"/>
          <w:kern w:val="0"/>
          <w:sz w:val="20"/>
          <w:szCs w:val="20"/>
          <w14:ligatures w14:val="none"/>
          <w:rPrChange w:id="3758" w:author="michaelaanas23@gmail.com" w:date="2026-09-25T21:51:00Z" w16du:dateUtc="2026-09-25T13:51:00Z">
            <w:rPr>
              <w:rFonts w:ascii="Arial" w:eastAsia="Times New Roman" w:hAnsi="Arial" w:cs="Arial"/>
              <w:b/>
              <w:bCs/>
              <w:color w:val="000000"/>
              <w:kern w:val="0"/>
              <w:sz w:val="34"/>
              <w:szCs w:val="34"/>
              <w14:ligatures w14:val="none"/>
            </w:rPr>
          </w:rPrChange>
        </w:rPr>
        <w:t>)</w:t>
      </w:r>
    </w:p>
    <w:p w14:paraId="6CDCDB7C" w14:textId="77777777" w:rsidR="006338E1" w:rsidRPr="00427840" w:rsidRDefault="006338E1">
      <w:pPr>
        <w:spacing w:before="240" w:after="240" w:line="276" w:lineRule="auto"/>
        <w:jc w:val="both"/>
        <w:rPr>
          <w:rFonts w:ascii="Times New Roman" w:eastAsia="Times New Roman" w:hAnsi="Times New Roman" w:cs="Times New Roman"/>
          <w:kern w:val="0"/>
          <w:sz w:val="20"/>
          <w:szCs w:val="20"/>
          <w14:ligatures w14:val="none"/>
          <w:rPrChange w:id="3759" w:author="michaelaanas23@gmail.com" w:date="2026-09-25T21:51:00Z" w16du:dateUtc="2026-09-25T13:51:00Z">
            <w:rPr>
              <w:rFonts w:ascii="Times New Roman" w:eastAsia="Times New Roman" w:hAnsi="Times New Roman" w:cs="Times New Roman"/>
              <w:kern w:val="0"/>
              <w14:ligatures w14:val="none"/>
            </w:rPr>
          </w:rPrChange>
        </w:rPr>
        <w:pPrChange w:id="3760" w:author="michaelaanas23@gmail.com" w:date="2026-09-25T21:55:00Z" w16du:dateUtc="2026-09-25T13:55:00Z">
          <w:pPr>
            <w:spacing w:before="240" w:after="240" w:line="240" w:lineRule="auto"/>
            <w:jc w:val="both"/>
          </w:pPr>
        </w:pPrChange>
      </w:pPr>
      <w:r w:rsidRPr="00427840">
        <w:rPr>
          <w:rFonts w:ascii="Arial" w:eastAsia="Times New Roman" w:hAnsi="Arial" w:cs="Arial"/>
          <w:color w:val="000000"/>
          <w:kern w:val="0"/>
          <w:sz w:val="20"/>
          <w:szCs w:val="20"/>
          <w14:ligatures w14:val="none"/>
          <w:rPrChange w:id="3761" w:author="michaelaanas23@gmail.com" w:date="2026-09-25T21:51:00Z" w16du:dateUtc="2026-09-25T13:51:00Z">
            <w:rPr>
              <w:rFonts w:ascii="Arial" w:eastAsia="Times New Roman" w:hAnsi="Arial" w:cs="Arial"/>
              <w:color w:val="000000"/>
              <w:kern w:val="0"/>
              <w14:ligatures w14:val="none"/>
            </w:rPr>
          </w:rPrChange>
        </w:rPr>
        <w:t>This table stores secure cryptographic reset tokens used during account password recovery.</w:t>
      </w:r>
    </w:p>
    <w:tbl>
      <w:tblPr>
        <w:tblW w:w="0" w:type="auto"/>
        <w:tblCellMar>
          <w:top w:w="15" w:type="dxa"/>
          <w:left w:w="15" w:type="dxa"/>
          <w:bottom w:w="15" w:type="dxa"/>
          <w:right w:w="15" w:type="dxa"/>
        </w:tblCellMar>
        <w:tblLook w:val="04A0" w:firstRow="1" w:lastRow="0" w:firstColumn="1" w:lastColumn="0" w:noHBand="0" w:noVBand="1"/>
      </w:tblPr>
      <w:tblGrid>
        <w:gridCol w:w="1323"/>
        <w:gridCol w:w="2958"/>
      </w:tblGrid>
      <w:tr w:rsidR="006338E1" w:rsidRPr="00427840" w14:paraId="38373BFC" w14:textId="77777777">
        <w:trPr>
          <w:trHeight w:val="515"/>
        </w:trPr>
        <w:tc>
          <w:tcPr>
            <w:tcW w:w="0" w:type="auto"/>
            <w:tcMar>
              <w:top w:w="100" w:type="dxa"/>
              <w:left w:w="100" w:type="dxa"/>
              <w:bottom w:w="100" w:type="dxa"/>
              <w:right w:w="100" w:type="dxa"/>
            </w:tcMar>
            <w:hideMark/>
          </w:tcPr>
          <w:p w14:paraId="6FDD1CAE"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762" w:author="michaelaanas23@gmail.com" w:date="2026-09-25T21:51:00Z" w16du:dateUtc="2026-09-25T13:51:00Z">
                  <w:rPr>
                    <w:rFonts w:ascii="Times New Roman" w:eastAsia="Times New Roman" w:hAnsi="Times New Roman" w:cs="Times New Roman"/>
                    <w:kern w:val="0"/>
                    <w14:ligatures w14:val="none"/>
                  </w:rPr>
                </w:rPrChange>
              </w:rPr>
              <w:pPrChange w:id="3763"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764" w:author="michaelaanas23@gmail.com" w:date="2026-09-25T21:51:00Z" w16du:dateUtc="2026-09-25T13:51:00Z">
                  <w:rPr>
                    <w:rFonts w:ascii="Arial" w:eastAsia="Times New Roman" w:hAnsi="Arial" w:cs="Arial"/>
                    <w:b/>
                    <w:bCs/>
                    <w:color w:val="000000"/>
                    <w:kern w:val="0"/>
                    <w14:ligatures w14:val="none"/>
                  </w:rPr>
                </w:rPrChange>
              </w:rPr>
              <w:t>Field</w:t>
            </w:r>
          </w:p>
        </w:tc>
        <w:tc>
          <w:tcPr>
            <w:tcW w:w="0" w:type="auto"/>
            <w:tcMar>
              <w:top w:w="100" w:type="dxa"/>
              <w:left w:w="100" w:type="dxa"/>
              <w:bottom w:w="100" w:type="dxa"/>
              <w:right w:w="100" w:type="dxa"/>
            </w:tcMar>
            <w:hideMark/>
          </w:tcPr>
          <w:p w14:paraId="10A22A23"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765" w:author="michaelaanas23@gmail.com" w:date="2026-09-25T21:51:00Z" w16du:dateUtc="2026-09-25T13:51:00Z">
                  <w:rPr>
                    <w:rFonts w:ascii="Times New Roman" w:eastAsia="Times New Roman" w:hAnsi="Times New Roman" w:cs="Times New Roman"/>
                    <w:kern w:val="0"/>
                    <w14:ligatures w14:val="none"/>
                  </w:rPr>
                </w:rPrChange>
              </w:rPr>
              <w:pPrChange w:id="3766"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767" w:author="michaelaanas23@gmail.com" w:date="2026-09-25T21:51:00Z" w16du:dateUtc="2026-09-25T13:51:00Z">
                  <w:rPr>
                    <w:rFonts w:ascii="Arial" w:eastAsia="Times New Roman" w:hAnsi="Arial" w:cs="Arial"/>
                    <w:b/>
                    <w:bCs/>
                    <w:color w:val="000000"/>
                    <w:kern w:val="0"/>
                    <w14:ligatures w14:val="none"/>
                  </w:rPr>
                </w:rPrChange>
              </w:rPr>
              <w:t>Description</w:t>
            </w:r>
          </w:p>
        </w:tc>
      </w:tr>
      <w:tr w:rsidR="006338E1" w:rsidRPr="00427840" w14:paraId="376B1DA5" w14:textId="77777777">
        <w:trPr>
          <w:trHeight w:val="515"/>
        </w:trPr>
        <w:tc>
          <w:tcPr>
            <w:tcW w:w="0" w:type="auto"/>
            <w:tcMar>
              <w:top w:w="100" w:type="dxa"/>
              <w:left w:w="100" w:type="dxa"/>
              <w:bottom w:w="100" w:type="dxa"/>
              <w:right w:w="100" w:type="dxa"/>
            </w:tcMar>
            <w:hideMark/>
          </w:tcPr>
          <w:p w14:paraId="3A050006"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768" w:author="michaelaanas23@gmail.com" w:date="2026-09-25T21:51:00Z" w16du:dateUtc="2026-09-25T13:51:00Z">
                  <w:rPr>
                    <w:rFonts w:ascii="Times New Roman" w:eastAsia="Times New Roman" w:hAnsi="Times New Roman" w:cs="Times New Roman"/>
                    <w:kern w:val="0"/>
                    <w14:ligatures w14:val="none"/>
                  </w:rPr>
                </w:rPrChange>
              </w:rPr>
              <w:pPrChange w:id="3769" w:author="michaelaanas23@gmail.com" w:date="2026-09-25T21:55:00Z" w16du:dateUtc="2026-09-25T13:55:00Z">
                <w:pPr>
                  <w:spacing w:after="0" w:line="240" w:lineRule="auto"/>
                  <w:jc w:val="both"/>
                </w:pPr>
              </w:pPrChange>
            </w:pPr>
            <w:r w:rsidRPr="00427840">
              <w:rPr>
                <w:rFonts w:ascii="Arial" w:eastAsia="Times New Roman" w:hAnsi="Arial" w:cs="Arial"/>
                <w:b/>
                <w:bCs/>
                <w:color w:val="000000"/>
                <w:kern w:val="0"/>
                <w:sz w:val="20"/>
                <w:szCs w:val="20"/>
                <w14:ligatures w14:val="none"/>
                <w:rPrChange w:id="3770" w:author="michaelaanas23@gmail.com" w:date="2026-09-25T21:51:00Z" w16du:dateUtc="2026-09-25T13:51:00Z">
                  <w:rPr>
                    <w:rFonts w:ascii="Arial" w:eastAsia="Times New Roman" w:hAnsi="Arial" w:cs="Arial"/>
                    <w:b/>
                    <w:bCs/>
                    <w:color w:val="000000"/>
                    <w:kern w:val="0"/>
                    <w14:ligatures w14:val="none"/>
                  </w:rPr>
                </w:rPrChange>
              </w:rPr>
              <w:t>id</w:t>
            </w:r>
          </w:p>
        </w:tc>
        <w:tc>
          <w:tcPr>
            <w:tcW w:w="0" w:type="auto"/>
            <w:tcMar>
              <w:top w:w="100" w:type="dxa"/>
              <w:left w:w="100" w:type="dxa"/>
              <w:bottom w:w="100" w:type="dxa"/>
              <w:right w:w="100" w:type="dxa"/>
            </w:tcMar>
            <w:hideMark/>
          </w:tcPr>
          <w:p w14:paraId="6CDEB8F9"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771" w:author="michaelaanas23@gmail.com" w:date="2026-09-25T21:51:00Z" w16du:dateUtc="2026-09-25T13:51:00Z">
                  <w:rPr>
                    <w:rFonts w:ascii="Times New Roman" w:eastAsia="Times New Roman" w:hAnsi="Times New Roman" w:cs="Times New Roman"/>
                    <w:kern w:val="0"/>
                    <w14:ligatures w14:val="none"/>
                  </w:rPr>
                </w:rPrChange>
              </w:rPr>
              <w:pPrChange w:id="3772"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773" w:author="michaelaanas23@gmail.com" w:date="2026-09-25T21:51:00Z" w16du:dateUtc="2026-09-25T13:51:00Z">
                  <w:rPr>
                    <w:rFonts w:ascii="Arial" w:eastAsia="Times New Roman" w:hAnsi="Arial" w:cs="Arial"/>
                    <w:color w:val="000000"/>
                    <w:kern w:val="0"/>
                    <w14:ligatures w14:val="none"/>
                  </w:rPr>
                </w:rPrChange>
              </w:rPr>
              <w:t>Primary Key</w:t>
            </w:r>
          </w:p>
        </w:tc>
      </w:tr>
      <w:tr w:rsidR="006338E1" w:rsidRPr="00427840" w14:paraId="2D820119" w14:textId="77777777">
        <w:trPr>
          <w:trHeight w:val="515"/>
        </w:trPr>
        <w:tc>
          <w:tcPr>
            <w:tcW w:w="0" w:type="auto"/>
            <w:tcMar>
              <w:top w:w="100" w:type="dxa"/>
              <w:left w:w="100" w:type="dxa"/>
              <w:bottom w:w="100" w:type="dxa"/>
              <w:right w:w="100" w:type="dxa"/>
            </w:tcMar>
            <w:hideMark/>
          </w:tcPr>
          <w:p w14:paraId="235D2014"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774" w:author="michaelaanas23@gmail.com" w:date="2026-09-25T21:51:00Z" w16du:dateUtc="2026-09-25T13:51:00Z">
                  <w:rPr>
                    <w:rFonts w:ascii="Times New Roman" w:eastAsia="Times New Roman" w:hAnsi="Times New Roman" w:cs="Times New Roman"/>
                    <w:kern w:val="0"/>
                    <w14:ligatures w14:val="none"/>
                  </w:rPr>
                </w:rPrChange>
              </w:rPr>
              <w:pPrChange w:id="3775" w:author="michaelaanas23@gmail.com" w:date="2026-09-25T21:55:00Z" w16du:dateUtc="2026-09-25T13:55:00Z">
                <w:pPr>
                  <w:spacing w:after="0" w:line="240" w:lineRule="auto"/>
                  <w:jc w:val="both"/>
                </w:pPr>
              </w:pPrChange>
            </w:pPr>
            <w:proofErr w:type="spellStart"/>
            <w:r w:rsidRPr="00427840">
              <w:rPr>
                <w:rFonts w:ascii="Arial" w:eastAsia="Times New Roman" w:hAnsi="Arial" w:cs="Arial"/>
                <w:b/>
                <w:bCs/>
                <w:color w:val="000000"/>
                <w:kern w:val="0"/>
                <w:sz w:val="20"/>
                <w:szCs w:val="20"/>
                <w14:ligatures w14:val="none"/>
                <w:rPrChange w:id="3776" w:author="michaelaanas23@gmail.com" w:date="2026-09-25T21:51:00Z" w16du:dateUtc="2026-09-25T13:51:00Z">
                  <w:rPr>
                    <w:rFonts w:ascii="Arial" w:eastAsia="Times New Roman" w:hAnsi="Arial" w:cs="Arial"/>
                    <w:b/>
                    <w:bCs/>
                    <w:color w:val="000000"/>
                    <w:kern w:val="0"/>
                    <w14:ligatures w14:val="none"/>
                  </w:rPr>
                </w:rPrChange>
              </w:rPr>
              <w:t>user_id</w:t>
            </w:r>
            <w:proofErr w:type="spellEnd"/>
          </w:p>
        </w:tc>
        <w:tc>
          <w:tcPr>
            <w:tcW w:w="0" w:type="auto"/>
            <w:tcMar>
              <w:top w:w="100" w:type="dxa"/>
              <w:left w:w="100" w:type="dxa"/>
              <w:bottom w:w="100" w:type="dxa"/>
              <w:right w:w="100" w:type="dxa"/>
            </w:tcMar>
            <w:hideMark/>
          </w:tcPr>
          <w:p w14:paraId="46A470A3"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777" w:author="michaelaanas23@gmail.com" w:date="2026-09-25T21:51:00Z" w16du:dateUtc="2026-09-25T13:51:00Z">
                  <w:rPr>
                    <w:rFonts w:ascii="Times New Roman" w:eastAsia="Times New Roman" w:hAnsi="Times New Roman" w:cs="Times New Roman"/>
                    <w:kern w:val="0"/>
                    <w14:ligatures w14:val="none"/>
                  </w:rPr>
                </w:rPrChange>
              </w:rPr>
              <w:pPrChange w:id="3778"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779" w:author="michaelaanas23@gmail.com" w:date="2026-09-25T21:51:00Z" w16du:dateUtc="2026-09-25T13:51:00Z">
                  <w:rPr>
                    <w:rFonts w:ascii="Arial" w:eastAsia="Times New Roman" w:hAnsi="Arial" w:cs="Arial"/>
                    <w:color w:val="000000"/>
                    <w:kern w:val="0"/>
                    <w14:ligatures w14:val="none"/>
                  </w:rPr>
                </w:rPrChange>
              </w:rPr>
              <w:t>Foreign Key (</w:t>
            </w:r>
            <w:r w:rsidRPr="00427840">
              <w:rPr>
                <w:rFonts w:ascii="Roboto Mono" w:eastAsia="Times New Roman" w:hAnsi="Roboto Mono" w:cs="Times New Roman"/>
                <w:color w:val="188038"/>
                <w:kern w:val="0"/>
                <w:sz w:val="20"/>
                <w:szCs w:val="20"/>
                <w14:ligatures w14:val="none"/>
                <w:rPrChange w:id="3780" w:author="michaelaanas23@gmail.com" w:date="2026-09-25T21:51:00Z" w16du:dateUtc="2026-09-25T13:51:00Z">
                  <w:rPr>
                    <w:rFonts w:ascii="Roboto Mono" w:eastAsia="Times New Roman" w:hAnsi="Roboto Mono" w:cs="Times New Roman"/>
                    <w:color w:val="188038"/>
                    <w:kern w:val="0"/>
                    <w14:ligatures w14:val="none"/>
                  </w:rPr>
                </w:rPrChange>
              </w:rPr>
              <w:t>user</w:t>
            </w:r>
            <w:r w:rsidRPr="00427840">
              <w:rPr>
                <w:rFonts w:ascii="Arial" w:eastAsia="Times New Roman" w:hAnsi="Arial" w:cs="Arial"/>
                <w:color w:val="000000"/>
                <w:kern w:val="0"/>
                <w:sz w:val="20"/>
                <w:szCs w:val="20"/>
                <w14:ligatures w14:val="none"/>
                <w:rPrChange w:id="3781" w:author="michaelaanas23@gmail.com" w:date="2026-09-25T21:51:00Z" w16du:dateUtc="2026-09-25T13:51:00Z">
                  <w:rPr>
                    <w:rFonts w:ascii="Arial" w:eastAsia="Times New Roman" w:hAnsi="Arial" w:cs="Arial"/>
                    <w:color w:val="000000"/>
                    <w:kern w:val="0"/>
                    <w14:ligatures w14:val="none"/>
                  </w:rPr>
                </w:rPrChange>
              </w:rPr>
              <w:t>)</w:t>
            </w:r>
          </w:p>
        </w:tc>
      </w:tr>
      <w:tr w:rsidR="006338E1" w:rsidRPr="00427840" w14:paraId="4535FA1F" w14:textId="77777777">
        <w:trPr>
          <w:trHeight w:val="515"/>
        </w:trPr>
        <w:tc>
          <w:tcPr>
            <w:tcW w:w="0" w:type="auto"/>
            <w:tcMar>
              <w:top w:w="100" w:type="dxa"/>
              <w:left w:w="100" w:type="dxa"/>
              <w:bottom w:w="100" w:type="dxa"/>
              <w:right w:w="100" w:type="dxa"/>
            </w:tcMar>
            <w:hideMark/>
          </w:tcPr>
          <w:p w14:paraId="6F70D46D"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782" w:author="michaelaanas23@gmail.com" w:date="2026-09-25T21:51:00Z" w16du:dateUtc="2026-09-25T13:51:00Z">
                  <w:rPr>
                    <w:rFonts w:ascii="Times New Roman" w:eastAsia="Times New Roman" w:hAnsi="Times New Roman" w:cs="Times New Roman"/>
                    <w:kern w:val="0"/>
                    <w14:ligatures w14:val="none"/>
                  </w:rPr>
                </w:rPrChange>
              </w:rPr>
              <w:pPrChange w:id="3783" w:author="michaelaanas23@gmail.com" w:date="2026-09-25T21:55:00Z" w16du:dateUtc="2026-09-25T13:55:00Z">
                <w:pPr>
                  <w:spacing w:after="0" w:line="240" w:lineRule="auto"/>
                  <w:jc w:val="both"/>
                </w:pPr>
              </w:pPrChange>
            </w:pPr>
            <w:proofErr w:type="spellStart"/>
            <w:r w:rsidRPr="00427840">
              <w:rPr>
                <w:rFonts w:ascii="Arial" w:eastAsia="Times New Roman" w:hAnsi="Arial" w:cs="Arial"/>
                <w:b/>
                <w:bCs/>
                <w:color w:val="000000"/>
                <w:kern w:val="0"/>
                <w:sz w:val="20"/>
                <w:szCs w:val="20"/>
                <w14:ligatures w14:val="none"/>
                <w:rPrChange w:id="3784" w:author="michaelaanas23@gmail.com" w:date="2026-09-25T21:51:00Z" w16du:dateUtc="2026-09-25T13:51:00Z">
                  <w:rPr>
                    <w:rFonts w:ascii="Arial" w:eastAsia="Times New Roman" w:hAnsi="Arial" w:cs="Arial"/>
                    <w:b/>
                    <w:bCs/>
                    <w:color w:val="000000"/>
                    <w:kern w:val="0"/>
                    <w14:ligatures w14:val="none"/>
                  </w:rPr>
                </w:rPrChange>
              </w:rPr>
              <w:t>reset_token</w:t>
            </w:r>
            <w:proofErr w:type="spellEnd"/>
          </w:p>
        </w:tc>
        <w:tc>
          <w:tcPr>
            <w:tcW w:w="0" w:type="auto"/>
            <w:tcMar>
              <w:top w:w="100" w:type="dxa"/>
              <w:left w:w="100" w:type="dxa"/>
              <w:bottom w:w="100" w:type="dxa"/>
              <w:right w:w="100" w:type="dxa"/>
            </w:tcMar>
            <w:hideMark/>
          </w:tcPr>
          <w:p w14:paraId="56924A37"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785" w:author="michaelaanas23@gmail.com" w:date="2026-09-25T21:51:00Z" w16du:dateUtc="2026-09-25T13:51:00Z">
                  <w:rPr>
                    <w:rFonts w:ascii="Times New Roman" w:eastAsia="Times New Roman" w:hAnsi="Times New Roman" w:cs="Times New Roman"/>
                    <w:kern w:val="0"/>
                    <w14:ligatures w14:val="none"/>
                  </w:rPr>
                </w:rPrChange>
              </w:rPr>
              <w:pPrChange w:id="3786"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787" w:author="michaelaanas23@gmail.com" w:date="2026-09-25T21:51:00Z" w16du:dateUtc="2026-09-25T13:51:00Z">
                  <w:rPr>
                    <w:rFonts w:ascii="Arial" w:eastAsia="Times New Roman" w:hAnsi="Arial" w:cs="Arial"/>
                    <w:color w:val="000000"/>
                    <w:kern w:val="0"/>
                    <w14:ligatures w14:val="none"/>
                  </w:rPr>
                </w:rPrChange>
              </w:rPr>
              <w:t>Unique Cryptographic Token</w:t>
            </w:r>
          </w:p>
        </w:tc>
      </w:tr>
      <w:tr w:rsidR="006338E1" w:rsidRPr="00427840" w14:paraId="28AE6D84" w14:textId="77777777">
        <w:trPr>
          <w:trHeight w:val="515"/>
        </w:trPr>
        <w:tc>
          <w:tcPr>
            <w:tcW w:w="0" w:type="auto"/>
            <w:tcMar>
              <w:top w:w="100" w:type="dxa"/>
              <w:left w:w="100" w:type="dxa"/>
              <w:bottom w:w="100" w:type="dxa"/>
              <w:right w:w="100" w:type="dxa"/>
            </w:tcMar>
            <w:hideMark/>
          </w:tcPr>
          <w:p w14:paraId="42C93E72"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788" w:author="michaelaanas23@gmail.com" w:date="2026-09-25T21:51:00Z" w16du:dateUtc="2026-09-25T13:51:00Z">
                  <w:rPr>
                    <w:rFonts w:ascii="Times New Roman" w:eastAsia="Times New Roman" w:hAnsi="Times New Roman" w:cs="Times New Roman"/>
                    <w:kern w:val="0"/>
                    <w14:ligatures w14:val="none"/>
                  </w:rPr>
                </w:rPrChange>
              </w:rPr>
              <w:pPrChange w:id="3789" w:author="michaelaanas23@gmail.com" w:date="2026-09-25T21:55:00Z" w16du:dateUtc="2026-09-25T13:55:00Z">
                <w:pPr>
                  <w:spacing w:after="0" w:line="240" w:lineRule="auto"/>
                  <w:jc w:val="both"/>
                </w:pPr>
              </w:pPrChange>
            </w:pPr>
            <w:proofErr w:type="spellStart"/>
            <w:r w:rsidRPr="00427840">
              <w:rPr>
                <w:rFonts w:ascii="Arial" w:eastAsia="Times New Roman" w:hAnsi="Arial" w:cs="Arial"/>
                <w:b/>
                <w:bCs/>
                <w:color w:val="000000"/>
                <w:kern w:val="0"/>
                <w:sz w:val="20"/>
                <w:szCs w:val="20"/>
                <w14:ligatures w14:val="none"/>
                <w:rPrChange w:id="3790" w:author="michaelaanas23@gmail.com" w:date="2026-09-25T21:51:00Z" w16du:dateUtc="2026-09-25T13:51:00Z">
                  <w:rPr>
                    <w:rFonts w:ascii="Arial" w:eastAsia="Times New Roman" w:hAnsi="Arial" w:cs="Arial"/>
                    <w:b/>
                    <w:bCs/>
                    <w:color w:val="000000"/>
                    <w:kern w:val="0"/>
                    <w14:ligatures w14:val="none"/>
                  </w:rPr>
                </w:rPrChange>
              </w:rPr>
              <w:t>created_at</w:t>
            </w:r>
            <w:proofErr w:type="spellEnd"/>
          </w:p>
        </w:tc>
        <w:tc>
          <w:tcPr>
            <w:tcW w:w="0" w:type="auto"/>
            <w:tcMar>
              <w:top w:w="100" w:type="dxa"/>
              <w:left w:w="100" w:type="dxa"/>
              <w:bottom w:w="100" w:type="dxa"/>
              <w:right w:w="100" w:type="dxa"/>
            </w:tcMar>
            <w:hideMark/>
          </w:tcPr>
          <w:p w14:paraId="3D6D6452"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791" w:author="michaelaanas23@gmail.com" w:date="2026-09-25T21:51:00Z" w16du:dateUtc="2026-09-25T13:51:00Z">
                  <w:rPr>
                    <w:rFonts w:ascii="Times New Roman" w:eastAsia="Times New Roman" w:hAnsi="Times New Roman" w:cs="Times New Roman"/>
                    <w:kern w:val="0"/>
                    <w14:ligatures w14:val="none"/>
                  </w:rPr>
                </w:rPrChange>
              </w:rPr>
              <w:pPrChange w:id="3792"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793" w:author="michaelaanas23@gmail.com" w:date="2026-09-25T21:51:00Z" w16du:dateUtc="2026-09-25T13:51:00Z">
                  <w:rPr>
                    <w:rFonts w:ascii="Arial" w:eastAsia="Times New Roman" w:hAnsi="Arial" w:cs="Arial"/>
                    <w:color w:val="000000"/>
                    <w:kern w:val="0"/>
                    <w14:ligatures w14:val="none"/>
                  </w:rPr>
                </w:rPrChange>
              </w:rPr>
              <w:t>Generation Timestamp</w:t>
            </w:r>
          </w:p>
        </w:tc>
      </w:tr>
      <w:tr w:rsidR="006338E1" w:rsidRPr="00427840" w14:paraId="57800E5F" w14:textId="77777777">
        <w:trPr>
          <w:trHeight w:val="515"/>
        </w:trPr>
        <w:tc>
          <w:tcPr>
            <w:tcW w:w="0" w:type="auto"/>
            <w:tcMar>
              <w:top w:w="100" w:type="dxa"/>
              <w:left w:w="100" w:type="dxa"/>
              <w:bottom w:w="100" w:type="dxa"/>
              <w:right w:w="100" w:type="dxa"/>
            </w:tcMar>
            <w:hideMark/>
          </w:tcPr>
          <w:p w14:paraId="46AC1E9E"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794" w:author="michaelaanas23@gmail.com" w:date="2026-09-25T21:51:00Z" w16du:dateUtc="2026-09-25T13:51:00Z">
                  <w:rPr>
                    <w:rFonts w:ascii="Times New Roman" w:eastAsia="Times New Roman" w:hAnsi="Times New Roman" w:cs="Times New Roman"/>
                    <w:kern w:val="0"/>
                    <w14:ligatures w14:val="none"/>
                  </w:rPr>
                </w:rPrChange>
              </w:rPr>
              <w:pPrChange w:id="3795" w:author="michaelaanas23@gmail.com" w:date="2026-09-25T21:55:00Z" w16du:dateUtc="2026-09-25T13:55:00Z">
                <w:pPr>
                  <w:spacing w:after="0" w:line="240" w:lineRule="auto"/>
                  <w:jc w:val="both"/>
                </w:pPr>
              </w:pPrChange>
            </w:pPr>
            <w:proofErr w:type="spellStart"/>
            <w:r w:rsidRPr="00427840">
              <w:rPr>
                <w:rFonts w:ascii="Arial" w:eastAsia="Times New Roman" w:hAnsi="Arial" w:cs="Arial"/>
                <w:b/>
                <w:bCs/>
                <w:color w:val="000000"/>
                <w:kern w:val="0"/>
                <w:sz w:val="20"/>
                <w:szCs w:val="20"/>
                <w14:ligatures w14:val="none"/>
                <w:rPrChange w:id="3796" w:author="michaelaanas23@gmail.com" w:date="2026-09-25T21:51:00Z" w16du:dateUtc="2026-09-25T13:51:00Z">
                  <w:rPr>
                    <w:rFonts w:ascii="Arial" w:eastAsia="Times New Roman" w:hAnsi="Arial" w:cs="Arial"/>
                    <w:b/>
                    <w:bCs/>
                    <w:color w:val="000000"/>
                    <w:kern w:val="0"/>
                    <w14:ligatures w14:val="none"/>
                  </w:rPr>
                </w:rPrChange>
              </w:rPr>
              <w:t>expires_at</w:t>
            </w:r>
            <w:proofErr w:type="spellEnd"/>
          </w:p>
        </w:tc>
        <w:tc>
          <w:tcPr>
            <w:tcW w:w="0" w:type="auto"/>
            <w:tcMar>
              <w:top w:w="100" w:type="dxa"/>
              <w:left w:w="100" w:type="dxa"/>
              <w:bottom w:w="100" w:type="dxa"/>
              <w:right w:w="100" w:type="dxa"/>
            </w:tcMar>
            <w:hideMark/>
          </w:tcPr>
          <w:p w14:paraId="541F800B"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797" w:author="michaelaanas23@gmail.com" w:date="2026-09-25T21:51:00Z" w16du:dateUtc="2026-09-25T13:51:00Z">
                  <w:rPr>
                    <w:rFonts w:ascii="Times New Roman" w:eastAsia="Times New Roman" w:hAnsi="Times New Roman" w:cs="Times New Roman"/>
                    <w:kern w:val="0"/>
                    <w14:ligatures w14:val="none"/>
                  </w:rPr>
                </w:rPrChange>
              </w:rPr>
              <w:pPrChange w:id="3798"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799" w:author="michaelaanas23@gmail.com" w:date="2026-09-25T21:51:00Z" w16du:dateUtc="2026-09-25T13:51:00Z">
                  <w:rPr>
                    <w:rFonts w:ascii="Arial" w:eastAsia="Times New Roman" w:hAnsi="Arial" w:cs="Arial"/>
                    <w:color w:val="000000"/>
                    <w:kern w:val="0"/>
                    <w14:ligatures w14:val="none"/>
                  </w:rPr>
                </w:rPrChange>
              </w:rPr>
              <w:t>Expiration Timestamp</w:t>
            </w:r>
          </w:p>
        </w:tc>
      </w:tr>
      <w:tr w:rsidR="006338E1" w:rsidRPr="00427840" w14:paraId="70C3321D" w14:textId="77777777">
        <w:trPr>
          <w:trHeight w:val="515"/>
        </w:trPr>
        <w:tc>
          <w:tcPr>
            <w:tcW w:w="0" w:type="auto"/>
            <w:tcMar>
              <w:top w:w="100" w:type="dxa"/>
              <w:left w:w="100" w:type="dxa"/>
              <w:bottom w:w="100" w:type="dxa"/>
              <w:right w:w="100" w:type="dxa"/>
            </w:tcMar>
            <w:hideMark/>
          </w:tcPr>
          <w:p w14:paraId="66B42D53"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800" w:author="michaelaanas23@gmail.com" w:date="2026-09-25T21:51:00Z" w16du:dateUtc="2026-09-25T13:51:00Z">
                  <w:rPr>
                    <w:rFonts w:ascii="Times New Roman" w:eastAsia="Times New Roman" w:hAnsi="Times New Roman" w:cs="Times New Roman"/>
                    <w:kern w:val="0"/>
                    <w14:ligatures w14:val="none"/>
                  </w:rPr>
                </w:rPrChange>
              </w:rPr>
              <w:pPrChange w:id="3801" w:author="michaelaanas23@gmail.com" w:date="2026-09-25T21:55:00Z" w16du:dateUtc="2026-09-25T13:55:00Z">
                <w:pPr>
                  <w:spacing w:after="0" w:line="240" w:lineRule="auto"/>
                  <w:jc w:val="both"/>
                </w:pPr>
              </w:pPrChange>
            </w:pPr>
            <w:proofErr w:type="spellStart"/>
            <w:r w:rsidRPr="00427840">
              <w:rPr>
                <w:rFonts w:ascii="Arial" w:eastAsia="Times New Roman" w:hAnsi="Arial" w:cs="Arial"/>
                <w:b/>
                <w:bCs/>
                <w:color w:val="000000"/>
                <w:kern w:val="0"/>
                <w:sz w:val="20"/>
                <w:szCs w:val="20"/>
                <w14:ligatures w14:val="none"/>
                <w:rPrChange w:id="3802" w:author="michaelaanas23@gmail.com" w:date="2026-09-25T21:51:00Z" w16du:dateUtc="2026-09-25T13:51:00Z">
                  <w:rPr>
                    <w:rFonts w:ascii="Arial" w:eastAsia="Times New Roman" w:hAnsi="Arial" w:cs="Arial"/>
                    <w:b/>
                    <w:bCs/>
                    <w:color w:val="000000"/>
                    <w:kern w:val="0"/>
                    <w14:ligatures w14:val="none"/>
                  </w:rPr>
                </w:rPrChange>
              </w:rPr>
              <w:t>is_used</w:t>
            </w:r>
            <w:proofErr w:type="spellEnd"/>
          </w:p>
        </w:tc>
        <w:tc>
          <w:tcPr>
            <w:tcW w:w="0" w:type="auto"/>
            <w:tcMar>
              <w:top w:w="100" w:type="dxa"/>
              <w:left w:w="100" w:type="dxa"/>
              <w:bottom w:w="100" w:type="dxa"/>
              <w:right w:w="100" w:type="dxa"/>
            </w:tcMar>
            <w:hideMark/>
          </w:tcPr>
          <w:p w14:paraId="293BA8B0" w14:textId="77777777" w:rsidR="006338E1" w:rsidRPr="00427840" w:rsidRDefault="006338E1">
            <w:pPr>
              <w:spacing w:after="0" w:line="276" w:lineRule="auto"/>
              <w:jc w:val="both"/>
              <w:rPr>
                <w:rFonts w:ascii="Times New Roman" w:eastAsia="Times New Roman" w:hAnsi="Times New Roman" w:cs="Times New Roman"/>
                <w:kern w:val="0"/>
                <w:sz w:val="20"/>
                <w:szCs w:val="20"/>
                <w14:ligatures w14:val="none"/>
                <w:rPrChange w:id="3803" w:author="michaelaanas23@gmail.com" w:date="2026-09-25T21:51:00Z" w16du:dateUtc="2026-09-25T13:51:00Z">
                  <w:rPr>
                    <w:rFonts w:ascii="Times New Roman" w:eastAsia="Times New Roman" w:hAnsi="Times New Roman" w:cs="Times New Roman"/>
                    <w:kern w:val="0"/>
                    <w14:ligatures w14:val="none"/>
                  </w:rPr>
                </w:rPrChange>
              </w:rPr>
              <w:pPrChange w:id="3804" w:author="michaelaanas23@gmail.com" w:date="2026-09-25T21:55:00Z" w16du:dateUtc="2026-09-25T13:55:00Z">
                <w:pPr>
                  <w:spacing w:after="0" w:line="240" w:lineRule="auto"/>
                  <w:jc w:val="both"/>
                </w:pPr>
              </w:pPrChange>
            </w:pPr>
            <w:r w:rsidRPr="00427840">
              <w:rPr>
                <w:rFonts w:ascii="Arial" w:eastAsia="Times New Roman" w:hAnsi="Arial" w:cs="Arial"/>
                <w:color w:val="000000"/>
                <w:kern w:val="0"/>
                <w:sz w:val="20"/>
                <w:szCs w:val="20"/>
                <w14:ligatures w14:val="none"/>
                <w:rPrChange w:id="3805" w:author="michaelaanas23@gmail.com" w:date="2026-09-25T21:51:00Z" w16du:dateUtc="2026-09-25T13:51:00Z">
                  <w:rPr>
                    <w:rFonts w:ascii="Arial" w:eastAsia="Times New Roman" w:hAnsi="Arial" w:cs="Arial"/>
                    <w:color w:val="000000"/>
                    <w:kern w:val="0"/>
                    <w14:ligatures w14:val="none"/>
                  </w:rPr>
                </w:rPrChange>
              </w:rPr>
              <w:t>Token Redemption Status Flag</w:t>
            </w:r>
          </w:p>
        </w:tc>
      </w:tr>
    </w:tbl>
    <w:p w14:paraId="75AFAA0B" w14:textId="4DC435EA" w:rsidR="006338E1" w:rsidRPr="00427840" w:rsidRDefault="006338E1">
      <w:pPr>
        <w:spacing w:after="0" w:line="276" w:lineRule="auto"/>
        <w:jc w:val="both"/>
        <w:rPr>
          <w:rFonts w:ascii="Times New Roman" w:eastAsia="Times New Roman" w:hAnsi="Times New Roman" w:cs="Times New Roman"/>
          <w:color w:val="000000"/>
          <w:kern w:val="0"/>
          <w:sz w:val="20"/>
          <w:szCs w:val="20"/>
          <w14:ligatures w14:val="none"/>
          <w:rPrChange w:id="3806" w:author="michaelaanas23@gmail.com" w:date="2026-09-25T21:51:00Z" w16du:dateUtc="2026-09-25T13:51:00Z">
            <w:rPr>
              <w:rFonts w:ascii="Times New Roman" w:eastAsia="Times New Roman" w:hAnsi="Times New Roman" w:cs="Times New Roman"/>
              <w:color w:val="000000"/>
              <w:kern w:val="0"/>
              <w:sz w:val="22"/>
              <w:szCs w:val="22"/>
              <w14:ligatures w14:val="none"/>
            </w:rPr>
          </w:rPrChange>
        </w:rPr>
        <w:pPrChange w:id="3807" w:author="michaelaanas23@gmail.com" w:date="2026-09-25T21:55:00Z" w16du:dateUtc="2026-09-25T13:55:00Z">
          <w:pPr>
            <w:spacing w:after="0" w:line="360" w:lineRule="auto"/>
            <w:jc w:val="both"/>
          </w:pPr>
        </w:pPrChange>
      </w:pPr>
      <w:r w:rsidRPr="00427840">
        <w:rPr>
          <w:rFonts w:ascii="Times New Roman" w:eastAsia="Times New Roman" w:hAnsi="Times New Roman" w:cs="Times New Roman"/>
          <w:color w:val="000000"/>
          <w:kern w:val="0"/>
          <w:sz w:val="20"/>
          <w:szCs w:val="20"/>
          <w14:ligatures w14:val="none"/>
          <w:rPrChange w:id="3808" w:author="michaelaanas23@gmail.com" w:date="2026-09-25T21:51:00Z" w16du:dateUtc="2026-09-25T13:51:00Z">
            <w:rPr>
              <w:rFonts w:ascii="Times New Roman" w:eastAsia="Times New Roman" w:hAnsi="Times New Roman" w:cs="Times New Roman"/>
              <w:color w:val="000000"/>
              <w:kern w:val="0"/>
              <w:sz w:val="22"/>
              <w:szCs w:val="22"/>
              <w14:ligatures w14:val="none"/>
            </w:rPr>
          </w:rPrChange>
        </w:rPr>
        <w:t>The relationships among these tables allow the application to trace customer transactions across branches, maintain automatic real-time inventory adjustments, log cashier accountability, calculate product demand trends, generate 7-day Simple Linear Regression sales forecasts, and output comprehensive financial and operational reports. Proper indexing and foreign key constraints maintain referential integrity and optimize database query performance, ensuring that the system can efficiently support both high-speed point-of-sale operations and computational backend data analytics.</w:t>
      </w:r>
    </w:p>
    <w:p w14:paraId="2FBBE913" w14:textId="77777777" w:rsidR="006338E1" w:rsidRDefault="006338E1">
      <w:pPr>
        <w:spacing w:after="0" w:line="276" w:lineRule="auto"/>
        <w:jc w:val="both"/>
        <w:rPr>
          <w:rFonts w:ascii="Times New Roman" w:eastAsia="Times New Roman" w:hAnsi="Times New Roman" w:cs="Times New Roman"/>
          <w:color w:val="000000"/>
          <w:kern w:val="0"/>
          <w:sz w:val="22"/>
          <w:szCs w:val="22"/>
          <w14:ligatures w14:val="none"/>
        </w:rPr>
        <w:pPrChange w:id="3809" w:author="michaelaanas23@gmail.com" w:date="2026-09-25T21:55:00Z" w16du:dateUtc="2026-09-25T13:55:00Z">
          <w:pPr>
            <w:spacing w:after="0" w:line="360" w:lineRule="auto"/>
            <w:jc w:val="both"/>
          </w:pPr>
        </w:pPrChange>
      </w:pPr>
    </w:p>
    <w:p w14:paraId="3C99A5AE" w14:textId="77777777" w:rsidR="00427840" w:rsidRDefault="00427840">
      <w:pPr>
        <w:spacing w:line="276" w:lineRule="auto"/>
        <w:rPr>
          <w:ins w:id="3810" w:author="michaelaanas23@gmail.com" w:date="2026-09-25T21:51:00Z" w16du:dateUtc="2026-09-25T13:51:00Z"/>
          <w:rFonts w:asciiTheme="majorHAnsi" w:eastAsia="Times New Roman" w:hAnsiTheme="majorHAnsi" w:cstheme="majorBidi"/>
          <w:b/>
          <w:bCs/>
          <w:color w:val="000000" w:themeColor="text1"/>
          <w:sz w:val="40"/>
          <w:szCs w:val="40"/>
        </w:rPr>
        <w:pPrChange w:id="3811" w:author="michaelaanas23@gmail.com" w:date="2026-09-25T21:55:00Z" w16du:dateUtc="2026-09-25T13:55:00Z">
          <w:pPr/>
        </w:pPrChange>
      </w:pPr>
      <w:ins w:id="3812" w:author="michaelaanas23@gmail.com" w:date="2026-09-25T21:51:00Z" w16du:dateUtc="2026-09-25T13:51:00Z">
        <w:r>
          <w:rPr>
            <w:rFonts w:eastAsia="Times New Roman"/>
            <w:b/>
            <w:bCs/>
            <w:color w:val="000000" w:themeColor="text1"/>
          </w:rPr>
          <w:br w:type="page"/>
        </w:r>
      </w:ins>
    </w:p>
    <w:p w14:paraId="7CE5B151" w14:textId="5BA3F923" w:rsidR="006338E1" w:rsidRPr="00427840" w:rsidRDefault="006338E1">
      <w:pPr>
        <w:pStyle w:val="Heading1"/>
        <w:spacing w:line="360" w:lineRule="auto"/>
        <w:jc w:val="center"/>
        <w:rPr>
          <w:rFonts w:eastAsia="Times New Roman"/>
          <w:b/>
          <w:bCs/>
          <w:color w:val="000000" w:themeColor="text1"/>
          <w:sz w:val="24"/>
          <w:szCs w:val="24"/>
          <w:rPrChange w:id="3813" w:author="michaelaanas23@gmail.com" w:date="2026-09-25T21:51:00Z" w16du:dateUtc="2026-09-25T13:51:00Z">
            <w:rPr>
              <w:rFonts w:eastAsia="Times New Roman"/>
              <w:b/>
              <w:bCs/>
              <w:color w:val="000000" w:themeColor="text1"/>
            </w:rPr>
          </w:rPrChange>
        </w:rPr>
        <w:pPrChange w:id="3814" w:author="michaelaanas23@gmail.com" w:date="2026-09-25T21:56:00Z" w16du:dateUtc="2026-09-25T13:56:00Z">
          <w:pPr>
            <w:pStyle w:val="Heading1"/>
            <w:jc w:val="both"/>
          </w:pPr>
        </w:pPrChange>
      </w:pPr>
      <w:r w:rsidRPr="00427840">
        <w:rPr>
          <w:rFonts w:eastAsia="Times New Roman"/>
          <w:b/>
          <w:bCs/>
          <w:color w:val="000000" w:themeColor="text1"/>
          <w:sz w:val="24"/>
          <w:szCs w:val="24"/>
          <w:rPrChange w:id="3815" w:author="michaelaanas23@gmail.com" w:date="2026-09-25T21:51:00Z" w16du:dateUtc="2026-09-25T13:51:00Z">
            <w:rPr>
              <w:rFonts w:eastAsia="Times New Roman"/>
              <w:b/>
              <w:bCs/>
              <w:color w:val="000000" w:themeColor="text1"/>
            </w:rPr>
          </w:rPrChange>
        </w:rPr>
        <w:lastRenderedPageBreak/>
        <w:t>CHAPTER 5</w:t>
      </w:r>
    </w:p>
    <w:p w14:paraId="12D06CE2" w14:textId="77777777" w:rsidR="006338E1" w:rsidRPr="00427840" w:rsidRDefault="006338E1">
      <w:pPr>
        <w:pStyle w:val="Heading2"/>
        <w:spacing w:line="360" w:lineRule="auto"/>
        <w:jc w:val="center"/>
        <w:rPr>
          <w:rFonts w:ascii="Times New Roman" w:eastAsia="Times New Roman" w:hAnsi="Times New Roman" w:cs="Times New Roman"/>
          <w:b/>
          <w:bCs/>
          <w:color w:val="000000" w:themeColor="text1"/>
          <w:sz w:val="24"/>
          <w:szCs w:val="24"/>
          <w:rPrChange w:id="3816" w:author="michaelaanas23@gmail.com" w:date="2026-09-25T21:51:00Z" w16du:dateUtc="2026-09-25T13:51:00Z">
            <w:rPr>
              <w:rFonts w:ascii="Times New Roman" w:eastAsia="Times New Roman" w:hAnsi="Times New Roman" w:cs="Times New Roman"/>
              <w:b/>
              <w:bCs/>
              <w:color w:val="000000" w:themeColor="text1"/>
            </w:rPr>
          </w:rPrChange>
        </w:rPr>
        <w:pPrChange w:id="3817" w:author="michaelaanas23@gmail.com" w:date="2026-09-25T21:56:00Z" w16du:dateUtc="2026-09-25T13:56:00Z">
          <w:pPr>
            <w:pStyle w:val="Heading2"/>
            <w:jc w:val="both"/>
          </w:pPr>
        </w:pPrChange>
      </w:pPr>
      <w:r w:rsidRPr="00427840">
        <w:rPr>
          <w:rFonts w:ascii="Times New Roman" w:eastAsia="Times New Roman" w:hAnsi="Times New Roman" w:cs="Times New Roman"/>
          <w:b/>
          <w:bCs/>
          <w:color w:val="000000" w:themeColor="text1"/>
          <w:sz w:val="24"/>
          <w:szCs w:val="24"/>
          <w:rPrChange w:id="3818" w:author="michaelaanas23@gmail.com" w:date="2026-09-25T21:51:00Z" w16du:dateUtc="2026-09-25T13:51:00Z">
            <w:rPr>
              <w:rFonts w:ascii="Times New Roman" w:eastAsia="Times New Roman" w:hAnsi="Times New Roman" w:cs="Times New Roman"/>
              <w:b/>
              <w:bCs/>
              <w:color w:val="000000" w:themeColor="text1"/>
            </w:rPr>
          </w:rPrChange>
        </w:rPr>
        <w:t>CONCLUSION AND RECOMMENDATIONS</w:t>
      </w:r>
    </w:p>
    <w:p w14:paraId="5960D18D" w14:textId="77777777" w:rsidR="006338E1" w:rsidRDefault="006338E1">
      <w:pPr>
        <w:spacing w:line="276" w:lineRule="auto"/>
        <w:jc w:val="both"/>
        <w:pPrChange w:id="3819" w:author="michaelaanas23@gmail.com" w:date="2026-09-25T21:55:00Z" w16du:dateUtc="2026-09-25T13:55:00Z">
          <w:pPr>
            <w:jc w:val="both"/>
          </w:pPr>
        </w:pPrChange>
      </w:pPr>
    </w:p>
    <w:p w14:paraId="1DE73C23" w14:textId="77777777" w:rsidR="006338E1" w:rsidRPr="00427840" w:rsidRDefault="006338E1">
      <w:pPr>
        <w:pStyle w:val="Heading2"/>
        <w:spacing w:line="360" w:lineRule="auto"/>
        <w:jc w:val="both"/>
        <w:rPr>
          <w:rFonts w:ascii="Times New Roman" w:hAnsi="Times New Roman" w:cs="Times New Roman"/>
          <w:b/>
          <w:bCs/>
          <w:color w:val="000000" w:themeColor="text1"/>
          <w:sz w:val="26"/>
          <w:szCs w:val="26"/>
          <w:rPrChange w:id="3820" w:author="michaelaanas23@gmail.com" w:date="2026-09-25T21:52:00Z" w16du:dateUtc="2026-09-25T13:52:00Z">
            <w:rPr>
              <w:rFonts w:ascii="Times New Roman" w:hAnsi="Times New Roman" w:cs="Times New Roman"/>
              <w:b/>
              <w:bCs/>
              <w:color w:val="000000" w:themeColor="text1"/>
            </w:rPr>
          </w:rPrChange>
        </w:rPr>
        <w:pPrChange w:id="3821" w:author="michaelaanas23@gmail.com" w:date="2026-09-25T21:56:00Z" w16du:dateUtc="2026-09-25T13:56:00Z">
          <w:pPr>
            <w:pStyle w:val="Heading2"/>
            <w:jc w:val="both"/>
          </w:pPr>
        </w:pPrChange>
      </w:pPr>
      <w:r w:rsidRPr="00427840">
        <w:rPr>
          <w:rFonts w:ascii="Times New Roman" w:hAnsi="Times New Roman" w:cs="Times New Roman"/>
          <w:b/>
          <w:bCs/>
          <w:color w:val="000000" w:themeColor="text1"/>
          <w:sz w:val="26"/>
          <w:szCs w:val="26"/>
          <w:rPrChange w:id="3822" w:author="michaelaanas23@gmail.com" w:date="2026-09-25T21:52:00Z" w16du:dateUtc="2026-09-25T13:52:00Z">
            <w:rPr>
              <w:rFonts w:ascii="Times New Roman" w:hAnsi="Times New Roman" w:cs="Times New Roman"/>
              <w:b/>
              <w:bCs/>
              <w:color w:val="000000" w:themeColor="text1"/>
            </w:rPr>
          </w:rPrChange>
        </w:rPr>
        <w:t>5.1 Introduction</w:t>
      </w:r>
    </w:p>
    <w:p w14:paraId="4AFAC010" w14:textId="47DA820C" w:rsidR="006338E1" w:rsidRPr="00427840" w:rsidRDefault="006338E1">
      <w:pPr>
        <w:spacing w:line="276" w:lineRule="auto"/>
        <w:ind w:firstLine="357"/>
        <w:jc w:val="both"/>
        <w:rPr>
          <w:rFonts w:ascii="Times New Roman" w:hAnsi="Times New Roman" w:cs="Times New Roman"/>
          <w:sz w:val="20"/>
          <w:szCs w:val="20"/>
          <w:rPrChange w:id="3823" w:author="michaelaanas23@gmail.com" w:date="2026-09-25T21:52:00Z" w16du:dateUtc="2026-09-25T13:52:00Z">
            <w:rPr>
              <w:rFonts w:ascii="Times New Roman" w:hAnsi="Times New Roman" w:cs="Times New Roman"/>
              <w:sz w:val="22"/>
              <w:szCs w:val="22"/>
            </w:rPr>
          </w:rPrChange>
        </w:rPr>
        <w:pPrChange w:id="3824" w:author="michaelaanas23@gmail.com" w:date="2026-09-25T21:55:00Z" w16du:dateUtc="2026-09-25T13:55:00Z">
          <w:pPr>
            <w:spacing w:line="360" w:lineRule="auto"/>
            <w:ind w:firstLine="357"/>
            <w:jc w:val="both"/>
          </w:pPr>
        </w:pPrChange>
      </w:pPr>
      <w:r w:rsidRPr="00427840">
        <w:rPr>
          <w:rFonts w:ascii="Times New Roman" w:hAnsi="Times New Roman" w:cs="Times New Roman"/>
          <w:sz w:val="20"/>
          <w:szCs w:val="20"/>
          <w:rPrChange w:id="3825" w:author="michaelaanas23@gmail.com" w:date="2026-09-25T21:52:00Z" w16du:dateUtc="2026-09-25T13:52:00Z">
            <w:rPr>
              <w:rFonts w:ascii="Times New Roman" w:hAnsi="Times New Roman" w:cs="Times New Roman"/>
              <w:sz w:val="22"/>
              <w:szCs w:val="22"/>
            </w:rPr>
          </w:rPrChange>
        </w:rPr>
        <w:t xml:space="preserve">This chapter presents the conclusions and recommendations of the study entitled </w:t>
      </w:r>
      <w:r w:rsidRPr="00427840">
        <w:rPr>
          <w:rFonts w:ascii="Times New Roman" w:hAnsi="Times New Roman" w:cs="Times New Roman"/>
          <w:b/>
          <w:bCs/>
          <w:sz w:val="20"/>
          <w:szCs w:val="20"/>
          <w:rPrChange w:id="3826" w:author="michaelaanas23@gmail.com" w:date="2026-09-25T21:52:00Z" w16du:dateUtc="2026-09-25T13:52:00Z">
            <w:rPr>
              <w:rFonts w:ascii="Times New Roman" w:hAnsi="Times New Roman" w:cs="Times New Roman"/>
              <w:b/>
              <w:bCs/>
              <w:sz w:val="22"/>
              <w:szCs w:val="22"/>
            </w:rPr>
          </w:rPrChange>
        </w:rPr>
        <w:t>H2Ops: Cloud-Based Operations Management System for Water Refilling Stations with Automated Sales Analytics</w:t>
      </w:r>
      <w:r w:rsidRPr="00427840">
        <w:rPr>
          <w:rFonts w:ascii="Times New Roman" w:hAnsi="Times New Roman" w:cs="Times New Roman"/>
          <w:sz w:val="20"/>
          <w:szCs w:val="20"/>
          <w:rPrChange w:id="3827" w:author="michaelaanas23@gmail.com" w:date="2026-09-25T21:52:00Z" w16du:dateUtc="2026-09-25T13:52:00Z">
            <w:rPr>
              <w:rFonts w:ascii="Times New Roman" w:hAnsi="Times New Roman" w:cs="Times New Roman"/>
              <w:sz w:val="22"/>
              <w:szCs w:val="22"/>
            </w:rPr>
          </w:rPrChange>
        </w:rPr>
        <w:t>. It serves as the final chapter of the research, summarizing the significant findings obtained from the design, development, implementation, testing, and evaluation of the proposed system. The conclusions presented in this chapter are based on the results gathered throughout the research process and determine whether the objectives of the study were successfully achieved.</w:t>
      </w:r>
    </w:p>
    <w:p w14:paraId="10A70C3E" w14:textId="609E2BD4" w:rsidR="006338E1" w:rsidRPr="00427840" w:rsidRDefault="006338E1">
      <w:pPr>
        <w:spacing w:line="276" w:lineRule="auto"/>
        <w:jc w:val="both"/>
        <w:rPr>
          <w:rFonts w:ascii="Times New Roman" w:hAnsi="Times New Roman" w:cs="Times New Roman"/>
          <w:sz w:val="20"/>
          <w:szCs w:val="20"/>
          <w:rPrChange w:id="3828" w:author="michaelaanas23@gmail.com" w:date="2026-09-25T21:52:00Z" w16du:dateUtc="2026-09-25T13:52:00Z">
            <w:rPr>
              <w:rFonts w:ascii="Times New Roman" w:hAnsi="Times New Roman" w:cs="Times New Roman"/>
              <w:sz w:val="22"/>
              <w:szCs w:val="22"/>
            </w:rPr>
          </w:rPrChange>
        </w:rPr>
        <w:pPrChange w:id="3829" w:author="michaelaanas23@gmail.com" w:date="2026-09-25T21:55:00Z" w16du:dateUtc="2026-09-25T13:55:00Z">
          <w:pPr>
            <w:spacing w:line="360" w:lineRule="auto"/>
            <w:jc w:val="both"/>
          </w:pPr>
        </w:pPrChange>
      </w:pPr>
      <w:r w:rsidRPr="00427840">
        <w:rPr>
          <w:rFonts w:ascii="Times New Roman" w:hAnsi="Times New Roman" w:cs="Times New Roman"/>
          <w:sz w:val="20"/>
          <w:szCs w:val="20"/>
          <w:rPrChange w:id="3830" w:author="michaelaanas23@gmail.com" w:date="2026-09-25T21:52:00Z" w16du:dateUtc="2026-09-25T13:52:00Z">
            <w:rPr>
              <w:rFonts w:ascii="Times New Roman" w:hAnsi="Times New Roman" w:cs="Times New Roman"/>
              <w:sz w:val="22"/>
              <w:szCs w:val="22"/>
            </w:rPr>
          </w:rPrChange>
        </w:rPr>
        <w:t>The primary objective of this study was to develop a cloud-based operations management system that addresses the operational challenges commonly encountered by water refilling stations, particularly in managing sales transactions, inventory, customer information, delivery records, and business reports. The researchers aimed to replace manual and paper-based processes with an integrated information system capable of automating routine business operations while providing real-time access to operational data and automated sales analytics. Through the implementation of H2Ops, the researchers sought to improve operational efficiency, enhance the accuracy of business records, and support informed decision-making among business owners and managers.</w:t>
      </w:r>
    </w:p>
    <w:p w14:paraId="738D659C" w14:textId="5EC2575B" w:rsidR="006338E1" w:rsidRPr="00427840" w:rsidDel="00427840" w:rsidRDefault="006338E1">
      <w:pPr>
        <w:spacing w:line="276" w:lineRule="auto"/>
        <w:jc w:val="both"/>
        <w:rPr>
          <w:del w:id="3831" w:author="michaelaanas23@gmail.com" w:date="2026-09-25T21:52:00Z" w16du:dateUtc="2026-09-25T13:52:00Z"/>
          <w:rFonts w:ascii="Times New Roman" w:hAnsi="Times New Roman" w:cs="Times New Roman"/>
          <w:sz w:val="20"/>
          <w:szCs w:val="20"/>
          <w:rPrChange w:id="3832" w:author="michaelaanas23@gmail.com" w:date="2026-09-25T21:52:00Z" w16du:dateUtc="2026-09-25T13:52:00Z">
            <w:rPr>
              <w:del w:id="3833" w:author="michaelaanas23@gmail.com" w:date="2026-09-25T21:52:00Z" w16du:dateUtc="2026-09-25T13:52:00Z"/>
              <w:rFonts w:ascii="Times New Roman" w:hAnsi="Times New Roman" w:cs="Times New Roman"/>
              <w:sz w:val="22"/>
              <w:szCs w:val="22"/>
            </w:rPr>
          </w:rPrChange>
        </w:rPr>
        <w:pPrChange w:id="3834" w:author="michaelaanas23@gmail.com" w:date="2026-09-25T21:55:00Z" w16du:dateUtc="2026-09-25T13:55:00Z">
          <w:pPr>
            <w:spacing w:line="360" w:lineRule="auto"/>
            <w:jc w:val="both"/>
          </w:pPr>
        </w:pPrChange>
      </w:pPr>
      <w:r w:rsidRPr="00427840">
        <w:rPr>
          <w:rFonts w:ascii="Times New Roman" w:hAnsi="Times New Roman" w:cs="Times New Roman"/>
          <w:sz w:val="20"/>
          <w:szCs w:val="20"/>
          <w:rPrChange w:id="3835" w:author="michaelaanas23@gmail.com" w:date="2026-09-25T21:52:00Z" w16du:dateUtc="2026-09-25T13:52:00Z">
            <w:rPr>
              <w:rFonts w:ascii="Times New Roman" w:hAnsi="Times New Roman" w:cs="Times New Roman"/>
              <w:sz w:val="22"/>
              <w:szCs w:val="22"/>
            </w:rPr>
          </w:rPrChange>
        </w:rPr>
        <w:t>The findings discussed in this chapter are supported by the results of system implementation, software testing, and user evaluation conducted during the course of the study. These findings demonstrate the effectiveness of the developed system in simplifying business processes, </w:t>
      </w:r>
    </w:p>
    <w:p w14:paraId="12800FA1" w14:textId="77777777" w:rsidR="006338E1" w:rsidRPr="00427840" w:rsidDel="00427840" w:rsidRDefault="006338E1">
      <w:pPr>
        <w:spacing w:line="276" w:lineRule="auto"/>
        <w:jc w:val="both"/>
        <w:rPr>
          <w:del w:id="3836" w:author="michaelaanas23@gmail.com" w:date="2026-09-25T21:52:00Z" w16du:dateUtc="2026-09-25T13:52:00Z"/>
          <w:rFonts w:ascii="Times New Roman" w:hAnsi="Times New Roman" w:cs="Times New Roman"/>
          <w:sz w:val="20"/>
          <w:szCs w:val="20"/>
          <w:rPrChange w:id="3837" w:author="michaelaanas23@gmail.com" w:date="2026-09-25T21:52:00Z" w16du:dateUtc="2026-09-25T13:52:00Z">
            <w:rPr>
              <w:del w:id="3838" w:author="michaelaanas23@gmail.com" w:date="2026-09-25T21:52:00Z" w16du:dateUtc="2026-09-25T13:52:00Z"/>
              <w:rFonts w:ascii="Times New Roman" w:hAnsi="Times New Roman" w:cs="Times New Roman"/>
              <w:sz w:val="22"/>
              <w:szCs w:val="22"/>
            </w:rPr>
          </w:rPrChange>
        </w:rPr>
        <w:pPrChange w:id="3839" w:author="michaelaanas23@gmail.com" w:date="2026-09-25T21:55:00Z" w16du:dateUtc="2026-09-25T13:55:00Z">
          <w:pPr>
            <w:spacing w:line="360" w:lineRule="auto"/>
            <w:jc w:val="both"/>
          </w:pPr>
        </w:pPrChange>
      </w:pPr>
    </w:p>
    <w:p w14:paraId="76561075" w14:textId="77777777" w:rsidR="007464C8" w:rsidRPr="00427840" w:rsidRDefault="006338E1">
      <w:pPr>
        <w:spacing w:line="276" w:lineRule="auto"/>
        <w:jc w:val="both"/>
        <w:rPr>
          <w:rFonts w:ascii="Times New Roman" w:hAnsi="Times New Roman" w:cs="Times New Roman"/>
          <w:sz w:val="20"/>
          <w:szCs w:val="20"/>
          <w:rPrChange w:id="3840" w:author="michaelaanas23@gmail.com" w:date="2026-09-25T21:52:00Z" w16du:dateUtc="2026-09-25T13:52:00Z">
            <w:rPr>
              <w:rFonts w:ascii="Times New Roman" w:hAnsi="Times New Roman" w:cs="Times New Roman"/>
              <w:sz w:val="22"/>
              <w:szCs w:val="22"/>
            </w:rPr>
          </w:rPrChange>
        </w:rPr>
        <w:pPrChange w:id="3841" w:author="michaelaanas23@gmail.com" w:date="2026-09-25T21:55:00Z" w16du:dateUtc="2026-09-25T13:55:00Z">
          <w:pPr>
            <w:spacing w:line="360" w:lineRule="auto"/>
            <w:jc w:val="both"/>
          </w:pPr>
        </w:pPrChange>
      </w:pPr>
      <w:r w:rsidRPr="00427840">
        <w:rPr>
          <w:rFonts w:ascii="Times New Roman" w:hAnsi="Times New Roman" w:cs="Times New Roman"/>
          <w:sz w:val="20"/>
          <w:szCs w:val="20"/>
          <w:rPrChange w:id="3842" w:author="michaelaanas23@gmail.com" w:date="2026-09-25T21:52:00Z" w16du:dateUtc="2026-09-25T13:52:00Z">
            <w:rPr>
              <w:rFonts w:ascii="Times New Roman" w:hAnsi="Times New Roman" w:cs="Times New Roman"/>
              <w:sz w:val="22"/>
              <w:szCs w:val="22"/>
            </w:rPr>
          </w:rPrChange>
        </w:rPr>
        <w:t>minimizing human errors, improving data management, and providing timely and accurate reports for operational monitoring. The evaluation also assessed the functionality, usability, reliability, efficiency, and overall acceptability of the proposed system from the perspective of its intended users.</w:t>
      </w:r>
    </w:p>
    <w:p w14:paraId="33776CE7" w14:textId="7CB63D2E" w:rsidR="006338E1" w:rsidRPr="00427840" w:rsidDel="00427840" w:rsidRDefault="006338E1">
      <w:pPr>
        <w:spacing w:line="276" w:lineRule="auto"/>
        <w:jc w:val="both"/>
        <w:rPr>
          <w:del w:id="3843" w:author="michaelaanas23@gmail.com" w:date="2026-09-25T21:56:00Z" w16du:dateUtc="2026-09-25T13:56:00Z"/>
          <w:rFonts w:ascii="Times New Roman" w:hAnsi="Times New Roman" w:cs="Times New Roman"/>
          <w:sz w:val="20"/>
          <w:szCs w:val="20"/>
          <w:rPrChange w:id="3844" w:author="michaelaanas23@gmail.com" w:date="2026-09-25T21:52:00Z" w16du:dateUtc="2026-09-25T13:52:00Z">
            <w:rPr>
              <w:del w:id="3845" w:author="michaelaanas23@gmail.com" w:date="2026-09-25T21:56:00Z" w16du:dateUtc="2026-09-25T13:56:00Z"/>
              <w:rFonts w:ascii="Times New Roman" w:hAnsi="Times New Roman" w:cs="Times New Roman"/>
              <w:sz w:val="22"/>
              <w:szCs w:val="22"/>
            </w:rPr>
          </w:rPrChange>
        </w:rPr>
        <w:pPrChange w:id="3846" w:author="michaelaanas23@gmail.com" w:date="2026-09-25T21:55:00Z" w16du:dateUtc="2026-09-25T13:55:00Z">
          <w:pPr>
            <w:spacing w:line="360" w:lineRule="auto"/>
            <w:jc w:val="both"/>
          </w:pPr>
        </w:pPrChange>
      </w:pPr>
      <w:r w:rsidRPr="00427840">
        <w:rPr>
          <w:rFonts w:ascii="Times New Roman" w:hAnsi="Times New Roman" w:cs="Times New Roman"/>
          <w:sz w:val="20"/>
          <w:szCs w:val="20"/>
          <w:rPrChange w:id="3847" w:author="michaelaanas23@gmail.com" w:date="2026-09-25T21:52:00Z" w16du:dateUtc="2026-09-25T13:52:00Z">
            <w:rPr>
              <w:rFonts w:ascii="Times New Roman" w:hAnsi="Times New Roman" w:cs="Times New Roman"/>
              <w:sz w:val="22"/>
              <w:szCs w:val="22"/>
            </w:rPr>
          </w:rPrChange>
        </w:rPr>
        <w:t>In addition to presenting the conclusions of the study, this chapter provides recommendations for future researchers, software developers, and water refilling station owners who may adopt or further improve the proposed system. These recommendations focus on possible system enhancements, additional functionalities, implementation strategies, and future research opportunities that can further increase the effectiveness, scalability, and sustainability of H2Ops. The chapter also highlights the contribution of the study to the field of information technology and demonstrates how cloud computing and automated sales analytics can support the digital transformation of small and medium-sized business enterprises, particularly within the water refilling station industry.</w:t>
      </w:r>
    </w:p>
    <w:p w14:paraId="5AA69B0B" w14:textId="77777777" w:rsidR="007464C8" w:rsidRDefault="007464C8">
      <w:pPr>
        <w:spacing w:line="276" w:lineRule="auto"/>
        <w:jc w:val="both"/>
        <w:rPr>
          <w:b/>
          <w:bCs/>
        </w:rPr>
        <w:pPrChange w:id="3848" w:author="michaelaanas23@gmail.com" w:date="2026-09-25T21:55:00Z" w16du:dateUtc="2026-09-25T13:55:00Z">
          <w:pPr>
            <w:jc w:val="both"/>
          </w:pPr>
        </w:pPrChange>
      </w:pPr>
    </w:p>
    <w:p w14:paraId="6824E2FD" w14:textId="4E66D92E" w:rsidR="007464C8" w:rsidRPr="00427840" w:rsidRDefault="006338E1">
      <w:pPr>
        <w:pStyle w:val="Heading2"/>
        <w:spacing w:line="360" w:lineRule="auto"/>
        <w:jc w:val="both"/>
        <w:rPr>
          <w:rFonts w:ascii="Times New Roman" w:hAnsi="Times New Roman" w:cs="Times New Roman"/>
          <w:b/>
          <w:bCs/>
          <w:color w:val="000000" w:themeColor="text1"/>
          <w:sz w:val="26"/>
          <w:szCs w:val="26"/>
          <w:rPrChange w:id="3849" w:author="michaelaanas23@gmail.com" w:date="2026-09-25T21:52:00Z" w16du:dateUtc="2026-09-25T13:52:00Z">
            <w:rPr>
              <w:rFonts w:ascii="Times New Roman" w:hAnsi="Times New Roman" w:cs="Times New Roman"/>
              <w:b/>
              <w:bCs/>
              <w:color w:val="000000" w:themeColor="text1"/>
            </w:rPr>
          </w:rPrChange>
        </w:rPr>
        <w:pPrChange w:id="3850" w:author="michaelaanas23@gmail.com" w:date="2026-09-25T21:56:00Z" w16du:dateUtc="2026-09-25T13:56:00Z">
          <w:pPr>
            <w:pStyle w:val="Heading2"/>
            <w:jc w:val="both"/>
          </w:pPr>
        </w:pPrChange>
      </w:pPr>
      <w:r w:rsidRPr="00427840">
        <w:rPr>
          <w:rFonts w:ascii="Times New Roman" w:hAnsi="Times New Roman" w:cs="Times New Roman"/>
          <w:b/>
          <w:bCs/>
          <w:color w:val="000000" w:themeColor="text1"/>
          <w:sz w:val="26"/>
          <w:szCs w:val="26"/>
          <w:rPrChange w:id="3851" w:author="michaelaanas23@gmail.com" w:date="2026-09-25T21:52:00Z" w16du:dateUtc="2026-09-25T13:52:00Z">
            <w:rPr>
              <w:rFonts w:ascii="Times New Roman" w:hAnsi="Times New Roman" w:cs="Times New Roman"/>
              <w:b/>
              <w:bCs/>
              <w:color w:val="000000" w:themeColor="text1"/>
            </w:rPr>
          </w:rPrChange>
        </w:rPr>
        <w:t>5.2 Summary of Findings</w:t>
      </w:r>
    </w:p>
    <w:p w14:paraId="2E328565" w14:textId="61507EFF" w:rsidR="006338E1" w:rsidRPr="00427840" w:rsidRDefault="006338E1">
      <w:pPr>
        <w:spacing w:line="276" w:lineRule="auto"/>
        <w:jc w:val="both"/>
        <w:rPr>
          <w:rFonts w:ascii="Times New Roman" w:hAnsi="Times New Roman" w:cs="Times New Roman"/>
          <w:b/>
          <w:bCs/>
          <w:sz w:val="20"/>
          <w:szCs w:val="20"/>
          <w:rPrChange w:id="3852" w:author="michaelaanas23@gmail.com" w:date="2026-09-25T21:52:00Z" w16du:dateUtc="2026-09-25T13:52:00Z">
            <w:rPr>
              <w:rFonts w:ascii="Times New Roman" w:hAnsi="Times New Roman" w:cs="Times New Roman"/>
              <w:b/>
              <w:bCs/>
              <w:sz w:val="22"/>
              <w:szCs w:val="22"/>
            </w:rPr>
          </w:rPrChange>
        </w:rPr>
        <w:pPrChange w:id="3853" w:author="michaelaanas23@gmail.com" w:date="2026-09-25T21:55:00Z" w16du:dateUtc="2026-09-25T13:55:00Z">
          <w:pPr>
            <w:spacing w:line="360" w:lineRule="auto"/>
            <w:jc w:val="both"/>
          </w:pPr>
        </w:pPrChange>
      </w:pPr>
      <w:r w:rsidRPr="00427840">
        <w:rPr>
          <w:rFonts w:ascii="Times New Roman" w:hAnsi="Times New Roman" w:cs="Times New Roman"/>
          <w:sz w:val="20"/>
          <w:szCs w:val="20"/>
          <w:rPrChange w:id="3854" w:author="michaelaanas23@gmail.com" w:date="2026-09-25T21:52:00Z" w16du:dateUtc="2026-09-25T13:52:00Z">
            <w:rPr>
              <w:rFonts w:ascii="Times New Roman" w:hAnsi="Times New Roman" w:cs="Times New Roman"/>
              <w:sz w:val="22"/>
              <w:szCs w:val="22"/>
            </w:rPr>
          </w:rPrChange>
        </w:rPr>
        <w:t xml:space="preserve">The development and evaluation of </w:t>
      </w:r>
      <w:r w:rsidRPr="00427840">
        <w:rPr>
          <w:rFonts w:ascii="Times New Roman" w:hAnsi="Times New Roman" w:cs="Times New Roman"/>
          <w:b/>
          <w:bCs/>
          <w:sz w:val="20"/>
          <w:szCs w:val="20"/>
          <w:rPrChange w:id="3855" w:author="michaelaanas23@gmail.com" w:date="2026-09-25T21:52:00Z" w16du:dateUtc="2026-09-25T13:52:00Z">
            <w:rPr>
              <w:rFonts w:ascii="Times New Roman" w:hAnsi="Times New Roman" w:cs="Times New Roman"/>
              <w:b/>
              <w:bCs/>
              <w:sz w:val="22"/>
              <w:szCs w:val="22"/>
            </w:rPr>
          </w:rPrChange>
        </w:rPr>
        <w:t>H2Ops: Cloud-Based Operations Management System for Water Refilling Stations with Automated Sales Analytics</w:t>
      </w:r>
      <w:r w:rsidRPr="00427840">
        <w:rPr>
          <w:rFonts w:ascii="Times New Roman" w:hAnsi="Times New Roman" w:cs="Times New Roman"/>
          <w:sz w:val="20"/>
          <w:szCs w:val="20"/>
          <w:rPrChange w:id="3856" w:author="michaelaanas23@gmail.com" w:date="2026-09-25T21:52:00Z" w16du:dateUtc="2026-09-25T13:52:00Z">
            <w:rPr>
              <w:rFonts w:ascii="Times New Roman" w:hAnsi="Times New Roman" w:cs="Times New Roman"/>
              <w:sz w:val="22"/>
              <w:szCs w:val="22"/>
            </w:rPr>
          </w:rPrChange>
        </w:rPr>
        <w:t xml:space="preserve"> produced positive results that successfully addressed the objectives of the study. Based on the implementation and evaluation of the proposed system, the following findings were obtained:</w:t>
      </w:r>
    </w:p>
    <w:p w14:paraId="6334413E" w14:textId="77777777" w:rsidR="006338E1" w:rsidRPr="00427840" w:rsidRDefault="006338E1">
      <w:pPr>
        <w:numPr>
          <w:ilvl w:val="0"/>
          <w:numId w:val="7"/>
        </w:numPr>
        <w:spacing w:line="276" w:lineRule="auto"/>
        <w:jc w:val="both"/>
        <w:rPr>
          <w:rFonts w:ascii="Times New Roman" w:hAnsi="Times New Roman" w:cs="Times New Roman"/>
          <w:sz w:val="20"/>
          <w:szCs w:val="20"/>
          <w:rPrChange w:id="3857" w:author="michaelaanas23@gmail.com" w:date="2026-09-25T21:52:00Z" w16du:dateUtc="2026-09-25T13:52:00Z">
            <w:rPr>
              <w:rFonts w:ascii="Times New Roman" w:hAnsi="Times New Roman" w:cs="Times New Roman"/>
              <w:sz w:val="22"/>
              <w:szCs w:val="22"/>
            </w:rPr>
          </w:rPrChange>
        </w:rPr>
        <w:pPrChange w:id="3858" w:author="michaelaanas23@gmail.com" w:date="2026-09-25T21:55:00Z" w16du:dateUtc="2026-09-25T13:55:00Z">
          <w:pPr>
            <w:numPr>
              <w:numId w:val="7"/>
            </w:numPr>
            <w:tabs>
              <w:tab w:val="num" w:pos="720"/>
            </w:tabs>
            <w:spacing w:line="360" w:lineRule="auto"/>
            <w:ind w:left="720" w:hanging="360"/>
            <w:jc w:val="both"/>
          </w:pPr>
        </w:pPrChange>
      </w:pPr>
      <w:r w:rsidRPr="00427840">
        <w:rPr>
          <w:rFonts w:ascii="Times New Roman" w:hAnsi="Times New Roman" w:cs="Times New Roman"/>
          <w:sz w:val="20"/>
          <w:szCs w:val="20"/>
          <w:rPrChange w:id="3859" w:author="michaelaanas23@gmail.com" w:date="2026-09-25T21:52:00Z" w16du:dateUtc="2026-09-25T13:52:00Z">
            <w:rPr>
              <w:rFonts w:ascii="Times New Roman" w:hAnsi="Times New Roman" w:cs="Times New Roman"/>
              <w:sz w:val="22"/>
              <w:szCs w:val="22"/>
            </w:rPr>
          </w:rPrChange>
        </w:rPr>
        <w:t>The developed system successfully automated the recording and management of daily business operations, including sales transactions, inventory monitoring, customer information, delivery records, and report generation. This significantly reduced the dependence on manual record-keeping and minimized human errors commonly associated with paper-based documentation.</w:t>
      </w:r>
    </w:p>
    <w:p w14:paraId="66B7C149" w14:textId="77777777" w:rsidR="006338E1" w:rsidRPr="00427840" w:rsidRDefault="006338E1">
      <w:pPr>
        <w:numPr>
          <w:ilvl w:val="0"/>
          <w:numId w:val="7"/>
        </w:numPr>
        <w:spacing w:line="276" w:lineRule="auto"/>
        <w:jc w:val="both"/>
        <w:rPr>
          <w:rFonts w:ascii="Times New Roman" w:hAnsi="Times New Roman" w:cs="Times New Roman"/>
          <w:sz w:val="20"/>
          <w:szCs w:val="20"/>
          <w:rPrChange w:id="3860" w:author="michaelaanas23@gmail.com" w:date="2026-09-25T21:52:00Z" w16du:dateUtc="2026-09-25T13:52:00Z">
            <w:rPr>
              <w:rFonts w:ascii="Times New Roman" w:hAnsi="Times New Roman" w:cs="Times New Roman"/>
              <w:sz w:val="22"/>
              <w:szCs w:val="22"/>
            </w:rPr>
          </w:rPrChange>
        </w:rPr>
        <w:pPrChange w:id="3861" w:author="michaelaanas23@gmail.com" w:date="2026-09-25T21:55:00Z" w16du:dateUtc="2026-09-25T13:55:00Z">
          <w:pPr>
            <w:numPr>
              <w:numId w:val="7"/>
            </w:numPr>
            <w:tabs>
              <w:tab w:val="num" w:pos="720"/>
            </w:tabs>
            <w:spacing w:line="360" w:lineRule="auto"/>
            <w:ind w:left="720" w:hanging="360"/>
            <w:jc w:val="both"/>
          </w:pPr>
        </w:pPrChange>
      </w:pPr>
      <w:r w:rsidRPr="00427840">
        <w:rPr>
          <w:rFonts w:ascii="Times New Roman" w:hAnsi="Times New Roman" w:cs="Times New Roman"/>
          <w:sz w:val="20"/>
          <w:szCs w:val="20"/>
          <w:rPrChange w:id="3862" w:author="michaelaanas23@gmail.com" w:date="2026-09-25T21:52:00Z" w16du:dateUtc="2026-09-25T13:52:00Z">
            <w:rPr>
              <w:rFonts w:ascii="Times New Roman" w:hAnsi="Times New Roman" w:cs="Times New Roman"/>
              <w:sz w:val="22"/>
              <w:szCs w:val="22"/>
            </w:rPr>
          </w:rPrChange>
        </w:rPr>
        <w:lastRenderedPageBreak/>
        <w:t>The cloud-based architecture enabled centralized storage of operational data, allowing authorized users to access updated information anytime and anywhere through an internet-connected device. This feature improved communication and coordination, particularly for businesses operating multiple branches.</w:t>
      </w:r>
    </w:p>
    <w:p w14:paraId="327EFE96" w14:textId="77777777" w:rsidR="006338E1" w:rsidRPr="00427840" w:rsidRDefault="006338E1">
      <w:pPr>
        <w:numPr>
          <w:ilvl w:val="0"/>
          <w:numId w:val="7"/>
        </w:numPr>
        <w:spacing w:line="276" w:lineRule="auto"/>
        <w:jc w:val="both"/>
        <w:rPr>
          <w:rFonts w:ascii="Times New Roman" w:hAnsi="Times New Roman" w:cs="Times New Roman"/>
          <w:sz w:val="20"/>
          <w:szCs w:val="20"/>
          <w:rPrChange w:id="3863" w:author="michaelaanas23@gmail.com" w:date="2026-09-25T21:52:00Z" w16du:dateUtc="2026-09-25T13:52:00Z">
            <w:rPr>
              <w:rFonts w:ascii="Times New Roman" w:hAnsi="Times New Roman" w:cs="Times New Roman"/>
              <w:sz w:val="22"/>
              <w:szCs w:val="22"/>
            </w:rPr>
          </w:rPrChange>
        </w:rPr>
        <w:pPrChange w:id="3864" w:author="michaelaanas23@gmail.com" w:date="2026-09-25T21:55:00Z" w16du:dateUtc="2026-09-25T13:55:00Z">
          <w:pPr>
            <w:numPr>
              <w:numId w:val="7"/>
            </w:numPr>
            <w:tabs>
              <w:tab w:val="num" w:pos="720"/>
            </w:tabs>
            <w:spacing w:line="360" w:lineRule="auto"/>
            <w:ind w:left="720" w:hanging="360"/>
            <w:jc w:val="both"/>
          </w:pPr>
        </w:pPrChange>
      </w:pPr>
      <w:r w:rsidRPr="00427840">
        <w:rPr>
          <w:rFonts w:ascii="Times New Roman" w:hAnsi="Times New Roman" w:cs="Times New Roman"/>
          <w:sz w:val="20"/>
          <w:szCs w:val="20"/>
          <w:rPrChange w:id="3865" w:author="michaelaanas23@gmail.com" w:date="2026-09-25T21:52:00Z" w16du:dateUtc="2026-09-25T13:52:00Z">
            <w:rPr>
              <w:rFonts w:ascii="Times New Roman" w:hAnsi="Times New Roman" w:cs="Times New Roman"/>
              <w:sz w:val="22"/>
              <w:szCs w:val="22"/>
            </w:rPr>
          </w:rPrChange>
        </w:rPr>
        <w:t>The Automated Sales Analytics module successfully transformed recorded sales transactions into meaningful business information through graphical dashboards and statistical reports. Business owners were able to monitor sales performance, identify sales trends, evaluate branch performance, and analyze product demand using real-time operational data.</w:t>
      </w:r>
    </w:p>
    <w:p w14:paraId="1F2F5A37" w14:textId="65569766" w:rsidR="006338E1" w:rsidRPr="00427840" w:rsidRDefault="006338E1">
      <w:pPr>
        <w:numPr>
          <w:ilvl w:val="0"/>
          <w:numId w:val="7"/>
        </w:numPr>
        <w:spacing w:line="276" w:lineRule="auto"/>
        <w:jc w:val="both"/>
        <w:rPr>
          <w:rFonts w:ascii="Times New Roman" w:hAnsi="Times New Roman" w:cs="Times New Roman"/>
          <w:sz w:val="20"/>
          <w:szCs w:val="20"/>
          <w:rPrChange w:id="3866" w:author="michaelaanas23@gmail.com" w:date="2026-09-25T21:52:00Z" w16du:dateUtc="2026-09-25T13:52:00Z">
            <w:rPr>
              <w:rFonts w:ascii="Times New Roman" w:hAnsi="Times New Roman" w:cs="Times New Roman"/>
              <w:sz w:val="22"/>
              <w:szCs w:val="22"/>
            </w:rPr>
          </w:rPrChange>
        </w:rPr>
        <w:pPrChange w:id="3867" w:author="michaelaanas23@gmail.com" w:date="2026-09-25T21:55:00Z" w16du:dateUtc="2026-09-25T13:55:00Z">
          <w:pPr>
            <w:numPr>
              <w:numId w:val="7"/>
            </w:numPr>
            <w:tabs>
              <w:tab w:val="num" w:pos="720"/>
            </w:tabs>
            <w:spacing w:line="360" w:lineRule="auto"/>
            <w:ind w:left="720" w:hanging="360"/>
            <w:jc w:val="both"/>
          </w:pPr>
        </w:pPrChange>
      </w:pPr>
      <w:r w:rsidRPr="00427840">
        <w:rPr>
          <w:rFonts w:ascii="Times New Roman" w:hAnsi="Times New Roman" w:cs="Times New Roman"/>
          <w:sz w:val="20"/>
          <w:szCs w:val="20"/>
          <w:rPrChange w:id="3868" w:author="michaelaanas23@gmail.com" w:date="2026-09-25T21:52:00Z" w16du:dateUtc="2026-09-25T13:52:00Z">
            <w:rPr>
              <w:rFonts w:ascii="Times New Roman" w:hAnsi="Times New Roman" w:cs="Times New Roman"/>
              <w:sz w:val="22"/>
              <w:szCs w:val="22"/>
            </w:rPr>
          </w:rPrChange>
        </w:rPr>
        <w:t>The Inventory Management module effectively monitored stock availability and automatically updated inventory records after every completed sales transaction. This reduced the possibility of inaccurate inventory counts and improved stock management.</w:t>
      </w:r>
    </w:p>
    <w:p w14:paraId="76A4BF40" w14:textId="77777777" w:rsidR="006338E1" w:rsidRPr="00427840" w:rsidRDefault="006338E1">
      <w:pPr>
        <w:numPr>
          <w:ilvl w:val="0"/>
          <w:numId w:val="8"/>
        </w:numPr>
        <w:spacing w:line="276" w:lineRule="auto"/>
        <w:jc w:val="both"/>
        <w:rPr>
          <w:rFonts w:ascii="Times New Roman" w:hAnsi="Times New Roman" w:cs="Times New Roman"/>
          <w:sz w:val="20"/>
          <w:szCs w:val="20"/>
          <w:rPrChange w:id="3869" w:author="michaelaanas23@gmail.com" w:date="2026-09-25T21:52:00Z" w16du:dateUtc="2026-09-25T13:52:00Z">
            <w:rPr>
              <w:rFonts w:ascii="Times New Roman" w:hAnsi="Times New Roman" w:cs="Times New Roman"/>
              <w:sz w:val="22"/>
              <w:szCs w:val="22"/>
            </w:rPr>
          </w:rPrChange>
        </w:rPr>
        <w:pPrChange w:id="3870" w:author="michaelaanas23@gmail.com" w:date="2026-09-25T21:55:00Z" w16du:dateUtc="2026-09-25T13:55:00Z">
          <w:pPr>
            <w:numPr>
              <w:numId w:val="8"/>
            </w:numPr>
            <w:tabs>
              <w:tab w:val="num" w:pos="720"/>
            </w:tabs>
            <w:spacing w:line="360" w:lineRule="auto"/>
            <w:ind w:left="720" w:hanging="360"/>
            <w:jc w:val="both"/>
          </w:pPr>
        </w:pPrChange>
      </w:pPr>
      <w:r w:rsidRPr="00427840">
        <w:rPr>
          <w:rFonts w:ascii="Times New Roman" w:hAnsi="Times New Roman" w:cs="Times New Roman"/>
          <w:sz w:val="20"/>
          <w:szCs w:val="20"/>
          <w:rPrChange w:id="3871" w:author="michaelaanas23@gmail.com" w:date="2026-09-25T21:52:00Z" w16du:dateUtc="2026-09-25T13:52:00Z">
            <w:rPr>
              <w:rFonts w:ascii="Times New Roman" w:hAnsi="Times New Roman" w:cs="Times New Roman"/>
              <w:sz w:val="22"/>
              <w:szCs w:val="22"/>
            </w:rPr>
          </w:rPrChange>
        </w:rPr>
        <w:t>The Customer Management and Delivery Management modules organized customer records and delivery schedules into a centralized database, allowing employees to retrieve customer information more efficiently while improving service quality.</w:t>
      </w:r>
    </w:p>
    <w:p w14:paraId="294A0133" w14:textId="77777777" w:rsidR="006338E1" w:rsidRPr="00427840" w:rsidRDefault="006338E1">
      <w:pPr>
        <w:numPr>
          <w:ilvl w:val="0"/>
          <w:numId w:val="8"/>
        </w:numPr>
        <w:spacing w:line="276" w:lineRule="auto"/>
        <w:jc w:val="both"/>
        <w:rPr>
          <w:rFonts w:ascii="Times New Roman" w:hAnsi="Times New Roman" w:cs="Times New Roman"/>
          <w:sz w:val="20"/>
          <w:szCs w:val="20"/>
          <w:rPrChange w:id="3872" w:author="michaelaanas23@gmail.com" w:date="2026-09-25T21:52:00Z" w16du:dateUtc="2026-09-25T13:52:00Z">
            <w:rPr>
              <w:rFonts w:ascii="Times New Roman" w:hAnsi="Times New Roman" w:cs="Times New Roman"/>
              <w:sz w:val="22"/>
              <w:szCs w:val="22"/>
            </w:rPr>
          </w:rPrChange>
        </w:rPr>
        <w:pPrChange w:id="3873" w:author="michaelaanas23@gmail.com" w:date="2026-09-25T21:55:00Z" w16du:dateUtc="2026-09-25T13:55:00Z">
          <w:pPr>
            <w:numPr>
              <w:numId w:val="8"/>
            </w:numPr>
            <w:tabs>
              <w:tab w:val="num" w:pos="720"/>
            </w:tabs>
            <w:spacing w:line="360" w:lineRule="auto"/>
            <w:ind w:left="720" w:hanging="360"/>
            <w:jc w:val="both"/>
          </w:pPr>
        </w:pPrChange>
      </w:pPr>
      <w:r w:rsidRPr="00427840">
        <w:rPr>
          <w:rFonts w:ascii="Times New Roman" w:hAnsi="Times New Roman" w:cs="Times New Roman"/>
          <w:sz w:val="20"/>
          <w:szCs w:val="20"/>
          <w:rPrChange w:id="3874" w:author="michaelaanas23@gmail.com" w:date="2026-09-25T21:52:00Z" w16du:dateUtc="2026-09-25T13:52:00Z">
            <w:rPr>
              <w:rFonts w:ascii="Times New Roman" w:hAnsi="Times New Roman" w:cs="Times New Roman"/>
              <w:sz w:val="22"/>
              <w:szCs w:val="22"/>
            </w:rPr>
          </w:rPrChange>
        </w:rPr>
        <w:t>System testing, including Unit Testing, Integration Testing, System Testing, and User Acceptance Testing (UAT), confirmed that all system modules functioned according to their intended purpose. The respondents evaluated the system positively in terms of functionality, usability, reliability, efficiency, and user satisfaction.</w:t>
      </w:r>
    </w:p>
    <w:p w14:paraId="171CBA40" w14:textId="77777777" w:rsidR="006338E1" w:rsidRPr="00427840" w:rsidDel="00427840" w:rsidRDefault="006338E1">
      <w:pPr>
        <w:numPr>
          <w:ilvl w:val="0"/>
          <w:numId w:val="8"/>
        </w:numPr>
        <w:spacing w:line="276" w:lineRule="auto"/>
        <w:jc w:val="both"/>
        <w:rPr>
          <w:del w:id="3875" w:author="michaelaanas23@gmail.com" w:date="2026-09-25T21:56:00Z" w16du:dateUtc="2026-09-25T13:56:00Z"/>
          <w:sz w:val="20"/>
          <w:szCs w:val="20"/>
          <w:rPrChange w:id="3876" w:author="michaelaanas23@gmail.com" w:date="2026-09-25T21:52:00Z" w16du:dateUtc="2026-09-25T13:52:00Z">
            <w:rPr>
              <w:del w:id="3877" w:author="michaelaanas23@gmail.com" w:date="2026-09-25T21:56:00Z" w16du:dateUtc="2026-09-25T13:56:00Z"/>
            </w:rPr>
          </w:rPrChange>
        </w:rPr>
        <w:pPrChange w:id="3878" w:author="michaelaanas23@gmail.com" w:date="2026-09-25T21:55:00Z" w16du:dateUtc="2026-09-25T13:55:00Z">
          <w:pPr>
            <w:numPr>
              <w:numId w:val="8"/>
            </w:numPr>
            <w:tabs>
              <w:tab w:val="num" w:pos="720"/>
            </w:tabs>
            <w:spacing w:line="360" w:lineRule="auto"/>
            <w:ind w:left="720" w:hanging="360"/>
            <w:jc w:val="both"/>
          </w:pPr>
        </w:pPrChange>
      </w:pPr>
      <w:r w:rsidRPr="00427840">
        <w:rPr>
          <w:rFonts w:ascii="Times New Roman" w:hAnsi="Times New Roman" w:cs="Times New Roman"/>
          <w:sz w:val="20"/>
          <w:szCs w:val="20"/>
          <w:rPrChange w:id="3879" w:author="michaelaanas23@gmail.com" w:date="2026-09-25T21:52:00Z" w16du:dateUtc="2026-09-25T13:52:00Z">
            <w:rPr>
              <w:rFonts w:ascii="Times New Roman" w:hAnsi="Times New Roman" w:cs="Times New Roman"/>
              <w:sz w:val="22"/>
              <w:szCs w:val="22"/>
            </w:rPr>
          </w:rPrChange>
        </w:rPr>
        <w:t>The implementation of H2Ops demonstrated that integrating cloud computing and automated sales analytics into the daily operations of water refilling stations improves operational efficiency, simplifies report generation, supports managerial decision-making, and enhances overall business management.</w:t>
      </w:r>
    </w:p>
    <w:p w14:paraId="0146DEB3" w14:textId="77777777" w:rsidR="007464C8" w:rsidRDefault="007464C8">
      <w:pPr>
        <w:numPr>
          <w:ilvl w:val="0"/>
          <w:numId w:val="8"/>
        </w:numPr>
        <w:spacing w:line="276" w:lineRule="auto"/>
        <w:jc w:val="both"/>
        <w:pPrChange w:id="3880" w:author="michaelaanas23@gmail.com" w:date="2026-09-25T21:55:00Z" w16du:dateUtc="2026-09-25T13:55:00Z">
          <w:pPr>
            <w:jc w:val="both"/>
          </w:pPr>
        </w:pPrChange>
      </w:pPr>
    </w:p>
    <w:p w14:paraId="14325F59" w14:textId="399AC365" w:rsidR="006338E1" w:rsidRPr="00427840" w:rsidRDefault="006338E1">
      <w:pPr>
        <w:pStyle w:val="Heading2"/>
        <w:spacing w:line="360" w:lineRule="auto"/>
        <w:jc w:val="both"/>
        <w:rPr>
          <w:rFonts w:ascii="Times New Roman" w:hAnsi="Times New Roman" w:cs="Times New Roman"/>
          <w:b/>
          <w:bCs/>
          <w:color w:val="000000" w:themeColor="text1"/>
          <w:sz w:val="26"/>
          <w:szCs w:val="26"/>
          <w:rPrChange w:id="3881" w:author="michaelaanas23@gmail.com" w:date="2026-09-25T21:52:00Z" w16du:dateUtc="2026-09-25T13:52:00Z">
            <w:rPr>
              <w:rFonts w:ascii="Times New Roman" w:hAnsi="Times New Roman" w:cs="Times New Roman"/>
              <w:b/>
              <w:bCs/>
              <w:color w:val="000000" w:themeColor="text1"/>
            </w:rPr>
          </w:rPrChange>
        </w:rPr>
        <w:pPrChange w:id="3882" w:author="michaelaanas23@gmail.com" w:date="2026-09-25T21:56:00Z" w16du:dateUtc="2026-09-25T13:56:00Z">
          <w:pPr>
            <w:pStyle w:val="Heading2"/>
            <w:jc w:val="both"/>
          </w:pPr>
        </w:pPrChange>
      </w:pPr>
      <w:r w:rsidRPr="00427840">
        <w:rPr>
          <w:rFonts w:ascii="Times New Roman" w:hAnsi="Times New Roman" w:cs="Times New Roman"/>
          <w:b/>
          <w:bCs/>
          <w:color w:val="000000" w:themeColor="text1"/>
          <w:sz w:val="26"/>
          <w:szCs w:val="26"/>
          <w:rPrChange w:id="3883" w:author="michaelaanas23@gmail.com" w:date="2026-09-25T21:52:00Z" w16du:dateUtc="2026-09-25T13:52:00Z">
            <w:rPr>
              <w:rFonts w:ascii="Times New Roman" w:hAnsi="Times New Roman" w:cs="Times New Roman"/>
              <w:b/>
              <w:bCs/>
              <w:color w:val="000000" w:themeColor="text1"/>
            </w:rPr>
          </w:rPrChange>
        </w:rPr>
        <w:t>5.3 Conclusion</w:t>
      </w:r>
    </w:p>
    <w:p w14:paraId="6B808E61" w14:textId="1B41EB48" w:rsidR="006338E1" w:rsidRPr="00427840" w:rsidRDefault="006338E1">
      <w:pPr>
        <w:spacing w:line="276" w:lineRule="auto"/>
        <w:ind w:firstLine="357"/>
        <w:jc w:val="both"/>
        <w:rPr>
          <w:rFonts w:ascii="Times New Roman" w:hAnsi="Times New Roman" w:cs="Times New Roman"/>
          <w:sz w:val="20"/>
          <w:szCs w:val="20"/>
          <w:rPrChange w:id="3884" w:author="michaelaanas23@gmail.com" w:date="2026-09-25T21:53:00Z" w16du:dateUtc="2026-09-25T13:53:00Z">
            <w:rPr>
              <w:rFonts w:ascii="Times New Roman" w:hAnsi="Times New Roman" w:cs="Times New Roman"/>
              <w:sz w:val="22"/>
              <w:szCs w:val="22"/>
            </w:rPr>
          </w:rPrChange>
        </w:rPr>
        <w:pPrChange w:id="3885" w:author="michaelaanas23@gmail.com" w:date="2026-09-25T21:55:00Z" w16du:dateUtc="2026-09-25T13:55:00Z">
          <w:pPr>
            <w:spacing w:line="360" w:lineRule="auto"/>
            <w:ind w:firstLine="357"/>
            <w:jc w:val="both"/>
          </w:pPr>
        </w:pPrChange>
      </w:pPr>
      <w:r w:rsidRPr="00427840">
        <w:rPr>
          <w:rFonts w:ascii="Times New Roman" w:hAnsi="Times New Roman" w:cs="Times New Roman"/>
          <w:sz w:val="20"/>
          <w:szCs w:val="20"/>
          <w:rPrChange w:id="3886" w:author="michaelaanas23@gmail.com" w:date="2026-09-25T21:53:00Z" w16du:dateUtc="2026-09-25T13:53:00Z">
            <w:rPr>
              <w:rFonts w:ascii="Times New Roman" w:hAnsi="Times New Roman" w:cs="Times New Roman"/>
              <w:sz w:val="22"/>
              <w:szCs w:val="22"/>
            </w:rPr>
          </w:rPrChange>
        </w:rPr>
        <w:t>Based on the findings of the study, the researchers conclude that H2Ops: Cloud-Based Operations Management System for Water Refilling Stations with Automated Sales Analytics is a reliable, efficient, and practical solution for improving the operational management of water refilling station businesses.</w:t>
      </w:r>
    </w:p>
    <w:p w14:paraId="3DE31028" w14:textId="7F58996C" w:rsidR="006338E1" w:rsidRPr="00427840" w:rsidRDefault="006338E1">
      <w:pPr>
        <w:spacing w:line="276" w:lineRule="auto"/>
        <w:jc w:val="both"/>
        <w:rPr>
          <w:rFonts w:ascii="Times New Roman" w:hAnsi="Times New Roman" w:cs="Times New Roman"/>
          <w:sz w:val="20"/>
          <w:szCs w:val="20"/>
          <w:rPrChange w:id="3887" w:author="michaelaanas23@gmail.com" w:date="2026-09-25T21:53:00Z" w16du:dateUtc="2026-09-25T13:53:00Z">
            <w:rPr>
              <w:rFonts w:ascii="Times New Roman" w:hAnsi="Times New Roman" w:cs="Times New Roman"/>
              <w:sz w:val="22"/>
              <w:szCs w:val="22"/>
            </w:rPr>
          </w:rPrChange>
        </w:rPr>
        <w:pPrChange w:id="3888" w:author="michaelaanas23@gmail.com" w:date="2026-09-25T21:55:00Z" w16du:dateUtc="2026-09-25T13:55:00Z">
          <w:pPr>
            <w:spacing w:line="360" w:lineRule="auto"/>
            <w:jc w:val="both"/>
          </w:pPr>
        </w:pPrChange>
      </w:pPr>
      <w:r w:rsidRPr="00427840">
        <w:rPr>
          <w:rFonts w:ascii="Times New Roman" w:hAnsi="Times New Roman" w:cs="Times New Roman"/>
          <w:sz w:val="20"/>
          <w:szCs w:val="20"/>
          <w:rPrChange w:id="3889" w:author="michaelaanas23@gmail.com" w:date="2026-09-25T21:53:00Z" w16du:dateUtc="2026-09-25T13:53:00Z">
            <w:rPr>
              <w:rFonts w:ascii="Times New Roman" w:hAnsi="Times New Roman" w:cs="Times New Roman"/>
              <w:sz w:val="22"/>
              <w:szCs w:val="22"/>
            </w:rPr>
          </w:rPrChange>
        </w:rPr>
        <w:t>The developed system successfully addressed the limitations of manual business operations by automating sales recording, inventory monitoring, customer management, delivery scheduling, report generation, and business analytics. Through automation, the system minimized manual computations, reduced data redundancy, improved record accuracy, and accelerated report preparation. These improvements contributed to more organized and efficient business operations.</w:t>
      </w:r>
    </w:p>
    <w:p w14:paraId="4AEF9E2E" w14:textId="694ADB9C" w:rsidR="006338E1" w:rsidRPr="00427840" w:rsidRDefault="006338E1">
      <w:pPr>
        <w:spacing w:line="276" w:lineRule="auto"/>
        <w:jc w:val="both"/>
        <w:rPr>
          <w:rFonts w:ascii="Times New Roman" w:hAnsi="Times New Roman" w:cs="Times New Roman"/>
          <w:sz w:val="20"/>
          <w:szCs w:val="20"/>
          <w:rPrChange w:id="3890" w:author="michaelaanas23@gmail.com" w:date="2026-09-25T21:53:00Z" w16du:dateUtc="2026-09-25T13:53:00Z">
            <w:rPr>
              <w:rFonts w:ascii="Times New Roman" w:hAnsi="Times New Roman" w:cs="Times New Roman"/>
              <w:sz w:val="22"/>
              <w:szCs w:val="22"/>
            </w:rPr>
          </w:rPrChange>
        </w:rPr>
        <w:pPrChange w:id="3891" w:author="michaelaanas23@gmail.com" w:date="2026-09-25T21:55:00Z" w16du:dateUtc="2026-09-25T13:55:00Z">
          <w:pPr>
            <w:spacing w:line="360" w:lineRule="auto"/>
            <w:jc w:val="both"/>
          </w:pPr>
        </w:pPrChange>
      </w:pPr>
      <w:r w:rsidRPr="00427840">
        <w:rPr>
          <w:rFonts w:ascii="Times New Roman" w:hAnsi="Times New Roman" w:cs="Times New Roman"/>
          <w:sz w:val="20"/>
          <w:szCs w:val="20"/>
          <w:rPrChange w:id="3892" w:author="michaelaanas23@gmail.com" w:date="2026-09-25T21:53:00Z" w16du:dateUtc="2026-09-25T13:53:00Z">
            <w:rPr>
              <w:rFonts w:ascii="Times New Roman" w:hAnsi="Times New Roman" w:cs="Times New Roman"/>
              <w:sz w:val="22"/>
              <w:szCs w:val="22"/>
            </w:rPr>
          </w:rPrChange>
        </w:rPr>
        <w:t>The cloud-based architecture further enhanced the system by providing centralized data management and real-time accessibility. Business owners and managers can monitor operational activities remotely, access updated reports instantly, and oversee multiple branches without relying on manual consolidation of records. This capability improves operational transparency and supports timely decision-making.</w:t>
      </w:r>
    </w:p>
    <w:p w14:paraId="659427C5" w14:textId="47413BB0" w:rsidR="006338E1" w:rsidRPr="00427840" w:rsidRDefault="006338E1">
      <w:pPr>
        <w:spacing w:line="276" w:lineRule="auto"/>
        <w:jc w:val="both"/>
        <w:rPr>
          <w:rFonts w:ascii="Times New Roman" w:hAnsi="Times New Roman" w:cs="Times New Roman"/>
          <w:sz w:val="20"/>
          <w:szCs w:val="20"/>
          <w:rPrChange w:id="3893" w:author="michaelaanas23@gmail.com" w:date="2026-09-25T21:53:00Z" w16du:dateUtc="2026-09-25T13:53:00Z">
            <w:rPr>
              <w:rFonts w:ascii="Times New Roman" w:hAnsi="Times New Roman" w:cs="Times New Roman"/>
              <w:sz w:val="22"/>
              <w:szCs w:val="22"/>
            </w:rPr>
          </w:rPrChange>
        </w:rPr>
        <w:pPrChange w:id="3894" w:author="michaelaanas23@gmail.com" w:date="2026-09-25T21:55:00Z" w16du:dateUtc="2026-09-25T13:55:00Z">
          <w:pPr>
            <w:spacing w:line="360" w:lineRule="auto"/>
            <w:jc w:val="both"/>
          </w:pPr>
        </w:pPrChange>
      </w:pPr>
      <w:r w:rsidRPr="00427840">
        <w:rPr>
          <w:rFonts w:ascii="Times New Roman" w:hAnsi="Times New Roman" w:cs="Times New Roman"/>
          <w:sz w:val="20"/>
          <w:szCs w:val="20"/>
          <w:rPrChange w:id="3895" w:author="michaelaanas23@gmail.com" w:date="2026-09-25T21:53:00Z" w16du:dateUtc="2026-09-25T13:53:00Z">
            <w:rPr>
              <w:rFonts w:ascii="Times New Roman" w:hAnsi="Times New Roman" w:cs="Times New Roman"/>
              <w:sz w:val="22"/>
              <w:szCs w:val="22"/>
            </w:rPr>
          </w:rPrChange>
        </w:rPr>
        <w:t>One of the major contributions of H2Ops is its Automated Sales Analytics feature. Instead of merely storing transactional data, the system converts business information into meaningful reports, charts, and dashboards that help management evaluate sales performance, identify trends, monitor product demand, and make informed business decisions. This supports data-driven management practices and enables owners to respond more effectively to changing business conditions.</w:t>
      </w:r>
    </w:p>
    <w:p w14:paraId="58A89312" w14:textId="4E6CD393" w:rsidR="006338E1" w:rsidRPr="00427840" w:rsidRDefault="006338E1">
      <w:pPr>
        <w:spacing w:line="276" w:lineRule="auto"/>
        <w:jc w:val="both"/>
        <w:rPr>
          <w:rFonts w:ascii="Times New Roman" w:hAnsi="Times New Roman" w:cs="Times New Roman"/>
          <w:sz w:val="20"/>
          <w:szCs w:val="20"/>
          <w:rPrChange w:id="3896" w:author="michaelaanas23@gmail.com" w:date="2026-09-25T21:53:00Z" w16du:dateUtc="2026-09-25T13:53:00Z">
            <w:rPr>
              <w:rFonts w:ascii="Times New Roman" w:hAnsi="Times New Roman" w:cs="Times New Roman"/>
              <w:sz w:val="22"/>
              <w:szCs w:val="22"/>
            </w:rPr>
          </w:rPrChange>
        </w:rPr>
        <w:pPrChange w:id="3897" w:author="michaelaanas23@gmail.com" w:date="2026-09-25T21:55:00Z" w16du:dateUtc="2026-09-25T13:55:00Z">
          <w:pPr>
            <w:spacing w:line="360" w:lineRule="auto"/>
            <w:jc w:val="both"/>
          </w:pPr>
        </w:pPrChange>
      </w:pPr>
      <w:r w:rsidRPr="00427840">
        <w:rPr>
          <w:rFonts w:ascii="Times New Roman" w:hAnsi="Times New Roman" w:cs="Times New Roman"/>
          <w:sz w:val="20"/>
          <w:szCs w:val="20"/>
          <w:rPrChange w:id="3898" w:author="michaelaanas23@gmail.com" w:date="2026-09-25T21:53:00Z" w16du:dateUtc="2026-09-25T13:53:00Z">
            <w:rPr>
              <w:rFonts w:ascii="Times New Roman" w:hAnsi="Times New Roman" w:cs="Times New Roman"/>
              <w:sz w:val="22"/>
              <w:szCs w:val="22"/>
            </w:rPr>
          </w:rPrChange>
        </w:rPr>
        <w:t>The evaluation results indicate that users found the system functional, user-friendly, reliable, and effective in supporting their daily operations. The positive feedback obtained during User Acceptance Testing demonstrates that the developed application meets the needs and expectations of its intended users.</w:t>
      </w:r>
    </w:p>
    <w:p w14:paraId="1BF1B81A" w14:textId="354EAAC7" w:rsidR="006338E1" w:rsidRPr="00427840" w:rsidRDefault="006338E1">
      <w:pPr>
        <w:spacing w:line="276" w:lineRule="auto"/>
        <w:jc w:val="both"/>
        <w:rPr>
          <w:sz w:val="20"/>
          <w:szCs w:val="20"/>
          <w:rPrChange w:id="3899" w:author="michaelaanas23@gmail.com" w:date="2026-09-25T21:53:00Z" w16du:dateUtc="2026-09-25T13:53:00Z">
            <w:rPr/>
          </w:rPrChange>
        </w:rPr>
        <w:pPrChange w:id="3900" w:author="michaelaanas23@gmail.com" w:date="2026-09-25T21:55:00Z" w16du:dateUtc="2026-09-25T13:55:00Z">
          <w:pPr>
            <w:spacing w:line="360" w:lineRule="auto"/>
            <w:jc w:val="both"/>
          </w:pPr>
        </w:pPrChange>
      </w:pPr>
      <w:r w:rsidRPr="00427840">
        <w:rPr>
          <w:rFonts w:ascii="Times New Roman" w:hAnsi="Times New Roman" w:cs="Times New Roman"/>
          <w:sz w:val="20"/>
          <w:szCs w:val="20"/>
          <w:rPrChange w:id="3901" w:author="michaelaanas23@gmail.com" w:date="2026-09-25T21:53:00Z" w16du:dateUtc="2026-09-25T13:53:00Z">
            <w:rPr>
              <w:rFonts w:ascii="Times New Roman" w:hAnsi="Times New Roman" w:cs="Times New Roman"/>
              <w:sz w:val="22"/>
              <w:szCs w:val="22"/>
            </w:rPr>
          </w:rPrChange>
        </w:rPr>
        <w:lastRenderedPageBreak/>
        <w:t>Therefore, the researchers conclude that the objectives of the study were successfully achieved. H2Ops serves as an effective cloud-based operations management system that improves business efficiency, enhances data management, supports decision-making through automated sales analytics, and contributes to the digital transformation of water refilling station businesses.</w:t>
      </w:r>
    </w:p>
    <w:p w14:paraId="23308F0B" w14:textId="77777777" w:rsidR="006338E1" w:rsidRPr="00427840" w:rsidRDefault="006338E1">
      <w:pPr>
        <w:pStyle w:val="Heading2"/>
        <w:spacing w:line="360" w:lineRule="auto"/>
        <w:jc w:val="both"/>
        <w:rPr>
          <w:rFonts w:ascii="Times New Roman" w:hAnsi="Times New Roman" w:cs="Times New Roman"/>
          <w:b/>
          <w:bCs/>
          <w:color w:val="000000" w:themeColor="text1"/>
          <w:sz w:val="26"/>
          <w:szCs w:val="26"/>
          <w:rPrChange w:id="3902" w:author="michaelaanas23@gmail.com" w:date="2026-09-25T21:53:00Z" w16du:dateUtc="2026-09-25T13:53:00Z">
            <w:rPr>
              <w:b/>
              <w:bCs/>
              <w:color w:val="000000" w:themeColor="text1"/>
            </w:rPr>
          </w:rPrChange>
        </w:rPr>
        <w:pPrChange w:id="3903" w:author="michaelaanas23@gmail.com" w:date="2026-09-25T21:56:00Z" w16du:dateUtc="2026-09-25T13:56:00Z">
          <w:pPr>
            <w:pStyle w:val="Heading2"/>
            <w:jc w:val="both"/>
          </w:pPr>
        </w:pPrChange>
      </w:pPr>
      <w:r w:rsidRPr="00427840">
        <w:rPr>
          <w:rFonts w:ascii="Times New Roman" w:hAnsi="Times New Roman" w:cs="Times New Roman"/>
          <w:b/>
          <w:bCs/>
          <w:color w:val="000000" w:themeColor="text1"/>
          <w:sz w:val="26"/>
          <w:szCs w:val="26"/>
          <w:rPrChange w:id="3904" w:author="michaelaanas23@gmail.com" w:date="2026-09-25T21:53:00Z" w16du:dateUtc="2026-09-25T13:53:00Z">
            <w:rPr>
              <w:b/>
              <w:bCs/>
              <w:color w:val="000000" w:themeColor="text1"/>
            </w:rPr>
          </w:rPrChange>
        </w:rPr>
        <w:t>5.4 Recommendations</w:t>
      </w:r>
    </w:p>
    <w:p w14:paraId="18EC6B6C" w14:textId="77777777" w:rsidR="006338E1" w:rsidRPr="00427840" w:rsidRDefault="006338E1">
      <w:pPr>
        <w:spacing w:line="276" w:lineRule="auto"/>
        <w:jc w:val="both"/>
        <w:rPr>
          <w:rFonts w:ascii="Times New Roman" w:hAnsi="Times New Roman" w:cs="Times New Roman"/>
          <w:sz w:val="20"/>
          <w:szCs w:val="20"/>
          <w:rPrChange w:id="3905" w:author="michaelaanas23@gmail.com" w:date="2026-09-25T21:53:00Z" w16du:dateUtc="2026-09-25T13:53:00Z">
            <w:rPr>
              <w:rFonts w:ascii="Times New Roman" w:hAnsi="Times New Roman" w:cs="Times New Roman"/>
              <w:sz w:val="22"/>
              <w:szCs w:val="22"/>
            </w:rPr>
          </w:rPrChange>
        </w:rPr>
        <w:pPrChange w:id="3906" w:author="michaelaanas23@gmail.com" w:date="2026-09-25T21:55:00Z" w16du:dateUtc="2026-09-25T13:55:00Z">
          <w:pPr>
            <w:spacing w:line="360" w:lineRule="auto"/>
            <w:jc w:val="both"/>
          </w:pPr>
        </w:pPrChange>
      </w:pPr>
      <w:r w:rsidRPr="00427840">
        <w:rPr>
          <w:rFonts w:ascii="Times New Roman" w:hAnsi="Times New Roman" w:cs="Times New Roman"/>
          <w:sz w:val="20"/>
          <w:szCs w:val="20"/>
          <w:rPrChange w:id="3907" w:author="michaelaanas23@gmail.com" w:date="2026-09-25T21:53:00Z" w16du:dateUtc="2026-09-25T13:53:00Z">
            <w:rPr>
              <w:rFonts w:ascii="Times New Roman" w:hAnsi="Times New Roman" w:cs="Times New Roman"/>
              <w:sz w:val="22"/>
              <w:szCs w:val="22"/>
            </w:rPr>
          </w:rPrChange>
        </w:rPr>
        <w:t>Although the proposed system successfully achieved its intended objectives, the researchers recommend several improvements that may further enhance the capabilities of H2Ops.</w:t>
      </w:r>
    </w:p>
    <w:p w14:paraId="40E1BA38" w14:textId="77777777" w:rsidR="006338E1" w:rsidRPr="00427840" w:rsidRDefault="006338E1">
      <w:pPr>
        <w:spacing w:line="276" w:lineRule="auto"/>
        <w:jc w:val="both"/>
        <w:rPr>
          <w:rFonts w:ascii="Times New Roman" w:hAnsi="Times New Roman" w:cs="Times New Roman"/>
          <w:b/>
          <w:bCs/>
          <w:sz w:val="20"/>
          <w:szCs w:val="20"/>
          <w:rPrChange w:id="3908" w:author="michaelaanas23@gmail.com" w:date="2026-09-25T21:53:00Z" w16du:dateUtc="2026-09-25T13:53:00Z">
            <w:rPr>
              <w:rFonts w:ascii="Times New Roman" w:hAnsi="Times New Roman" w:cs="Times New Roman"/>
              <w:b/>
              <w:bCs/>
              <w:sz w:val="22"/>
              <w:szCs w:val="22"/>
            </w:rPr>
          </w:rPrChange>
        </w:rPr>
        <w:pPrChange w:id="3909" w:author="michaelaanas23@gmail.com" w:date="2026-09-25T21:55:00Z" w16du:dateUtc="2026-09-25T13:55:00Z">
          <w:pPr>
            <w:spacing w:line="360" w:lineRule="auto"/>
            <w:jc w:val="both"/>
          </w:pPr>
        </w:pPrChange>
      </w:pPr>
      <w:r w:rsidRPr="00427840">
        <w:rPr>
          <w:rFonts w:ascii="Times New Roman" w:hAnsi="Times New Roman" w:cs="Times New Roman"/>
          <w:b/>
          <w:bCs/>
          <w:sz w:val="20"/>
          <w:szCs w:val="20"/>
          <w:rPrChange w:id="3910" w:author="michaelaanas23@gmail.com" w:date="2026-09-25T21:53:00Z" w16du:dateUtc="2026-09-25T13:53:00Z">
            <w:rPr>
              <w:rFonts w:ascii="Times New Roman" w:hAnsi="Times New Roman" w:cs="Times New Roman"/>
              <w:b/>
              <w:bCs/>
              <w:sz w:val="22"/>
              <w:szCs w:val="22"/>
            </w:rPr>
          </w:rPrChange>
        </w:rPr>
        <w:t>System Improvements</w:t>
      </w:r>
    </w:p>
    <w:p w14:paraId="2EB1C1B9" w14:textId="77777777" w:rsidR="006338E1" w:rsidRPr="00427840" w:rsidRDefault="006338E1">
      <w:pPr>
        <w:spacing w:line="276" w:lineRule="auto"/>
        <w:jc w:val="both"/>
        <w:rPr>
          <w:rFonts w:ascii="Times New Roman" w:hAnsi="Times New Roman" w:cs="Times New Roman"/>
          <w:sz w:val="20"/>
          <w:szCs w:val="20"/>
          <w:rPrChange w:id="3911" w:author="michaelaanas23@gmail.com" w:date="2026-09-25T21:53:00Z" w16du:dateUtc="2026-09-25T13:53:00Z">
            <w:rPr>
              <w:rFonts w:ascii="Times New Roman" w:hAnsi="Times New Roman" w:cs="Times New Roman"/>
              <w:sz w:val="22"/>
              <w:szCs w:val="22"/>
            </w:rPr>
          </w:rPrChange>
        </w:rPr>
        <w:pPrChange w:id="3912" w:author="michaelaanas23@gmail.com" w:date="2026-09-25T21:55:00Z" w16du:dateUtc="2026-09-25T13:55:00Z">
          <w:pPr>
            <w:spacing w:line="360" w:lineRule="auto"/>
            <w:jc w:val="both"/>
          </w:pPr>
        </w:pPrChange>
      </w:pPr>
      <w:r w:rsidRPr="00427840">
        <w:rPr>
          <w:rFonts w:ascii="Times New Roman" w:hAnsi="Times New Roman" w:cs="Times New Roman"/>
          <w:sz w:val="20"/>
          <w:szCs w:val="20"/>
          <w:rPrChange w:id="3913" w:author="michaelaanas23@gmail.com" w:date="2026-09-25T21:53:00Z" w16du:dateUtc="2026-09-25T13:53:00Z">
            <w:rPr>
              <w:rFonts w:ascii="Times New Roman" w:hAnsi="Times New Roman" w:cs="Times New Roman"/>
              <w:sz w:val="22"/>
              <w:szCs w:val="22"/>
            </w:rPr>
          </w:rPrChange>
        </w:rPr>
        <w:t>Future developers may incorporate additional features that further improve business operations and user convenience. These include:</w:t>
      </w:r>
    </w:p>
    <w:p w14:paraId="7461A5B4" w14:textId="77777777" w:rsidR="006338E1" w:rsidRPr="00427840" w:rsidRDefault="006338E1">
      <w:pPr>
        <w:numPr>
          <w:ilvl w:val="0"/>
          <w:numId w:val="9"/>
        </w:numPr>
        <w:spacing w:line="276" w:lineRule="auto"/>
        <w:jc w:val="both"/>
        <w:rPr>
          <w:rFonts w:ascii="Times New Roman" w:hAnsi="Times New Roman" w:cs="Times New Roman"/>
          <w:sz w:val="20"/>
          <w:szCs w:val="20"/>
          <w:rPrChange w:id="3914" w:author="michaelaanas23@gmail.com" w:date="2026-09-25T21:53:00Z" w16du:dateUtc="2026-09-25T13:53:00Z">
            <w:rPr>
              <w:rFonts w:ascii="Times New Roman" w:hAnsi="Times New Roman" w:cs="Times New Roman"/>
              <w:sz w:val="22"/>
              <w:szCs w:val="22"/>
            </w:rPr>
          </w:rPrChange>
        </w:rPr>
        <w:pPrChange w:id="3915" w:author="michaelaanas23@gmail.com" w:date="2026-09-25T21:55:00Z" w16du:dateUtc="2026-09-25T13:55:00Z">
          <w:pPr>
            <w:numPr>
              <w:numId w:val="9"/>
            </w:numPr>
            <w:tabs>
              <w:tab w:val="num" w:pos="720"/>
            </w:tabs>
            <w:spacing w:line="360" w:lineRule="auto"/>
            <w:ind w:left="720" w:hanging="360"/>
            <w:jc w:val="both"/>
          </w:pPr>
        </w:pPrChange>
      </w:pPr>
      <w:r w:rsidRPr="00427840">
        <w:rPr>
          <w:rFonts w:ascii="Times New Roman" w:hAnsi="Times New Roman" w:cs="Times New Roman"/>
          <w:sz w:val="20"/>
          <w:szCs w:val="20"/>
          <w:rPrChange w:id="3916" w:author="michaelaanas23@gmail.com" w:date="2026-09-25T21:53:00Z" w16du:dateUtc="2026-09-25T13:53:00Z">
            <w:rPr>
              <w:rFonts w:ascii="Times New Roman" w:hAnsi="Times New Roman" w:cs="Times New Roman"/>
              <w:sz w:val="22"/>
              <w:szCs w:val="22"/>
            </w:rPr>
          </w:rPrChange>
        </w:rPr>
        <w:t>Implement automated notifications for low inventory levels, delayed deliveries, overdue customer balances, and system maintenance reminders.</w:t>
      </w:r>
    </w:p>
    <w:p w14:paraId="611EDFE0" w14:textId="77777777" w:rsidR="006338E1" w:rsidRPr="00427840" w:rsidRDefault="006338E1">
      <w:pPr>
        <w:numPr>
          <w:ilvl w:val="0"/>
          <w:numId w:val="9"/>
        </w:numPr>
        <w:spacing w:line="276" w:lineRule="auto"/>
        <w:jc w:val="both"/>
        <w:rPr>
          <w:rFonts w:ascii="Times New Roman" w:hAnsi="Times New Roman" w:cs="Times New Roman"/>
          <w:sz w:val="20"/>
          <w:szCs w:val="20"/>
          <w:rPrChange w:id="3917" w:author="michaelaanas23@gmail.com" w:date="2026-09-25T21:53:00Z" w16du:dateUtc="2026-09-25T13:53:00Z">
            <w:rPr>
              <w:rFonts w:ascii="Times New Roman" w:hAnsi="Times New Roman" w:cs="Times New Roman"/>
              <w:sz w:val="22"/>
              <w:szCs w:val="22"/>
            </w:rPr>
          </w:rPrChange>
        </w:rPr>
        <w:pPrChange w:id="3918" w:author="michaelaanas23@gmail.com" w:date="2026-09-25T21:55:00Z" w16du:dateUtc="2026-09-25T13:55:00Z">
          <w:pPr>
            <w:numPr>
              <w:numId w:val="9"/>
            </w:numPr>
            <w:tabs>
              <w:tab w:val="num" w:pos="720"/>
            </w:tabs>
            <w:spacing w:line="360" w:lineRule="auto"/>
            <w:ind w:left="720" w:hanging="360"/>
            <w:jc w:val="both"/>
          </w:pPr>
        </w:pPrChange>
      </w:pPr>
      <w:r w:rsidRPr="00427840">
        <w:rPr>
          <w:rFonts w:ascii="Times New Roman" w:hAnsi="Times New Roman" w:cs="Times New Roman"/>
          <w:sz w:val="20"/>
          <w:szCs w:val="20"/>
          <w:rPrChange w:id="3919" w:author="michaelaanas23@gmail.com" w:date="2026-09-25T21:53:00Z" w16du:dateUtc="2026-09-25T13:53:00Z">
            <w:rPr>
              <w:rFonts w:ascii="Times New Roman" w:hAnsi="Times New Roman" w:cs="Times New Roman"/>
              <w:sz w:val="22"/>
              <w:szCs w:val="22"/>
            </w:rPr>
          </w:rPrChange>
        </w:rPr>
        <w:t>Integrate SMS and email notification services to automatically inform customers about delivery schedules, order confirmations, promotional offers, and payment reminders.</w:t>
      </w:r>
    </w:p>
    <w:p w14:paraId="787F8D62" w14:textId="77777777" w:rsidR="006338E1" w:rsidRPr="00427840" w:rsidRDefault="006338E1">
      <w:pPr>
        <w:numPr>
          <w:ilvl w:val="0"/>
          <w:numId w:val="9"/>
        </w:numPr>
        <w:spacing w:line="276" w:lineRule="auto"/>
        <w:jc w:val="both"/>
        <w:rPr>
          <w:rFonts w:ascii="Times New Roman" w:hAnsi="Times New Roman" w:cs="Times New Roman"/>
          <w:sz w:val="20"/>
          <w:szCs w:val="20"/>
          <w:rPrChange w:id="3920" w:author="michaelaanas23@gmail.com" w:date="2026-09-25T21:53:00Z" w16du:dateUtc="2026-09-25T13:53:00Z">
            <w:rPr>
              <w:rFonts w:ascii="Times New Roman" w:hAnsi="Times New Roman" w:cs="Times New Roman"/>
              <w:sz w:val="22"/>
              <w:szCs w:val="22"/>
            </w:rPr>
          </w:rPrChange>
        </w:rPr>
        <w:pPrChange w:id="3921" w:author="michaelaanas23@gmail.com" w:date="2026-09-25T21:55:00Z" w16du:dateUtc="2026-09-25T13:55:00Z">
          <w:pPr>
            <w:numPr>
              <w:numId w:val="9"/>
            </w:numPr>
            <w:tabs>
              <w:tab w:val="num" w:pos="720"/>
            </w:tabs>
            <w:spacing w:line="360" w:lineRule="auto"/>
            <w:ind w:left="720" w:hanging="360"/>
            <w:jc w:val="both"/>
          </w:pPr>
        </w:pPrChange>
      </w:pPr>
      <w:r w:rsidRPr="00427840">
        <w:rPr>
          <w:rFonts w:ascii="Times New Roman" w:hAnsi="Times New Roman" w:cs="Times New Roman"/>
          <w:sz w:val="20"/>
          <w:szCs w:val="20"/>
          <w:rPrChange w:id="3922" w:author="michaelaanas23@gmail.com" w:date="2026-09-25T21:53:00Z" w16du:dateUtc="2026-09-25T13:53:00Z">
            <w:rPr>
              <w:rFonts w:ascii="Times New Roman" w:hAnsi="Times New Roman" w:cs="Times New Roman"/>
              <w:sz w:val="22"/>
              <w:szCs w:val="22"/>
            </w:rPr>
          </w:rPrChange>
        </w:rPr>
        <w:t>Develop barcode or QR code scanning functionality to improve transaction speed and inventory management.</w:t>
      </w:r>
    </w:p>
    <w:p w14:paraId="505FCFDA" w14:textId="77777777" w:rsidR="006338E1" w:rsidRPr="00427840" w:rsidRDefault="006338E1">
      <w:pPr>
        <w:numPr>
          <w:ilvl w:val="0"/>
          <w:numId w:val="9"/>
        </w:numPr>
        <w:spacing w:line="276" w:lineRule="auto"/>
        <w:jc w:val="both"/>
        <w:rPr>
          <w:rFonts w:ascii="Times New Roman" w:hAnsi="Times New Roman" w:cs="Times New Roman"/>
          <w:sz w:val="20"/>
          <w:szCs w:val="20"/>
          <w:rPrChange w:id="3923" w:author="michaelaanas23@gmail.com" w:date="2026-09-25T21:53:00Z" w16du:dateUtc="2026-09-25T13:53:00Z">
            <w:rPr>
              <w:rFonts w:ascii="Times New Roman" w:hAnsi="Times New Roman" w:cs="Times New Roman"/>
              <w:sz w:val="22"/>
              <w:szCs w:val="22"/>
            </w:rPr>
          </w:rPrChange>
        </w:rPr>
        <w:pPrChange w:id="3924" w:author="michaelaanas23@gmail.com" w:date="2026-09-25T21:55:00Z" w16du:dateUtc="2026-09-25T13:55:00Z">
          <w:pPr>
            <w:numPr>
              <w:numId w:val="9"/>
            </w:numPr>
            <w:tabs>
              <w:tab w:val="num" w:pos="720"/>
            </w:tabs>
            <w:spacing w:line="360" w:lineRule="auto"/>
            <w:ind w:left="720" w:hanging="360"/>
            <w:jc w:val="both"/>
          </w:pPr>
        </w:pPrChange>
      </w:pPr>
      <w:r w:rsidRPr="00427840">
        <w:rPr>
          <w:rFonts w:ascii="Times New Roman" w:hAnsi="Times New Roman" w:cs="Times New Roman"/>
          <w:sz w:val="20"/>
          <w:szCs w:val="20"/>
          <w:rPrChange w:id="3925" w:author="michaelaanas23@gmail.com" w:date="2026-09-25T21:53:00Z" w16du:dateUtc="2026-09-25T13:53:00Z">
            <w:rPr>
              <w:rFonts w:ascii="Times New Roman" w:hAnsi="Times New Roman" w:cs="Times New Roman"/>
              <w:sz w:val="22"/>
              <w:szCs w:val="22"/>
            </w:rPr>
          </w:rPrChange>
        </w:rPr>
        <w:t xml:space="preserve">Include online payment integration to support digital payment methods such as </w:t>
      </w:r>
      <w:proofErr w:type="spellStart"/>
      <w:r w:rsidRPr="00427840">
        <w:rPr>
          <w:rFonts w:ascii="Times New Roman" w:hAnsi="Times New Roman" w:cs="Times New Roman"/>
          <w:sz w:val="20"/>
          <w:szCs w:val="20"/>
          <w:rPrChange w:id="3926" w:author="michaelaanas23@gmail.com" w:date="2026-09-25T21:53:00Z" w16du:dateUtc="2026-09-25T13:53:00Z">
            <w:rPr>
              <w:rFonts w:ascii="Times New Roman" w:hAnsi="Times New Roman" w:cs="Times New Roman"/>
              <w:sz w:val="22"/>
              <w:szCs w:val="22"/>
            </w:rPr>
          </w:rPrChange>
        </w:rPr>
        <w:t>GCash</w:t>
      </w:r>
      <w:proofErr w:type="spellEnd"/>
      <w:r w:rsidRPr="00427840">
        <w:rPr>
          <w:rFonts w:ascii="Times New Roman" w:hAnsi="Times New Roman" w:cs="Times New Roman"/>
          <w:sz w:val="20"/>
          <w:szCs w:val="20"/>
          <w:rPrChange w:id="3927" w:author="michaelaanas23@gmail.com" w:date="2026-09-25T21:53:00Z" w16du:dateUtc="2026-09-25T13:53:00Z">
            <w:rPr>
              <w:rFonts w:ascii="Times New Roman" w:hAnsi="Times New Roman" w:cs="Times New Roman"/>
              <w:sz w:val="22"/>
              <w:szCs w:val="22"/>
            </w:rPr>
          </w:rPrChange>
        </w:rPr>
        <w:t>, Maya, bank transfers, and other electronic payment platforms.</w:t>
      </w:r>
    </w:p>
    <w:p w14:paraId="06B5C3BA" w14:textId="77777777" w:rsidR="006338E1" w:rsidRPr="00427840" w:rsidRDefault="006338E1">
      <w:pPr>
        <w:numPr>
          <w:ilvl w:val="0"/>
          <w:numId w:val="9"/>
        </w:numPr>
        <w:spacing w:line="276" w:lineRule="auto"/>
        <w:jc w:val="both"/>
        <w:rPr>
          <w:rFonts w:ascii="Times New Roman" w:hAnsi="Times New Roman" w:cs="Times New Roman"/>
          <w:sz w:val="20"/>
          <w:szCs w:val="20"/>
          <w:rPrChange w:id="3928" w:author="michaelaanas23@gmail.com" w:date="2026-09-25T21:53:00Z" w16du:dateUtc="2026-09-25T13:53:00Z">
            <w:rPr>
              <w:rFonts w:ascii="Times New Roman" w:hAnsi="Times New Roman" w:cs="Times New Roman"/>
              <w:sz w:val="22"/>
              <w:szCs w:val="22"/>
            </w:rPr>
          </w:rPrChange>
        </w:rPr>
        <w:pPrChange w:id="3929" w:author="michaelaanas23@gmail.com" w:date="2026-09-25T21:55:00Z" w16du:dateUtc="2026-09-25T13:55:00Z">
          <w:pPr>
            <w:numPr>
              <w:numId w:val="9"/>
            </w:numPr>
            <w:tabs>
              <w:tab w:val="num" w:pos="720"/>
            </w:tabs>
            <w:spacing w:line="360" w:lineRule="auto"/>
            <w:ind w:left="720" w:hanging="360"/>
            <w:jc w:val="both"/>
          </w:pPr>
        </w:pPrChange>
      </w:pPr>
      <w:r w:rsidRPr="00427840">
        <w:rPr>
          <w:rFonts w:ascii="Times New Roman" w:hAnsi="Times New Roman" w:cs="Times New Roman"/>
          <w:sz w:val="20"/>
          <w:szCs w:val="20"/>
          <w:rPrChange w:id="3930" w:author="michaelaanas23@gmail.com" w:date="2026-09-25T21:53:00Z" w16du:dateUtc="2026-09-25T13:53:00Z">
            <w:rPr>
              <w:rFonts w:ascii="Times New Roman" w:hAnsi="Times New Roman" w:cs="Times New Roman"/>
              <w:sz w:val="22"/>
              <w:szCs w:val="22"/>
            </w:rPr>
          </w:rPrChange>
        </w:rPr>
        <w:t>Expand the Sales Analytics module by incorporating predictive analytics capable of forecasting future sales trends based on historical business data.</w:t>
      </w:r>
    </w:p>
    <w:p w14:paraId="06226EC5" w14:textId="77777777" w:rsidR="006338E1" w:rsidRPr="00427840" w:rsidRDefault="006338E1">
      <w:pPr>
        <w:numPr>
          <w:ilvl w:val="0"/>
          <w:numId w:val="9"/>
        </w:numPr>
        <w:spacing w:line="276" w:lineRule="auto"/>
        <w:jc w:val="both"/>
        <w:rPr>
          <w:rFonts w:ascii="Times New Roman" w:hAnsi="Times New Roman" w:cs="Times New Roman"/>
          <w:sz w:val="20"/>
          <w:szCs w:val="20"/>
          <w:rPrChange w:id="3931" w:author="michaelaanas23@gmail.com" w:date="2026-09-25T21:53:00Z" w16du:dateUtc="2026-09-25T13:53:00Z">
            <w:rPr>
              <w:rFonts w:ascii="Times New Roman" w:hAnsi="Times New Roman" w:cs="Times New Roman"/>
              <w:sz w:val="22"/>
              <w:szCs w:val="22"/>
            </w:rPr>
          </w:rPrChange>
        </w:rPr>
        <w:pPrChange w:id="3932" w:author="michaelaanas23@gmail.com" w:date="2026-09-25T21:55:00Z" w16du:dateUtc="2026-09-25T13:55:00Z">
          <w:pPr>
            <w:numPr>
              <w:numId w:val="9"/>
            </w:numPr>
            <w:tabs>
              <w:tab w:val="num" w:pos="720"/>
            </w:tabs>
            <w:spacing w:line="360" w:lineRule="auto"/>
            <w:ind w:left="720" w:hanging="360"/>
            <w:jc w:val="both"/>
          </w:pPr>
        </w:pPrChange>
      </w:pPr>
      <w:r w:rsidRPr="00427840">
        <w:rPr>
          <w:rFonts w:ascii="Times New Roman" w:hAnsi="Times New Roman" w:cs="Times New Roman"/>
          <w:sz w:val="20"/>
          <w:szCs w:val="20"/>
          <w:rPrChange w:id="3933" w:author="michaelaanas23@gmail.com" w:date="2026-09-25T21:53:00Z" w16du:dateUtc="2026-09-25T13:53:00Z">
            <w:rPr>
              <w:rFonts w:ascii="Times New Roman" w:hAnsi="Times New Roman" w:cs="Times New Roman"/>
              <w:sz w:val="22"/>
              <w:szCs w:val="22"/>
            </w:rPr>
          </w:rPrChange>
        </w:rPr>
        <w:t>Implement two-factor authentication (2FA), stronger password encryption, and additional cybersecurity measures to further protect business information and customer records.</w:t>
      </w:r>
    </w:p>
    <w:p w14:paraId="720037E2" w14:textId="77777777" w:rsidR="006338E1" w:rsidRPr="00427840" w:rsidRDefault="006338E1">
      <w:pPr>
        <w:numPr>
          <w:ilvl w:val="0"/>
          <w:numId w:val="9"/>
        </w:numPr>
        <w:spacing w:line="276" w:lineRule="auto"/>
        <w:jc w:val="both"/>
        <w:rPr>
          <w:rFonts w:ascii="Times New Roman" w:hAnsi="Times New Roman" w:cs="Times New Roman"/>
          <w:sz w:val="20"/>
          <w:szCs w:val="20"/>
          <w:rPrChange w:id="3934" w:author="michaelaanas23@gmail.com" w:date="2026-09-25T21:53:00Z" w16du:dateUtc="2026-09-25T13:53:00Z">
            <w:rPr>
              <w:rFonts w:ascii="Times New Roman" w:hAnsi="Times New Roman" w:cs="Times New Roman"/>
              <w:sz w:val="22"/>
              <w:szCs w:val="22"/>
            </w:rPr>
          </w:rPrChange>
        </w:rPr>
        <w:pPrChange w:id="3935" w:author="michaelaanas23@gmail.com" w:date="2026-09-25T21:55:00Z" w16du:dateUtc="2026-09-25T13:55:00Z">
          <w:pPr>
            <w:numPr>
              <w:numId w:val="9"/>
            </w:numPr>
            <w:tabs>
              <w:tab w:val="num" w:pos="720"/>
            </w:tabs>
            <w:spacing w:line="360" w:lineRule="auto"/>
            <w:ind w:left="720" w:hanging="360"/>
            <w:jc w:val="both"/>
          </w:pPr>
        </w:pPrChange>
      </w:pPr>
      <w:r w:rsidRPr="00427840">
        <w:rPr>
          <w:rFonts w:ascii="Times New Roman" w:hAnsi="Times New Roman" w:cs="Times New Roman"/>
          <w:sz w:val="20"/>
          <w:szCs w:val="20"/>
          <w:rPrChange w:id="3936" w:author="michaelaanas23@gmail.com" w:date="2026-09-25T21:53:00Z" w16du:dateUtc="2026-09-25T13:53:00Z">
            <w:rPr>
              <w:rFonts w:ascii="Times New Roman" w:hAnsi="Times New Roman" w:cs="Times New Roman"/>
              <w:sz w:val="22"/>
              <w:szCs w:val="22"/>
            </w:rPr>
          </w:rPrChange>
        </w:rPr>
        <w:t>Enhance the report generation module by allowing users to export reports in PDF, Excel, and CSV formats for easier documentation and business reporting.</w:t>
      </w:r>
    </w:p>
    <w:p w14:paraId="0D6CBB69" w14:textId="77777777" w:rsidR="006338E1" w:rsidRPr="00427840" w:rsidRDefault="006338E1">
      <w:pPr>
        <w:pStyle w:val="Heading2"/>
        <w:spacing w:line="360" w:lineRule="auto"/>
        <w:jc w:val="both"/>
        <w:rPr>
          <w:rFonts w:ascii="Times New Roman" w:hAnsi="Times New Roman" w:cs="Times New Roman"/>
          <w:b/>
          <w:bCs/>
          <w:color w:val="000000" w:themeColor="text1"/>
          <w:sz w:val="26"/>
          <w:szCs w:val="26"/>
          <w:rPrChange w:id="3937" w:author="michaelaanas23@gmail.com" w:date="2026-09-25T21:53:00Z" w16du:dateUtc="2026-09-25T13:53:00Z">
            <w:rPr>
              <w:rFonts w:ascii="Times New Roman" w:hAnsi="Times New Roman" w:cs="Times New Roman"/>
              <w:b/>
              <w:bCs/>
              <w:color w:val="000000" w:themeColor="text1"/>
            </w:rPr>
          </w:rPrChange>
        </w:rPr>
        <w:pPrChange w:id="3938" w:author="michaelaanas23@gmail.com" w:date="2026-09-25T21:56:00Z" w16du:dateUtc="2026-09-25T13:56:00Z">
          <w:pPr>
            <w:pStyle w:val="Heading2"/>
            <w:jc w:val="both"/>
          </w:pPr>
        </w:pPrChange>
      </w:pPr>
      <w:r w:rsidRPr="00427840">
        <w:rPr>
          <w:rFonts w:ascii="Times New Roman" w:hAnsi="Times New Roman" w:cs="Times New Roman"/>
          <w:b/>
          <w:bCs/>
          <w:color w:val="000000" w:themeColor="text1"/>
          <w:sz w:val="26"/>
          <w:szCs w:val="26"/>
          <w:rPrChange w:id="3939" w:author="michaelaanas23@gmail.com" w:date="2026-09-25T21:53:00Z" w16du:dateUtc="2026-09-25T13:53:00Z">
            <w:rPr>
              <w:rFonts w:ascii="Times New Roman" w:hAnsi="Times New Roman" w:cs="Times New Roman"/>
              <w:b/>
              <w:bCs/>
              <w:color w:val="000000" w:themeColor="text1"/>
            </w:rPr>
          </w:rPrChange>
        </w:rPr>
        <w:t>Future Research Directions</w:t>
      </w:r>
    </w:p>
    <w:p w14:paraId="426B6938" w14:textId="522B509E" w:rsidR="006338E1" w:rsidRPr="00427840" w:rsidRDefault="006338E1">
      <w:pPr>
        <w:spacing w:line="276" w:lineRule="auto"/>
        <w:ind w:firstLine="357"/>
        <w:jc w:val="both"/>
        <w:rPr>
          <w:rFonts w:ascii="Times New Roman" w:hAnsi="Times New Roman" w:cs="Times New Roman"/>
          <w:sz w:val="20"/>
          <w:szCs w:val="20"/>
          <w:rPrChange w:id="3940" w:author="michaelaanas23@gmail.com" w:date="2026-09-25T21:53:00Z" w16du:dateUtc="2026-09-25T13:53:00Z">
            <w:rPr>
              <w:rFonts w:ascii="Times New Roman" w:hAnsi="Times New Roman" w:cs="Times New Roman"/>
              <w:sz w:val="22"/>
              <w:szCs w:val="22"/>
            </w:rPr>
          </w:rPrChange>
        </w:rPr>
        <w:pPrChange w:id="3941" w:author="michaelaanas23@gmail.com" w:date="2026-09-25T21:55:00Z" w16du:dateUtc="2026-09-25T13:55:00Z">
          <w:pPr>
            <w:spacing w:line="360" w:lineRule="auto"/>
            <w:ind w:firstLine="357"/>
            <w:jc w:val="both"/>
          </w:pPr>
        </w:pPrChange>
      </w:pPr>
      <w:r w:rsidRPr="00427840">
        <w:rPr>
          <w:rFonts w:ascii="Times New Roman" w:hAnsi="Times New Roman" w:cs="Times New Roman"/>
          <w:sz w:val="20"/>
          <w:szCs w:val="20"/>
          <w:rPrChange w:id="3942" w:author="michaelaanas23@gmail.com" w:date="2026-09-25T21:53:00Z" w16du:dateUtc="2026-09-25T13:53:00Z">
            <w:rPr>
              <w:rFonts w:ascii="Times New Roman" w:hAnsi="Times New Roman" w:cs="Times New Roman"/>
              <w:sz w:val="22"/>
              <w:szCs w:val="22"/>
            </w:rPr>
          </w:rPrChange>
        </w:rPr>
        <w:t>The researchers recommend that future studies continue improving and expanding the capabilities of H2Ops by incorporating emerging technologies and additional system functionalities that can further enhance business operations and decision-making. As technology continues to evolve, future researchers have the opportunity to build upon the foundation established by this study and develop more advanced solutions for water refilling station businesses.</w:t>
      </w:r>
    </w:p>
    <w:p w14:paraId="2DB06D26" w14:textId="3354ABF3" w:rsidR="006338E1" w:rsidRPr="00427840" w:rsidRDefault="006338E1">
      <w:pPr>
        <w:spacing w:line="276" w:lineRule="auto"/>
        <w:jc w:val="both"/>
        <w:rPr>
          <w:rFonts w:ascii="Times New Roman" w:hAnsi="Times New Roman" w:cs="Times New Roman"/>
          <w:sz w:val="20"/>
          <w:szCs w:val="20"/>
          <w:rPrChange w:id="3943" w:author="michaelaanas23@gmail.com" w:date="2026-09-25T21:53:00Z" w16du:dateUtc="2026-09-25T13:53:00Z">
            <w:rPr>
              <w:rFonts w:ascii="Times New Roman" w:hAnsi="Times New Roman" w:cs="Times New Roman"/>
              <w:sz w:val="22"/>
              <w:szCs w:val="22"/>
            </w:rPr>
          </w:rPrChange>
        </w:rPr>
        <w:pPrChange w:id="3944" w:author="michaelaanas23@gmail.com" w:date="2026-09-25T21:55:00Z" w16du:dateUtc="2026-09-25T13:55:00Z">
          <w:pPr>
            <w:spacing w:line="360" w:lineRule="auto"/>
            <w:jc w:val="both"/>
          </w:pPr>
        </w:pPrChange>
      </w:pPr>
      <w:r w:rsidRPr="00427840">
        <w:rPr>
          <w:rFonts w:ascii="Times New Roman" w:hAnsi="Times New Roman" w:cs="Times New Roman"/>
          <w:sz w:val="20"/>
          <w:szCs w:val="20"/>
          <w:rPrChange w:id="3945" w:author="michaelaanas23@gmail.com" w:date="2026-09-25T21:53:00Z" w16du:dateUtc="2026-09-25T13:53:00Z">
            <w:rPr>
              <w:rFonts w:ascii="Times New Roman" w:hAnsi="Times New Roman" w:cs="Times New Roman"/>
              <w:sz w:val="22"/>
              <w:szCs w:val="22"/>
            </w:rPr>
          </w:rPrChange>
        </w:rPr>
        <w:t>One possible enhancement is the integration of Artificial Intelligence (AI) and Machine Learning (ML). These technologies can analyze historical sales data to forecast future sales trends, predict customer demand, and recommend optimal inventory levels. Predictive analytics would enable business owners to make proactive decisions, reduce inventory shortages or overstocking, and improve overall business planning. AI can also be used to generate recommendations for product demand, identify seasonal sales patterns, and support more accurate business forecasting.</w:t>
      </w:r>
    </w:p>
    <w:p w14:paraId="6458228B" w14:textId="791B9CA0" w:rsidR="006338E1" w:rsidRPr="00427840" w:rsidRDefault="006338E1">
      <w:pPr>
        <w:spacing w:line="276" w:lineRule="auto"/>
        <w:jc w:val="both"/>
        <w:rPr>
          <w:rFonts w:ascii="Times New Roman" w:hAnsi="Times New Roman" w:cs="Times New Roman"/>
          <w:sz w:val="20"/>
          <w:szCs w:val="20"/>
          <w:rPrChange w:id="3946" w:author="michaelaanas23@gmail.com" w:date="2026-09-25T21:53:00Z" w16du:dateUtc="2026-09-25T13:53:00Z">
            <w:rPr>
              <w:rFonts w:ascii="Times New Roman" w:hAnsi="Times New Roman" w:cs="Times New Roman"/>
              <w:sz w:val="22"/>
              <w:szCs w:val="22"/>
            </w:rPr>
          </w:rPrChange>
        </w:rPr>
        <w:pPrChange w:id="3947" w:author="michaelaanas23@gmail.com" w:date="2026-09-25T21:55:00Z" w16du:dateUtc="2026-09-25T13:55:00Z">
          <w:pPr>
            <w:spacing w:line="360" w:lineRule="auto"/>
            <w:jc w:val="both"/>
          </w:pPr>
        </w:pPrChange>
      </w:pPr>
      <w:r w:rsidRPr="00427840">
        <w:rPr>
          <w:rFonts w:ascii="Times New Roman" w:hAnsi="Times New Roman" w:cs="Times New Roman"/>
          <w:sz w:val="20"/>
          <w:szCs w:val="20"/>
          <w:rPrChange w:id="3948" w:author="michaelaanas23@gmail.com" w:date="2026-09-25T21:53:00Z" w16du:dateUtc="2026-09-25T13:53:00Z">
            <w:rPr>
              <w:rFonts w:ascii="Times New Roman" w:hAnsi="Times New Roman" w:cs="Times New Roman"/>
              <w:sz w:val="22"/>
              <w:szCs w:val="22"/>
            </w:rPr>
          </w:rPrChange>
        </w:rPr>
        <w:t xml:space="preserve">Future researchers may also develop a mobile application version of H2Ops that allows users to monitor business operations through smartphones and tablets. A mobile application would enable owners and managers to access reports, monitor inventory, review sales transactions, and manage deliveries even while away from the business </w:t>
      </w:r>
      <w:r w:rsidRPr="00427840">
        <w:rPr>
          <w:rFonts w:ascii="Times New Roman" w:hAnsi="Times New Roman" w:cs="Times New Roman"/>
          <w:sz w:val="20"/>
          <w:szCs w:val="20"/>
          <w:rPrChange w:id="3949" w:author="michaelaanas23@gmail.com" w:date="2026-09-25T21:53:00Z" w16du:dateUtc="2026-09-25T13:53:00Z">
            <w:rPr>
              <w:rFonts w:ascii="Times New Roman" w:hAnsi="Times New Roman" w:cs="Times New Roman"/>
              <w:sz w:val="22"/>
              <w:szCs w:val="22"/>
            </w:rPr>
          </w:rPrChange>
        </w:rPr>
        <w:lastRenderedPageBreak/>
        <w:t>establishment. Incorporating offline functionality would also be beneficial for areas with unstable internet connectivity, allowing transactions to be synchronized automatically once a connection becomes available.</w:t>
      </w:r>
    </w:p>
    <w:p w14:paraId="2432233D" w14:textId="77777777" w:rsidR="006338E1" w:rsidRPr="00427840" w:rsidRDefault="006338E1">
      <w:pPr>
        <w:spacing w:line="276" w:lineRule="auto"/>
        <w:jc w:val="both"/>
        <w:rPr>
          <w:rFonts w:ascii="Times New Roman" w:hAnsi="Times New Roman" w:cs="Times New Roman"/>
          <w:sz w:val="20"/>
          <w:szCs w:val="20"/>
          <w:rPrChange w:id="3950" w:author="michaelaanas23@gmail.com" w:date="2026-09-25T21:53:00Z" w16du:dateUtc="2026-09-25T13:53:00Z">
            <w:rPr>
              <w:rFonts w:ascii="Times New Roman" w:hAnsi="Times New Roman" w:cs="Times New Roman"/>
              <w:sz w:val="22"/>
              <w:szCs w:val="22"/>
            </w:rPr>
          </w:rPrChange>
        </w:rPr>
        <w:pPrChange w:id="3951" w:author="michaelaanas23@gmail.com" w:date="2026-09-25T21:55:00Z" w16du:dateUtc="2026-09-25T13:55:00Z">
          <w:pPr>
            <w:spacing w:line="360" w:lineRule="auto"/>
            <w:jc w:val="both"/>
          </w:pPr>
        </w:pPrChange>
      </w:pPr>
      <w:r w:rsidRPr="00427840">
        <w:rPr>
          <w:rFonts w:ascii="Times New Roman" w:hAnsi="Times New Roman" w:cs="Times New Roman"/>
          <w:sz w:val="20"/>
          <w:szCs w:val="20"/>
          <w:rPrChange w:id="3952" w:author="michaelaanas23@gmail.com" w:date="2026-09-25T21:53:00Z" w16du:dateUtc="2026-09-25T13:53:00Z">
            <w:rPr>
              <w:rFonts w:ascii="Times New Roman" w:hAnsi="Times New Roman" w:cs="Times New Roman"/>
              <w:sz w:val="22"/>
              <w:szCs w:val="22"/>
            </w:rPr>
          </w:rPrChange>
        </w:rPr>
        <w:t>Additional features such as online payment integration, barcode or QR code scanning, SMS or email notifications, and customer loyalty programs may also be included in future versions of the system. These enhancements can improve customer convenience, increase operational efficiency, and provide a better overall user experience. Future studies may also integrate supplier management and equipment maintenance monitoring to make H2Ops a more comprehensive operations management system.</w:t>
      </w:r>
    </w:p>
    <w:p w14:paraId="28910E13" w14:textId="39F7F916" w:rsidR="006338E1" w:rsidRPr="007464C8" w:rsidRDefault="006338E1">
      <w:pPr>
        <w:spacing w:line="276" w:lineRule="auto"/>
        <w:jc w:val="both"/>
        <w:rPr>
          <w:rFonts w:ascii="Times New Roman" w:hAnsi="Times New Roman" w:cs="Times New Roman"/>
          <w:sz w:val="22"/>
          <w:szCs w:val="22"/>
        </w:rPr>
        <w:pPrChange w:id="3953" w:author="michaelaanas23@gmail.com" w:date="2026-09-25T21:55:00Z" w16du:dateUtc="2026-09-25T13:55:00Z">
          <w:pPr>
            <w:spacing w:line="360" w:lineRule="auto"/>
            <w:jc w:val="both"/>
          </w:pPr>
        </w:pPrChange>
      </w:pPr>
      <w:r w:rsidRPr="00427840">
        <w:rPr>
          <w:rFonts w:ascii="Times New Roman" w:hAnsi="Times New Roman" w:cs="Times New Roman"/>
          <w:sz w:val="20"/>
          <w:szCs w:val="20"/>
          <w:rPrChange w:id="3954" w:author="michaelaanas23@gmail.com" w:date="2026-09-25T21:53:00Z" w16du:dateUtc="2026-09-25T13:53:00Z">
            <w:rPr>
              <w:rFonts w:ascii="Times New Roman" w:hAnsi="Times New Roman" w:cs="Times New Roman"/>
              <w:sz w:val="22"/>
              <w:szCs w:val="22"/>
            </w:rPr>
          </w:rPrChange>
        </w:rPr>
        <w:t>Lastly, future researchers are encouraged to implement and evaluate the system in a larger number of water refilling stations across different municipalities or provinces. Conducting long-term studies involving more respondents would provide a broader evaluation of the system's effectiveness, usability, reliability, and impact on business productivity. Such studies can also assess how cloud-based management systems contribute to the long-term growth and sustainability of water refilling station businesses. </w:t>
      </w:r>
    </w:p>
    <w:p w14:paraId="5FD5BC60" w14:textId="77777777" w:rsidR="006338E1" w:rsidRPr="00427840" w:rsidRDefault="006338E1">
      <w:pPr>
        <w:pStyle w:val="Heading2"/>
        <w:spacing w:line="360" w:lineRule="auto"/>
        <w:jc w:val="both"/>
        <w:rPr>
          <w:rFonts w:ascii="Times New Roman" w:hAnsi="Times New Roman" w:cs="Times New Roman"/>
          <w:b/>
          <w:bCs/>
          <w:color w:val="000000" w:themeColor="text1"/>
          <w:sz w:val="26"/>
          <w:szCs w:val="26"/>
          <w:rPrChange w:id="3955" w:author="michaelaanas23@gmail.com" w:date="2026-09-25T21:53:00Z" w16du:dateUtc="2026-09-25T13:53:00Z">
            <w:rPr>
              <w:rFonts w:ascii="Times New Roman" w:hAnsi="Times New Roman" w:cs="Times New Roman"/>
              <w:b/>
              <w:bCs/>
              <w:color w:val="000000" w:themeColor="text1"/>
            </w:rPr>
          </w:rPrChange>
        </w:rPr>
        <w:pPrChange w:id="3956" w:author="michaelaanas23@gmail.com" w:date="2026-09-25T21:56:00Z" w16du:dateUtc="2026-09-25T13:56:00Z">
          <w:pPr>
            <w:pStyle w:val="Heading2"/>
            <w:jc w:val="both"/>
          </w:pPr>
        </w:pPrChange>
      </w:pPr>
      <w:r w:rsidRPr="00427840">
        <w:rPr>
          <w:rFonts w:ascii="Times New Roman" w:hAnsi="Times New Roman" w:cs="Times New Roman"/>
          <w:b/>
          <w:bCs/>
          <w:color w:val="000000" w:themeColor="text1"/>
          <w:sz w:val="26"/>
          <w:szCs w:val="26"/>
          <w:rPrChange w:id="3957" w:author="michaelaanas23@gmail.com" w:date="2026-09-25T21:53:00Z" w16du:dateUtc="2026-09-25T13:53:00Z">
            <w:rPr>
              <w:rFonts w:ascii="Times New Roman" w:hAnsi="Times New Roman" w:cs="Times New Roman"/>
              <w:b/>
              <w:bCs/>
              <w:color w:val="000000" w:themeColor="text1"/>
            </w:rPr>
          </w:rPrChange>
        </w:rPr>
        <w:t>Implementation Strategies</w:t>
      </w:r>
    </w:p>
    <w:p w14:paraId="25A8A809" w14:textId="6AD24343" w:rsidR="006338E1" w:rsidRPr="00427840" w:rsidRDefault="006338E1">
      <w:pPr>
        <w:spacing w:line="276" w:lineRule="auto"/>
        <w:ind w:firstLine="357"/>
        <w:jc w:val="both"/>
        <w:rPr>
          <w:rFonts w:ascii="Times New Roman" w:hAnsi="Times New Roman" w:cs="Times New Roman"/>
          <w:b/>
          <w:bCs/>
          <w:sz w:val="20"/>
          <w:szCs w:val="20"/>
          <w:rPrChange w:id="3958" w:author="michaelaanas23@gmail.com" w:date="2026-09-25T21:53:00Z" w16du:dateUtc="2026-09-25T13:53:00Z">
            <w:rPr>
              <w:rFonts w:ascii="Times New Roman" w:hAnsi="Times New Roman" w:cs="Times New Roman"/>
              <w:b/>
              <w:bCs/>
              <w:sz w:val="22"/>
              <w:szCs w:val="22"/>
            </w:rPr>
          </w:rPrChange>
        </w:rPr>
        <w:pPrChange w:id="3959" w:author="michaelaanas23@gmail.com" w:date="2026-09-25T21:55:00Z" w16du:dateUtc="2026-09-25T13:55:00Z">
          <w:pPr>
            <w:spacing w:line="360" w:lineRule="auto"/>
            <w:ind w:firstLine="357"/>
            <w:jc w:val="both"/>
          </w:pPr>
        </w:pPrChange>
      </w:pPr>
      <w:r w:rsidRPr="00427840">
        <w:rPr>
          <w:rFonts w:ascii="Times New Roman" w:hAnsi="Times New Roman" w:cs="Times New Roman"/>
          <w:sz w:val="20"/>
          <w:szCs w:val="20"/>
          <w:rPrChange w:id="3960" w:author="michaelaanas23@gmail.com" w:date="2026-09-25T21:53:00Z" w16du:dateUtc="2026-09-25T13:53:00Z">
            <w:rPr>
              <w:rFonts w:ascii="Times New Roman" w:hAnsi="Times New Roman" w:cs="Times New Roman"/>
              <w:sz w:val="22"/>
              <w:szCs w:val="22"/>
            </w:rPr>
          </w:rPrChange>
        </w:rPr>
        <w:t>To maximize the effectiveness and long-term success of H2Ops: Cloud-Based Operations Management System for Water Refilling Stations with Automated Sales Analytics, proper implementation strategies should be established before and after the system is deployed. These strategies will help ensure that users can effectively utilize the system and that the organization can fully benefit from its features.</w:t>
      </w:r>
    </w:p>
    <w:p w14:paraId="52433018" w14:textId="5D0D85C8" w:rsidR="006338E1" w:rsidRPr="00427840" w:rsidRDefault="006338E1">
      <w:pPr>
        <w:spacing w:line="276" w:lineRule="auto"/>
        <w:jc w:val="both"/>
        <w:rPr>
          <w:rFonts w:ascii="Times New Roman" w:hAnsi="Times New Roman" w:cs="Times New Roman"/>
          <w:sz w:val="20"/>
          <w:szCs w:val="20"/>
          <w:rPrChange w:id="3961" w:author="michaelaanas23@gmail.com" w:date="2026-09-25T21:53:00Z" w16du:dateUtc="2026-09-25T13:53:00Z">
            <w:rPr>
              <w:rFonts w:ascii="Times New Roman" w:hAnsi="Times New Roman" w:cs="Times New Roman"/>
              <w:sz w:val="22"/>
              <w:szCs w:val="22"/>
            </w:rPr>
          </w:rPrChange>
        </w:rPr>
        <w:pPrChange w:id="3962" w:author="michaelaanas23@gmail.com" w:date="2026-09-25T21:55:00Z" w16du:dateUtc="2026-09-25T13:55:00Z">
          <w:pPr>
            <w:spacing w:line="360" w:lineRule="auto"/>
            <w:jc w:val="both"/>
          </w:pPr>
        </w:pPrChange>
      </w:pPr>
      <w:r w:rsidRPr="00427840">
        <w:rPr>
          <w:rFonts w:ascii="Times New Roman" w:hAnsi="Times New Roman" w:cs="Times New Roman"/>
          <w:sz w:val="20"/>
          <w:szCs w:val="20"/>
          <w:rPrChange w:id="3963" w:author="michaelaanas23@gmail.com" w:date="2026-09-25T21:53:00Z" w16du:dateUtc="2026-09-25T13:53:00Z">
            <w:rPr>
              <w:rFonts w:ascii="Times New Roman" w:hAnsi="Times New Roman" w:cs="Times New Roman"/>
              <w:sz w:val="22"/>
              <w:szCs w:val="22"/>
            </w:rPr>
          </w:rPrChange>
        </w:rPr>
        <w:t>Before full implementation, business owners should conduct orientation and training sessions for administrators, managers, and employees who will use the system. The training should focus on system navigation, sales transaction recording, inventory monitoring, customer management, delivery scheduling, and report generation. Providing sufficient training will help users become familiar with the system, minimize errors during daily operations, and improve user confidence in adopting the new technology.</w:t>
      </w:r>
    </w:p>
    <w:p w14:paraId="7698E5DA" w14:textId="1F6B59FA" w:rsidR="006338E1" w:rsidRPr="00427840" w:rsidRDefault="006338E1">
      <w:pPr>
        <w:spacing w:line="276" w:lineRule="auto"/>
        <w:jc w:val="both"/>
        <w:rPr>
          <w:rFonts w:ascii="Times New Roman" w:hAnsi="Times New Roman" w:cs="Times New Roman"/>
          <w:sz w:val="20"/>
          <w:szCs w:val="20"/>
          <w:rPrChange w:id="3964" w:author="michaelaanas23@gmail.com" w:date="2026-09-25T21:53:00Z" w16du:dateUtc="2026-09-25T13:53:00Z">
            <w:rPr>
              <w:rFonts w:ascii="Times New Roman" w:hAnsi="Times New Roman" w:cs="Times New Roman"/>
              <w:sz w:val="22"/>
              <w:szCs w:val="22"/>
            </w:rPr>
          </w:rPrChange>
        </w:rPr>
        <w:pPrChange w:id="3965" w:author="michaelaanas23@gmail.com" w:date="2026-09-25T21:55:00Z" w16du:dateUtc="2026-09-25T13:55:00Z">
          <w:pPr>
            <w:spacing w:line="360" w:lineRule="auto"/>
            <w:jc w:val="both"/>
          </w:pPr>
        </w:pPrChange>
      </w:pPr>
      <w:r w:rsidRPr="00427840">
        <w:rPr>
          <w:rFonts w:ascii="Times New Roman" w:hAnsi="Times New Roman" w:cs="Times New Roman"/>
          <w:sz w:val="20"/>
          <w:szCs w:val="20"/>
          <w:rPrChange w:id="3966" w:author="michaelaanas23@gmail.com" w:date="2026-09-25T21:53:00Z" w16du:dateUtc="2026-09-25T13:53:00Z">
            <w:rPr>
              <w:rFonts w:ascii="Times New Roman" w:hAnsi="Times New Roman" w:cs="Times New Roman"/>
              <w:sz w:val="22"/>
              <w:szCs w:val="22"/>
            </w:rPr>
          </w:rPrChange>
        </w:rPr>
        <w:t>Business owners should also establish standardized procedures for data entry and system usage. Since the accuracy of reports and sales analytics depends on the quality of the recorded data, employees should consistently follow the prescribed procedures when entering customer information, sales transactions, inventory updates, and delivery records. Implementing standardized workflows will help maintain data accuracy, consistency, and reliability across all branches of the business.</w:t>
      </w:r>
    </w:p>
    <w:p w14:paraId="1929E90F" w14:textId="5D793C69" w:rsidR="006338E1" w:rsidRPr="00427840" w:rsidRDefault="006338E1">
      <w:pPr>
        <w:spacing w:line="276" w:lineRule="auto"/>
        <w:jc w:val="both"/>
        <w:rPr>
          <w:rFonts w:ascii="Times New Roman" w:hAnsi="Times New Roman" w:cs="Times New Roman"/>
          <w:sz w:val="20"/>
          <w:szCs w:val="20"/>
          <w:rPrChange w:id="3967" w:author="michaelaanas23@gmail.com" w:date="2026-09-25T21:53:00Z" w16du:dateUtc="2026-09-25T13:53:00Z">
            <w:rPr>
              <w:rFonts w:ascii="Times New Roman" w:hAnsi="Times New Roman" w:cs="Times New Roman"/>
              <w:sz w:val="22"/>
              <w:szCs w:val="22"/>
            </w:rPr>
          </w:rPrChange>
        </w:rPr>
        <w:pPrChange w:id="3968" w:author="michaelaanas23@gmail.com" w:date="2026-09-25T21:55:00Z" w16du:dateUtc="2026-09-25T13:55:00Z">
          <w:pPr>
            <w:spacing w:line="360" w:lineRule="auto"/>
            <w:jc w:val="both"/>
          </w:pPr>
        </w:pPrChange>
      </w:pPr>
      <w:r w:rsidRPr="00427840">
        <w:rPr>
          <w:rFonts w:ascii="Times New Roman" w:hAnsi="Times New Roman" w:cs="Times New Roman"/>
          <w:sz w:val="20"/>
          <w:szCs w:val="20"/>
          <w:rPrChange w:id="3969" w:author="michaelaanas23@gmail.com" w:date="2026-09-25T21:53:00Z" w16du:dateUtc="2026-09-25T13:53:00Z">
            <w:rPr>
              <w:rFonts w:ascii="Times New Roman" w:hAnsi="Times New Roman" w:cs="Times New Roman"/>
              <w:sz w:val="22"/>
              <w:szCs w:val="22"/>
            </w:rPr>
          </w:rPrChange>
        </w:rPr>
        <w:t>To ensure continuous system performance, organizations should perform regular database backups, software updates, and preventive maintenance. Routine maintenance helps protect important business information from data loss, security threats, and unexpected system failures while ensuring that the application continues to operate efficiently. Monitoring system performance and addressing technical issues immediately can also reduce downtime and maintain business continuity.</w:t>
      </w:r>
    </w:p>
    <w:p w14:paraId="68632290" w14:textId="55516787" w:rsidR="006338E1" w:rsidDel="00427840" w:rsidRDefault="006338E1" w:rsidP="00427840">
      <w:pPr>
        <w:spacing w:line="276" w:lineRule="auto"/>
        <w:jc w:val="both"/>
        <w:rPr>
          <w:del w:id="3970" w:author="michaelaanas23@gmail.com" w:date="2026-09-25T21:55:00Z" w16du:dateUtc="2026-09-25T13:55:00Z"/>
        </w:rPr>
      </w:pPr>
      <w:r w:rsidRPr="00427840">
        <w:rPr>
          <w:rFonts w:ascii="Times New Roman" w:hAnsi="Times New Roman" w:cs="Times New Roman"/>
          <w:sz w:val="20"/>
          <w:szCs w:val="20"/>
          <w:rPrChange w:id="3971" w:author="michaelaanas23@gmail.com" w:date="2026-09-25T21:53:00Z" w16du:dateUtc="2026-09-25T13:53:00Z">
            <w:rPr>
              <w:rFonts w:ascii="Times New Roman" w:hAnsi="Times New Roman" w:cs="Times New Roman"/>
              <w:sz w:val="22"/>
              <w:szCs w:val="22"/>
            </w:rPr>
          </w:rPrChange>
        </w:rPr>
        <w:t>Finally, business owners should encourage users to provide regular feedback regarding the system's performance and usability. User suggestions can help identify areas that require improvement and guide future system enhancements. Continuous evaluation and periodic updates will allow H2Ops to adapt to the changing needs of water refilling station businesses while ensuring that it remains reliable, secure, and effective in supporting daily business operations.</w:t>
      </w:r>
    </w:p>
    <w:p w14:paraId="441ABACC" w14:textId="77777777" w:rsidR="006338E1" w:rsidRPr="006338E1" w:rsidRDefault="006338E1">
      <w:pPr>
        <w:spacing w:line="276" w:lineRule="auto"/>
        <w:jc w:val="both"/>
        <w:pPrChange w:id="3972" w:author="michaelaanas23@gmail.com" w:date="2026-09-25T21:55:00Z" w16du:dateUtc="2026-09-25T13:55:00Z">
          <w:pPr>
            <w:jc w:val="both"/>
          </w:pPr>
        </w:pPrChange>
      </w:pPr>
    </w:p>
    <w:p w14:paraId="3E31E7C6" w14:textId="77777777" w:rsidR="006338E1" w:rsidRPr="00427840" w:rsidRDefault="006338E1">
      <w:pPr>
        <w:pStyle w:val="Heading2"/>
        <w:spacing w:line="360" w:lineRule="auto"/>
        <w:jc w:val="both"/>
        <w:rPr>
          <w:rFonts w:ascii="Times New Roman" w:hAnsi="Times New Roman" w:cs="Times New Roman"/>
          <w:b/>
          <w:bCs/>
          <w:color w:val="000000" w:themeColor="text1"/>
          <w:sz w:val="26"/>
          <w:szCs w:val="26"/>
          <w:rPrChange w:id="3973" w:author="michaelaanas23@gmail.com" w:date="2026-09-25T21:53:00Z" w16du:dateUtc="2026-09-25T13:53:00Z">
            <w:rPr>
              <w:rFonts w:ascii="Times New Roman" w:hAnsi="Times New Roman" w:cs="Times New Roman"/>
              <w:b/>
              <w:bCs/>
              <w:color w:val="000000" w:themeColor="text1"/>
            </w:rPr>
          </w:rPrChange>
        </w:rPr>
        <w:pPrChange w:id="3974" w:author="michaelaanas23@gmail.com" w:date="2026-09-25T21:55:00Z" w16du:dateUtc="2026-09-25T13:55:00Z">
          <w:pPr>
            <w:pStyle w:val="Heading2"/>
            <w:jc w:val="both"/>
          </w:pPr>
        </w:pPrChange>
      </w:pPr>
      <w:r w:rsidRPr="00427840">
        <w:rPr>
          <w:rFonts w:ascii="Times New Roman" w:hAnsi="Times New Roman" w:cs="Times New Roman"/>
          <w:b/>
          <w:bCs/>
          <w:color w:val="000000" w:themeColor="text1"/>
          <w:sz w:val="26"/>
          <w:szCs w:val="26"/>
          <w:rPrChange w:id="3975" w:author="michaelaanas23@gmail.com" w:date="2026-09-25T21:53:00Z" w16du:dateUtc="2026-09-25T13:53:00Z">
            <w:rPr>
              <w:rFonts w:ascii="Times New Roman" w:hAnsi="Times New Roman" w:cs="Times New Roman"/>
              <w:b/>
              <w:bCs/>
              <w:color w:val="000000" w:themeColor="text1"/>
            </w:rPr>
          </w:rPrChange>
        </w:rPr>
        <w:t>5.5 Impact of the Study</w:t>
      </w:r>
    </w:p>
    <w:p w14:paraId="1B955B44" w14:textId="3D6721F0" w:rsidR="006338E1" w:rsidRPr="00427840" w:rsidRDefault="006338E1">
      <w:pPr>
        <w:spacing w:line="276" w:lineRule="auto"/>
        <w:ind w:firstLine="357"/>
        <w:jc w:val="both"/>
        <w:rPr>
          <w:rFonts w:ascii="Times New Roman" w:hAnsi="Times New Roman" w:cs="Times New Roman"/>
          <w:sz w:val="20"/>
          <w:szCs w:val="20"/>
          <w:rPrChange w:id="3976" w:author="michaelaanas23@gmail.com" w:date="2026-09-25T21:54:00Z" w16du:dateUtc="2026-09-25T13:54:00Z">
            <w:rPr>
              <w:rFonts w:ascii="Times New Roman" w:hAnsi="Times New Roman" w:cs="Times New Roman"/>
              <w:sz w:val="22"/>
              <w:szCs w:val="22"/>
            </w:rPr>
          </w:rPrChange>
        </w:rPr>
        <w:pPrChange w:id="3977" w:author="michaelaanas23@gmail.com" w:date="2026-09-25T21:55:00Z" w16du:dateUtc="2026-09-25T13:55:00Z">
          <w:pPr>
            <w:spacing w:line="360" w:lineRule="auto"/>
            <w:ind w:firstLine="357"/>
            <w:jc w:val="both"/>
          </w:pPr>
        </w:pPrChange>
      </w:pPr>
      <w:r w:rsidRPr="00427840">
        <w:rPr>
          <w:rFonts w:ascii="Times New Roman" w:hAnsi="Times New Roman" w:cs="Times New Roman"/>
          <w:sz w:val="20"/>
          <w:szCs w:val="20"/>
          <w:rPrChange w:id="3978" w:author="michaelaanas23@gmail.com" w:date="2026-09-25T21:54:00Z" w16du:dateUtc="2026-09-25T13:54:00Z">
            <w:rPr>
              <w:rFonts w:ascii="Times New Roman" w:hAnsi="Times New Roman" w:cs="Times New Roman"/>
              <w:sz w:val="22"/>
              <w:szCs w:val="22"/>
            </w:rPr>
          </w:rPrChange>
        </w:rPr>
        <w:t xml:space="preserve">The development of H2Ops: Cloud-Based Operations Management System for Water Refilling Stations with Automated Sales Analytics provides significant contributions to both the field of information technology and the water refilling station industry. The study demonstrates how cloud computing and business process automation can be utilized to address the operational challenges commonly experienced by small and medium-sized enterprises. By integrating sales management, inventory monitoring, customer management, delivery management, and automated </w:t>
      </w:r>
      <w:r w:rsidRPr="00427840">
        <w:rPr>
          <w:rFonts w:ascii="Times New Roman" w:hAnsi="Times New Roman" w:cs="Times New Roman"/>
          <w:sz w:val="20"/>
          <w:szCs w:val="20"/>
          <w:rPrChange w:id="3979" w:author="michaelaanas23@gmail.com" w:date="2026-09-25T21:54:00Z" w16du:dateUtc="2026-09-25T13:54:00Z">
            <w:rPr>
              <w:rFonts w:ascii="Times New Roman" w:hAnsi="Times New Roman" w:cs="Times New Roman"/>
              <w:sz w:val="22"/>
              <w:szCs w:val="22"/>
            </w:rPr>
          </w:rPrChange>
        </w:rPr>
        <w:lastRenderedPageBreak/>
        <w:t>sales analytics into a single cloud-based platform, the system promotes more efficient and organized business operations.</w:t>
      </w:r>
    </w:p>
    <w:p w14:paraId="4BDB0C5B" w14:textId="4AE1397C" w:rsidR="006338E1" w:rsidRPr="00427840" w:rsidRDefault="006338E1">
      <w:pPr>
        <w:spacing w:line="276" w:lineRule="auto"/>
        <w:ind w:firstLine="357"/>
        <w:jc w:val="both"/>
        <w:rPr>
          <w:rFonts w:ascii="Times New Roman" w:hAnsi="Times New Roman" w:cs="Times New Roman"/>
          <w:sz w:val="20"/>
          <w:szCs w:val="20"/>
          <w:rPrChange w:id="3980" w:author="michaelaanas23@gmail.com" w:date="2026-09-25T21:54:00Z" w16du:dateUtc="2026-09-25T13:54:00Z">
            <w:rPr>
              <w:rFonts w:ascii="Times New Roman" w:hAnsi="Times New Roman" w:cs="Times New Roman"/>
              <w:sz w:val="22"/>
              <w:szCs w:val="22"/>
            </w:rPr>
          </w:rPrChange>
        </w:rPr>
        <w:pPrChange w:id="3981" w:author="michaelaanas23@gmail.com" w:date="2026-09-25T21:55:00Z" w16du:dateUtc="2026-09-25T13:55:00Z">
          <w:pPr>
            <w:spacing w:line="360" w:lineRule="auto"/>
            <w:ind w:firstLine="357"/>
            <w:jc w:val="both"/>
          </w:pPr>
        </w:pPrChange>
      </w:pPr>
      <w:r w:rsidRPr="00427840">
        <w:rPr>
          <w:rFonts w:ascii="Times New Roman" w:hAnsi="Times New Roman" w:cs="Times New Roman"/>
          <w:sz w:val="20"/>
          <w:szCs w:val="20"/>
          <w:rPrChange w:id="3982" w:author="michaelaanas23@gmail.com" w:date="2026-09-25T21:54:00Z" w16du:dateUtc="2026-09-25T13:54:00Z">
            <w:rPr>
              <w:rFonts w:ascii="Times New Roman" w:hAnsi="Times New Roman" w:cs="Times New Roman"/>
              <w:sz w:val="22"/>
              <w:szCs w:val="22"/>
            </w:rPr>
          </w:rPrChange>
        </w:rPr>
        <w:t>For water refilling station owners and managers, H2Ops serves as an effective tool for improving operational efficiency and decision-making. The system minimizes manual record-keeping, reduces human errors, and automates the generation of reports, allowing management to access accurate and real-time business information. The Automated Sales Analytics feature also provides meaningful insights into sales performance, inventory movement, and business trends, enabling owners to make informed decisions that support business growth and sustainability.</w:t>
      </w:r>
    </w:p>
    <w:p w14:paraId="181FAE51" w14:textId="126F1765" w:rsidR="006338E1" w:rsidRPr="00427840" w:rsidRDefault="006338E1">
      <w:pPr>
        <w:spacing w:line="276" w:lineRule="auto"/>
        <w:ind w:firstLine="357"/>
        <w:jc w:val="both"/>
        <w:rPr>
          <w:rFonts w:ascii="Times New Roman" w:hAnsi="Times New Roman" w:cs="Times New Roman"/>
          <w:sz w:val="20"/>
          <w:szCs w:val="20"/>
          <w:rPrChange w:id="3983" w:author="michaelaanas23@gmail.com" w:date="2026-09-25T21:54:00Z" w16du:dateUtc="2026-09-25T13:54:00Z">
            <w:rPr>
              <w:rFonts w:ascii="Times New Roman" w:hAnsi="Times New Roman" w:cs="Times New Roman"/>
              <w:sz w:val="22"/>
              <w:szCs w:val="22"/>
            </w:rPr>
          </w:rPrChange>
        </w:rPr>
        <w:pPrChange w:id="3984" w:author="michaelaanas23@gmail.com" w:date="2026-09-25T21:55:00Z" w16du:dateUtc="2026-09-25T13:55:00Z">
          <w:pPr>
            <w:spacing w:line="360" w:lineRule="auto"/>
            <w:ind w:firstLine="357"/>
            <w:jc w:val="both"/>
          </w:pPr>
        </w:pPrChange>
      </w:pPr>
      <w:r w:rsidRPr="00427840">
        <w:rPr>
          <w:rFonts w:ascii="Times New Roman" w:hAnsi="Times New Roman" w:cs="Times New Roman"/>
          <w:sz w:val="20"/>
          <w:szCs w:val="20"/>
          <w:rPrChange w:id="3985" w:author="michaelaanas23@gmail.com" w:date="2026-09-25T21:54:00Z" w16du:dateUtc="2026-09-25T13:54:00Z">
            <w:rPr>
              <w:rFonts w:ascii="Times New Roman" w:hAnsi="Times New Roman" w:cs="Times New Roman"/>
              <w:sz w:val="22"/>
              <w:szCs w:val="22"/>
            </w:rPr>
          </w:rPrChange>
        </w:rPr>
        <w:t>Employees also benefit from the implementation of the system through simplified workflows and automated processes. Routine tasks such as recording sales, updating inventory, managing customer information, and preparing reports become faster and more accurate, reducing workload while improving overall productivity. The centralized cloud database further enhances collaboration by ensuring that authorized users can access updated information anytime and from different locations.</w:t>
      </w:r>
    </w:p>
    <w:p w14:paraId="25C7053D" w14:textId="2196253F" w:rsidR="006338E1" w:rsidRPr="00427840" w:rsidRDefault="006338E1">
      <w:pPr>
        <w:spacing w:line="276" w:lineRule="auto"/>
        <w:ind w:firstLine="357"/>
        <w:jc w:val="both"/>
        <w:rPr>
          <w:rFonts w:ascii="Times New Roman" w:hAnsi="Times New Roman" w:cs="Times New Roman"/>
          <w:sz w:val="20"/>
          <w:szCs w:val="20"/>
          <w:rPrChange w:id="3986" w:author="michaelaanas23@gmail.com" w:date="2026-09-25T21:54:00Z" w16du:dateUtc="2026-09-25T13:54:00Z">
            <w:rPr>
              <w:rFonts w:ascii="Times New Roman" w:hAnsi="Times New Roman" w:cs="Times New Roman"/>
              <w:sz w:val="22"/>
              <w:szCs w:val="22"/>
            </w:rPr>
          </w:rPrChange>
        </w:rPr>
        <w:pPrChange w:id="3987" w:author="michaelaanas23@gmail.com" w:date="2026-09-25T21:55:00Z" w16du:dateUtc="2026-09-25T13:55:00Z">
          <w:pPr>
            <w:spacing w:line="360" w:lineRule="auto"/>
            <w:ind w:firstLine="357"/>
            <w:jc w:val="both"/>
          </w:pPr>
        </w:pPrChange>
      </w:pPr>
      <w:r w:rsidRPr="00427840">
        <w:rPr>
          <w:rFonts w:ascii="Times New Roman" w:hAnsi="Times New Roman" w:cs="Times New Roman"/>
          <w:sz w:val="20"/>
          <w:szCs w:val="20"/>
          <w:rPrChange w:id="3988" w:author="michaelaanas23@gmail.com" w:date="2026-09-25T21:54:00Z" w16du:dateUtc="2026-09-25T13:54:00Z">
            <w:rPr>
              <w:rFonts w:ascii="Times New Roman" w:hAnsi="Times New Roman" w:cs="Times New Roman"/>
              <w:sz w:val="22"/>
              <w:szCs w:val="22"/>
            </w:rPr>
          </w:rPrChange>
        </w:rPr>
        <w:t>From an academic perspective, this study contributes to the growing body of knowledge on cloud-based information systems, business process automation, and sales analytics. It serves as a valuable reference for future researchers, students, and software developers who wish to develop similar systems for other industries or improve the existing application. Furthermore, the study supports the digital transformation of local businesses by demonstrating that affordable and practical information systems can help small enterprises improve their competitiveness, operational efficiency, and long-term business performance.</w:t>
      </w:r>
    </w:p>
    <w:p w14:paraId="03EC5BA4" w14:textId="57FECAB1" w:rsidR="006338E1" w:rsidRPr="006338E1" w:rsidRDefault="006338E1">
      <w:pPr>
        <w:spacing w:line="276" w:lineRule="auto"/>
        <w:jc w:val="both"/>
        <w:pPrChange w:id="3989" w:author="michaelaanas23@gmail.com" w:date="2026-09-25T21:55:00Z" w16du:dateUtc="2026-09-25T13:55:00Z">
          <w:pPr>
            <w:jc w:val="both"/>
          </w:pPr>
        </w:pPrChange>
      </w:pPr>
    </w:p>
    <w:p w14:paraId="76D8206C" w14:textId="4FC8735E" w:rsidR="006338E1" w:rsidRPr="00427840" w:rsidRDefault="006338E1">
      <w:pPr>
        <w:pStyle w:val="Heading2"/>
        <w:spacing w:line="360" w:lineRule="auto"/>
        <w:jc w:val="both"/>
        <w:rPr>
          <w:rFonts w:ascii="Times New Roman" w:hAnsi="Times New Roman" w:cs="Times New Roman"/>
          <w:b/>
          <w:bCs/>
          <w:color w:val="auto"/>
          <w:sz w:val="26"/>
          <w:szCs w:val="26"/>
          <w:rPrChange w:id="3990" w:author="michaelaanas23@gmail.com" w:date="2026-09-25T21:54:00Z" w16du:dateUtc="2026-09-25T13:54:00Z">
            <w:rPr>
              <w:rFonts w:ascii="Times New Roman" w:hAnsi="Times New Roman" w:cs="Times New Roman"/>
              <w:b/>
              <w:bCs/>
              <w:color w:val="auto"/>
            </w:rPr>
          </w:rPrChange>
        </w:rPr>
        <w:pPrChange w:id="3991" w:author="michaelaanas23@gmail.com" w:date="2026-09-25T21:55:00Z" w16du:dateUtc="2026-09-25T13:55:00Z">
          <w:pPr>
            <w:pStyle w:val="Heading2"/>
            <w:jc w:val="both"/>
          </w:pPr>
        </w:pPrChange>
      </w:pPr>
      <w:r w:rsidRPr="00427840">
        <w:rPr>
          <w:rFonts w:ascii="Times New Roman" w:hAnsi="Times New Roman" w:cs="Times New Roman"/>
          <w:b/>
          <w:bCs/>
          <w:color w:val="000000" w:themeColor="text1"/>
          <w:sz w:val="26"/>
          <w:szCs w:val="26"/>
          <w:rPrChange w:id="3992" w:author="michaelaanas23@gmail.com" w:date="2026-09-25T21:54:00Z" w16du:dateUtc="2026-09-25T13:54:00Z">
            <w:rPr>
              <w:rFonts w:ascii="Times New Roman" w:hAnsi="Times New Roman" w:cs="Times New Roman"/>
              <w:b/>
              <w:bCs/>
              <w:color w:val="000000" w:themeColor="text1"/>
            </w:rPr>
          </w:rPrChange>
        </w:rPr>
        <w:t>5.6 Summary</w:t>
      </w:r>
    </w:p>
    <w:p w14:paraId="5C60C1E0" w14:textId="77DAC407" w:rsidR="006338E1" w:rsidRPr="00427840" w:rsidRDefault="006338E1">
      <w:pPr>
        <w:spacing w:line="276" w:lineRule="auto"/>
        <w:ind w:firstLine="357"/>
        <w:jc w:val="both"/>
        <w:rPr>
          <w:rFonts w:ascii="Times New Roman" w:hAnsi="Times New Roman" w:cs="Times New Roman"/>
          <w:sz w:val="20"/>
          <w:szCs w:val="20"/>
          <w:rPrChange w:id="3993" w:author="michaelaanas23@gmail.com" w:date="2026-09-25T21:54:00Z" w16du:dateUtc="2026-09-25T13:54:00Z">
            <w:rPr>
              <w:rFonts w:ascii="Times New Roman" w:hAnsi="Times New Roman" w:cs="Times New Roman"/>
              <w:sz w:val="22"/>
              <w:szCs w:val="22"/>
            </w:rPr>
          </w:rPrChange>
        </w:rPr>
        <w:pPrChange w:id="3994" w:author="michaelaanas23@gmail.com" w:date="2026-09-25T21:55:00Z" w16du:dateUtc="2026-09-25T13:55:00Z">
          <w:pPr>
            <w:spacing w:line="360" w:lineRule="auto"/>
            <w:ind w:firstLine="357"/>
            <w:jc w:val="both"/>
          </w:pPr>
        </w:pPrChange>
      </w:pPr>
      <w:r w:rsidRPr="00427840">
        <w:rPr>
          <w:rFonts w:ascii="Times New Roman" w:hAnsi="Times New Roman" w:cs="Times New Roman"/>
          <w:sz w:val="20"/>
          <w:szCs w:val="20"/>
          <w:rPrChange w:id="3995" w:author="michaelaanas23@gmail.com" w:date="2026-09-25T21:54:00Z" w16du:dateUtc="2026-09-25T13:54:00Z">
            <w:rPr>
              <w:rFonts w:ascii="Times New Roman" w:hAnsi="Times New Roman" w:cs="Times New Roman"/>
              <w:sz w:val="22"/>
              <w:szCs w:val="22"/>
            </w:rPr>
          </w:rPrChange>
        </w:rPr>
        <w:t>This chapter presented the overall conclusions and recommendations derived from the development and evaluation of H2Ops: Cloud-Based Operations Management System for Water Refilling Stations with Automated Sales Analytics. The study demonstrated that the proposed system successfully addressed the operational challenges experienced by water refilling station businesses through the integration of cloud computing technology and automated sales analytics. By replacing manual record-keeping with an automated and centralized management system, H2Ops improved the efficiency, accuracy, and reliability of daily business operations.</w:t>
      </w:r>
    </w:p>
    <w:p w14:paraId="06FA84EC" w14:textId="77777777" w:rsidR="006338E1" w:rsidRPr="00427840" w:rsidRDefault="006338E1">
      <w:pPr>
        <w:spacing w:line="276" w:lineRule="auto"/>
        <w:ind w:firstLine="357"/>
        <w:jc w:val="both"/>
        <w:rPr>
          <w:rFonts w:ascii="Times New Roman" w:hAnsi="Times New Roman" w:cs="Times New Roman"/>
          <w:sz w:val="20"/>
          <w:szCs w:val="20"/>
          <w:rPrChange w:id="3996" w:author="michaelaanas23@gmail.com" w:date="2026-09-25T21:54:00Z" w16du:dateUtc="2026-09-25T13:54:00Z">
            <w:rPr>
              <w:rFonts w:ascii="Times New Roman" w:hAnsi="Times New Roman" w:cs="Times New Roman"/>
              <w:sz w:val="22"/>
              <w:szCs w:val="22"/>
            </w:rPr>
          </w:rPrChange>
        </w:rPr>
        <w:pPrChange w:id="3997" w:author="michaelaanas23@gmail.com" w:date="2026-09-25T21:55:00Z" w16du:dateUtc="2026-09-25T13:55:00Z">
          <w:pPr>
            <w:spacing w:line="360" w:lineRule="auto"/>
            <w:ind w:firstLine="357"/>
            <w:jc w:val="both"/>
          </w:pPr>
        </w:pPrChange>
      </w:pPr>
      <w:r w:rsidRPr="00427840">
        <w:rPr>
          <w:rFonts w:ascii="Times New Roman" w:hAnsi="Times New Roman" w:cs="Times New Roman"/>
          <w:sz w:val="20"/>
          <w:szCs w:val="20"/>
          <w:rPrChange w:id="3998" w:author="michaelaanas23@gmail.com" w:date="2026-09-25T21:54:00Z" w16du:dateUtc="2026-09-25T13:54:00Z">
            <w:rPr>
              <w:rFonts w:ascii="Times New Roman" w:hAnsi="Times New Roman" w:cs="Times New Roman"/>
              <w:sz w:val="22"/>
              <w:szCs w:val="22"/>
            </w:rPr>
          </w:rPrChange>
        </w:rPr>
        <w:t> The findings revealed that the system effectively automated essential business processes, including sales transaction recording, inventory monitoring, customer information management, delivery scheduling, report generation, and business performance monitoring. The implementation of a centralized cloud database enabled real-time access to operational information, allowing authorized users to monitor business activities from different locations while ensuring data consistency and security. Furthermore, the Automated Sales Analytics module provided valuable insights into sales performance, product demand, and operational trends through dashboards and graphical reports, enabling business owners to make informed and data-driven decisions.</w:t>
      </w:r>
    </w:p>
    <w:p w14:paraId="0708E7DF" w14:textId="7B38BD72" w:rsidR="006338E1" w:rsidRPr="00427840" w:rsidRDefault="006338E1">
      <w:pPr>
        <w:spacing w:line="276" w:lineRule="auto"/>
        <w:ind w:firstLine="357"/>
        <w:jc w:val="both"/>
        <w:rPr>
          <w:rFonts w:ascii="Times New Roman" w:hAnsi="Times New Roman" w:cs="Times New Roman"/>
          <w:sz w:val="20"/>
          <w:szCs w:val="20"/>
          <w:rPrChange w:id="3999" w:author="michaelaanas23@gmail.com" w:date="2026-09-25T21:54:00Z" w16du:dateUtc="2026-09-25T13:54:00Z">
            <w:rPr>
              <w:rFonts w:ascii="Times New Roman" w:hAnsi="Times New Roman" w:cs="Times New Roman"/>
              <w:sz w:val="22"/>
              <w:szCs w:val="22"/>
            </w:rPr>
          </w:rPrChange>
        </w:rPr>
        <w:pPrChange w:id="4000" w:author="michaelaanas23@gmail.com" w:date="2026-09-25T21:55:00Z" w16du:dateUtc="2026-09-25T13:55:00Z">
          <w:pPr>
            <w:spacing w:line="360" w:lineRule="auto"/>
            <w:ind w:firstLine="357"/>
            <w:jc w:val="both"/>
          </w:pPr>
        </w:pPrChange>
      </w:pPr>
      <w:r w:rsidRPr="00427840">
        <w:rPr>
          <w:rFonts w:ascii="Times New Roman" w:hAnsi="Times New Roman" w:cs="Times New Roman"/>
          <w:sz w:val="20"/>
          <w:szCs w:val="20"/>
          <w:rPrChange w:id="4001" w:author="michaelaanas23@gmail.com" w:date="2026-09-25T21:54:00Z" w16du:dateUtc="2026-09-25T13:54:00Z">
            <w:rPr>
              <w:rFonts w:ascii="Times New Roman" w:hAnsi="Times New Roman" w:cs="Times New Roman"/>
              <w:sz w:val="22"/>
              <w:szCs w:val="22"/>
            </w:rPr>
          </w:rPrChange>
        </w:rPr>
        <w:t> The researchers concluded that the objectives of the study were successfully achieved. The system was found to be functional, reliable, user-friendly, and capable of improving the operational efficiency of water refilling station businesses. Results from system testing and user evaluation also confirmed that the developed application met the requirements and expectations of its intended users. The integration of cloud technology, automation, and analytical reporting demonstrated the potential of information systems to enhance business management and support the digital transformation of small and medium-sized enterprises.</w:t>
      </w:r>
    </w:p>
    <w:p w14:paraId="7BB413C0" w14:textId="244C8238" w:rsidR="006338E1" w:rsidRPr="00427840" w:rsidDel="00427840" w:rsidRDefault="006338E1">
      <w:pPr>
        <w:spacing w:line="276" w:lineRule="auto"/>
        <w:ind w:firstLine="357"/>
        <w:jc w:val="both"/>
        <w:rPr>
          <w:del w:id="4002" w:author="michaelaanas23@gmail.com" w:date="2026-09-25T21:55:00Z" w16du:dateUtc="2026-09-25T13:55:00Z"/>
          <w:rFonts w:ascii="Times New Roman" w:hAnsi="Times New Roman" w:cs="Times New Roman"/>
          <w:sz w:val="20"/>
          <w:szCs w:val="20"/>
          <w:rPrChange w:id="4003" w:author="michaelaanas23@gmail.com" w:date="2026-09-25T21:54:00Z" w16du:dateUtc="2026-09-25T13:54:00Z">
            <w:rPr>
              <w:del w:id="4004" w:author="michaelaanas23@gmail.com" w:date="2026-09-25T21:55:00Z" w16du:dateUtc="2026-09-25T13:55:00Z"/>
              <w:rFonts w:ascii="Times New Roman" w:hAnsi="Times New Roman" w:cs="Times New Roman"/>
              <w:sz w:val="22"/>
              <w:szCs w:val="22"/>
            </w:rPr>
          </w:rPrChange>
        </w:rPr>
        <w:pPrChange w:id="4005" w:author="michaelaanas23@gmail.com" w:date="2026-09-25T21:55:00Z" w16du:dateUtc="2026-09-25T13:55:00Z">
          <w:pPr>
            <w:spacing w:line="360" w:lineRule="auto"/>
            <w:ind w:firstLine="357"/>
            <w:jc w:val="both"/>
          </w:pPr>
        </w:pPrChange>
      </w:pPr>
      <w:r w:rsidRPr="00427840">
        <w:rPr>
          <w:rFonts w:ascii="Times New Roman" w:hAnsi="Times New Roman" w:cs="Times New Roman"/>
          <w:sz w:val="20"/>
          <w:szCs w:val="20"/>
          <w:rPrChange w:id="4006" w:author="michaelaanas23@gmail.com" w:date="2026-09-25T21:54:00Z" w16du:dateUtc="2026-09-25T13:54:00Z">
            <w:rPr>
              <w:rFonts w:ascii="Times New Roman" w:hAnsi="Times New Roman" w:cs="Times New Roman"/>
              <w:sz w:val="22"/>
              <w:szCs w:val="22"/>
            </w:rPr>
          </w:rPrChange>
        </w:rPr>
        <w:t xml:space="preserve">Finally, this chapter presented several recommendations for future development and implementation. These include integrating additional features such as predictive analytics, mobile application support, online payment integration, enhanced security mechanisms, and notification services to further improve the functionality of the system. Future researchers are encouraged to continue exploring innovative technologies that can enhance business </w:t>
      </w:r>
      <w:r w:rsidRPr="00427840">
        <w:rPr>
          <w:rFonts w:ascii="Times New Roman" w:hAnsi="Times New Roman" w:cs="Times New Roman"/>
          <w:sz w:val="20"/>
          <w:szCs w:val="20"/>
          <w:rPrChange w:id="4007" w:author="michaelaanas23@gmail.com" w:date="2026-09-25T21:54:00Z" w16du:dateUtc="2026-09-25T13:54:00Z">
            <w:rPr>
              <w:rFonts w:ascii="Times New Roman" w:hAnsi="Times New Roman" w:cs="Times New Roman"/>
              <w:sz w:val="22"/>
              <w:szCs w:val="22"/>
            </w:rPr>
          </w:rPrChange>
        </w:rPr>
        <w:lastRenderedPageBreak/>
        <w:t>process automation and decision support within the water refilling station industry. Overall, this study serves as a valuable reference for future researchers, developers, and entrepreneurs by demonstrating how cloud-based operations management systems can improve business performance, streamline daily operations, and contribute to the long-term growth and sustainability of water refilling station businesses.</w:t>
      </w:r>
    </w:p>
    <w:p w14:paraId="20100A38" w14:textId="77777777" w:rsidR="006338E1" w:rsidRPr="006338E1" w:rsidDel="00427840" w:rsidRDefault="006338E1">
      <w:pPr>
        <w:spacing w:line="276" w:lineRule="auto"/>
        <w:jc w:val="both"/>
        <w:rPr>
          <w:del w:id="4008" w:author="michaelaanas23@gmail.com" w:date="2026-09-25T21:55:00Z" w16du:dateUtc="2026-09-25T13:55:00Z"/>
        </w:rPr>
        <w:pPrChange w:id="4009" w:author="michaelaanas23@gmail.com" w:date="2026-09-25T21:55:00Z" w16du:dateUtc="2026-09-25T13:55:00Z">
          <w:pPr>
            <w:jc w:val="both"/>
          </w:pPr>
        </w:pPrChange>
      </w:pPr>
    </w:p>
    <w:p w14:paraId="4C03DD4E" w14:textId="77777777" w:rsidR="006338E1" w:rsidRPr="006338E1" w:rsidDel="00427840" w:rsidRDefault="006338E1">
      <w:pPr>
        <w:spacing w:after="0" w:line="276" w:lineRule="auto"/>
        <w:jc w:val="both"/>
        <w:rPr>
          <w:del w:id="4010" w:author="michaelaanas23@gmail.com" w:date="2026-09-25T21:55:00Z" w16du:dateUtc="2026-09-25T13:55:00Z"/>
          <w:rFonts w:ascii="Times New Roman" w:eastAsia="Times New Roman" w:hAnsi="Times New Roman" w:cs="Times New Roman"/>
          <w:kern w:val="0"/>
          <w:sz w:val="22"/>
          <w:szCs w:val="22"/>
          <w14:ligatures w14:val="none"/>
        </w:rPr>
        <w:pPrChange w:id="4011" w:author="michaelaanas23@gmail.com" w:date="2026-09-25T21:55:00Z" w16du:dateUtc="2026-09-25T13:55:00Z">
          <w:pPr>
            <w:spacing w:after="0" w:line="360" w:lineRule="auto"/>
            <w:jc w:val="both"/>
          </w:pPr>
        </w:pPrChange>
      </w:pPr>
    </w:p>
    <w:p w14:paraId="0415C324" w14:textId="77777777" w:rsidR="00485DEF" w:rsidRPr="00485DEF" w:rsidRDefault="00485DEF">
      <w:pPr>
        <w:spacing w:line="276" w:lineRule="auto"/>
        <w:ind w:firstLine="357"/>
        <w:jc w:val="both"/>
        <w:pPrChange w:id="4012" w:author="michaelaanas23@gmail.com" w:date="2026-09-25T21:55:00Z" w16du:dateUtc="2026-09-25T13:55:00Z">
          <w:pPr>
            <w:jc w:val="both"/>
          </w:pPr>
        </w:pPrChange>
      </w:pPr>
    </w:p>
    <w:sectPr w:rsidR="00485DEF" w:rsidRPr="00485DEF" w:rsidSect="00E313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E602F" w14:textId="77777777" w:rsidR="004329B8" w:rsidRDefault="004329B8" w:rsidP="005A14C8">
      <w:pPr>
        <w:spacing w:after="0" w:line="240" w:lineRule="auto"/>
      </w:pPr>
      <w:r>
        <w:separator/>
      </w:r>
    </w:p>
  </w:endnote>
  <w:endnote w:type="continuationSeparator" w:id="0">
    <w:p w14:paraId="642167AE" w14:textId="77777777" w:rsidR="004329B8" w:rsidRDefault="004329B8" w:rsidP="005A14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FA34B" w14:textId="77777777" w:rsidR="004329B8" w:rsidRDefault="004329B8" w:rsidP="005A14C8">
      <w:pPr>
        <w:spacing w:after="0" w:line="240" w:lineRule="auto"/>
      </w:pPr>
      <w:r>
        <w:separator/>
      </w:r>
    </w:p>
  </w:footnote>
  <w:footnote w:type="continuationSeparator" w:id="0">
    <w:p w14:paraId="659B7F0B" w14:textId="77777777" w:rsidR="004329B8" w:rsidRDefault="004329B8" w:rsidP="005A14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D4E9A"/>
    <w:multiLevelType w:val="multilevel"/>
    <w:tmpl w:val="6186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D61AAB"/>
    <w:multiLevelType w:val="multilevel"/>
    <w:tmpl w:val="860A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B203C"/>
    <w:multiLevelType w:val="hybridMultilevel"/>
    <w:tmpl w:val="CBFAD7B4"/>
    <w:lvl w:ilvl="0" w:tplc="CB5E64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5B689D"/>
    <w:multiLevelType w:val="hybridMultilevel"/>
    <w:tmpl w:val="B006672E"/>
    <w:lvl w:ilvl="0" w:tplc="8408C0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A41637"/>
    <w:multiLevelType w:val="multilevel"/>
    <w:tmpl w:val="E6A0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D97D88"/>
    <w:multiLevelType w:val="hybridMultilevel"/>
    <w:tmpl w:val="443065D0"/>
    <w:lvl w:ilvl="0" w:tplc="04090013">
      <w:start w:val="1"/>
      <w:numFmt w:val="upperRoman"/>
      <w:lvlText w:val="%1."/>
      <w:lvlJc w:val="righ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66D3287"/>
    <w:multiLevelType w:val="multilevel"/>
    <w:tmpl w:val="658A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79171D"/>
    <w:multiLevelType w:val="hybridMultilevel"/>
    <w:tmpl w:val="3190D7EC"/>
    <w:lvl w:ilvl="0" w:tplc="1714E27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DEC2AC7"/>
    <w:multiLevelType w:val="hybridMultilevel"/>
    <w:tmpl w:val="85E297A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2138555">
    <w:abstractNumId w:val="3"/>
  </w:num>
  <w:num w:numId="2" w16cid:durableId="282536257">
    <w:abstractNumId w:val="2"/>
  </w:num>
  <w:num w:numId="3" w16cid:durableId="195974086">
    <w:abstractNumId w:val="7"/>
  </w:num>
  <w:num w:numId="4" w16cid:durableId="1144814859">
    <w:abstractNumId w:val="5"/>
  </w:num>
  <w:num w:numId="5" w16cid:durableId="576938043">
    <w:abstractNumId w:val="8"/>
  </w:num>
  <w:num w:numId="6" w16cid:durableId="186676765">
    <w:abstractNumId w:val="6"/>
  </w:num>
  <w:num w:numId="7" w16cid:durableId="921765751">
    <w:abstractNumId w:val="4"/>
  </w:num>
  <w:num w:numId="8" w16cid:durableId="2145808708">
    <w:abstractNumId w:val="1"/>
  </w:num>
  <w:num w:numId="9" w16cid:durableId="27394373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aanas23@gmail.com">
    <w15:presenceInfo w15:providerId="Windows Live" w15:userId="286cfae274c5ed0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4C8"/>
    <w:rsid w:val="00017986"/>
    <w:rsid w:val="00050039"/>
    <w:rsid w:val="000966A1"/>
    <w:rsid w:val="000D0850"/>
    <w:rsid w:val="000D1487"/>
    <w:rsid w:val="000E6011"/>
    <w:rsid w:val="00104D2B"/>
    <w:rsid w:val="00163F4B"/>
    <w:rsid w:val="00165349"/>
    <w:rsid w:val="0019466A"/>
    <w:rsid w:val="001A01FF"/>
    <w:rsid w:val="001D1134"/>
    <w:rsid w:val="001F6A2B"/>
    <w:rsid w:val="00247B2E"/>
    <w:rsid w:val="002568D4"/>
    <w:rsid w:val="0026620A"/>
    <w:rsid w:val="002B2466"/>
    <w:rsid w:val="002D3388"/>
    <w:rsid w:val="003860DB"/>
    <w:rsid w:val="003B1EE1"/>
    <w:rsid w:val="003E37B6"/>
    <w:rsid w:val="00424098"/>
    <w:rsid w:val="00427840"/>
    <w:rsid w:val="004329B8"/>
    <w:rsid w:val="004352B2"/>
    <w:rsid w:val="0046241D"/>
    <w:rsid w:val="00470AB8"/>
    <w:rsid w:val="004737C2"/>
    <w:rsid w:val="00482DA7"/>
    <w:rsid w:val="0048494B"/>
    <w:rsid w:val="00485DEF"/>
    <w:rsid w:val="00490901"/>
    <w:rsid w:val="004A61B4"/>
    <w:rsid w:val="005033B6"/>
    <w:rsid w:val="00503832"/>
    <w:rsid w:val="005A14C8"/>
    <w:rsid w:val="005B46A5"/>
    <w:rsid w:val="005C0C16"/>
    <w:rsid w:val="005D134B"/>
    <w:rsid w:val="005D222B"/>
    <w:rsid w:val="006338E1"/>
    <w:rsid w:val="006B4F0E"/>
    <w:rsid w:val="006E4779"/>
    <w:rsid w:val="007134A7"/>
    <w:rsid w:val="00734374"/>
    <w:rsid w:val="007464C8"/>
    <w:rsid w:val="00763EDC"/>
    <w:rsid w:val="0078704C"/>
    <w:rsid w:val="007936BE"/>
    <w:rsid w:val="00800BF6"/>
    <w:rsid w:val="0081039C"/>
    <w:rsid w:val="00820802"/>
    <w:rsid w:val="00862880"/>
    <w:rsid w:val="0087060E"/>
    <w:rsid w:val="00882E63"/>
    <w:rsid w:val="008B5C37"/>
    <w:rsid w:val="008C6800"/>
    <w:rsid w:val="008C7042"/>
    <w:rsid w:val="008E45C7"/>
    <w:rsid w:val="009855AD"/>
    <w:rsid w:val="00A07502"/>
    <w:rsid w:val="00A22F49"/>
    <w:rsid w:val="00B317AE"/>
    <w:rsid w:val="00C21DB8"/>
    <w:rsid w:val="00C538A6"/>
    <w:rsid w:val="00C9066B"/>
    <w:rsid w:val="00CC4734"/>
    <w:rsid w:val="00D209D0"/>
    <w:rsid w:val="00D443C0"/>
    <w:rsid w:val="00DD3042"/>
    <w:rsid w:val="00E31370"/>
    <w:rsid w:val="00EA3194"/>
    <w:rsid w:val="00EF0C78"/>
    <w:rsid w:val="00EF15B5"/>
    <w:rsid w:val="00F01787"/>
    <w:rsid w:val="00F0374E"/>
    <w:rsid w:val="00F133B4"/>
    <w:rsid w:val="00F52DA7"/>
    <w:rsid w:val="00F7541A"/>
    <w:rsid w:val="00FA6DD3"/>
    <w:rsid w:val="00FC5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695F0"/>
  <w15:chartTrackingRefBased/>
  <w15:docId w15:val="{A1A781DF-CC07-4033-82A3-3695FF840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4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A14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14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14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14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14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4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4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4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4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A14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14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14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14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14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4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4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4C8"/>
    <w:rPr>
      <w:rFonts w:eastAsiaTheme="majorEastAsia" w:cstheme="majorBidi"/>
      <w:color w:val="272727" w:themeColor="text1" w:themeTint="D8"/>
    </w:rPr>
  </w:style>
  <w:style w:type="paragraph" w:styleId="Title">
    <w:name w:val="Title"/>
    <w:basedOn w:val="Normal"/>
    <w:next w:val="Normal"/>
    <w:link w:val="TitleChar"/>
    <w:uiPriority w:val="10"/>
    <w:qFormat/>
    <w:rsid w:val="005A14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4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4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4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4C8"/>
    <w:pPr>
      <w:spacing w:before="160"/>
      <w:jc w:val="center"/>
    </w:pPr>
    <w:rPr>
      <w:i/>
      <w:iCs/>
      <w:color w:val="404040" w:themeColor="text1" w:themeTint="BF"/>
    </w:rPr>
  </w:style>
  <w:style w:type="character" w:customStyle="1" w:styleId="QuoteChar">
    <w:name w:val="Quote Char"/>
    <w:basedOn w:val="DefaultParagraphFont"/>
    <w:link w:val="Quote"/>
    <w:uiPriority w:val="29"/>
    <w:rsid w:val="005A14C8"/>
    <w:rPr>
      <w:i/>
      <w:iCs/>
      <w:color w:val="404040" w:themeColor="text1" w:themeTint="BF"/>
    </w:rPr>
  </w:style>
  <w:style w:type="paragraph" w:styleId="ListParagraph">
    <w:name w:val="List Paragraph"/>
    <w:basedOn w:val="Normal"/>
    <w:uiPriority w:val="34"/>
    <w:qFormat/>
    <w:rsid w:val="005A14C8"/>
    <w:pPr>
      <w:ind w:left="720"/>
      <w:contextualSpacing/>
    </w:pPr>
  </w:style>
  <w:style w:type="character" w:styleId="IntenseEmphasis">
    <w:name w:val="Intense Emphasis"/>
    <w:basedOn w:val="DefaultParagraphFont"/>
    <w:uiPriority w:val="21"/>
    <w:qFormat/>
    <w:rsid w:val="005A14C8"/>
    <w:rPr>
      <w:i/>
      <w:iCs/>
      <w:color w:val="2F5496" w:themeColor="accent1" w:themeShade="BF"/>
    </w:rPr>
  </w:style>
  <w:style w:type="paragraph" w:styleId="IntenseQuote">
    <w:name w:val="Intense Quote"/>
    <w:basedOn w:val="Normal"/>
    <w:next w:val="Normal"/>
    <w:link w:val="IntenseQuoteChar"/>
    <w:uiPriority w:val="30"/>
    <w:qFormat/>
    <w:rsid w:val="005A14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14C8"/>
    <w:rPr>
      <w:i/>
      <w:iCs/>
      <w:color w:val="2F5496" w:themeColor="accent1" w:themeShade="BF"/>
    </w:rPr>
  </w:style>
  <w:style w:type="character" w:styleId="IntenseReference">
    <w:name w:val="Intense Reference"/>
    <w:basedOn w:val="DefaultParagraphFont"/>
    <w:uiPriority w:val="32"/>
    <w:qFormat/>
    <w:rsid w:val="005A14C8"/>
    <w:rPr>
      <w:b/>
      <w:bCs/>
      <w:smallCaps/>
      <w:color w:val="2F5496" w:themeColor="accent1" w:themeShade="BF"/>
      <w:spacing w:val="5"/>
    </w:rPr>
  </w:style>
  <w:style w:type="paragraph" w:styleId="Header">
    <w:name w:val="header"/>
    <w:basedOn w:val="Normal"/>
    <w:link w:val="HeaderChar"/>
    <w:uiPriority w:val="99"/>
    <w:unhideWhenUsed/>
    <w:rsid w:val="005A14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14C8"/>
  </w:style>
  <w:style w:type="paragraph" w:styleId="Footer">
    <w:name w:val="footer"/>
    <w:basedOn w:val="Normal"/>
    <w:link w:val="FooterChar"/>
    <w:uiPriority w:val="99"/>
    <w:unhideWhenUsed/>
    <w:rsid w:val="005A14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14C8"/>
  </w:style>
  <w:style w:type="character" w:styleId="PlaceholderText">
    <w:name w:val="Placeholder Text"/>
    <w:basedOn w:val="DefaultParagraphFont"/>
    <w:uiPriority w:val="99"/>
    <w:semiHidden/>
    <w:rsid w:val="005D222B"/>
    <w:rPr>
      <w:color w:val="666666"/>
    </w:rPr>
  </w:style>
  <w:style w:type="paragraph" w:styleId="FootnoteText">
    <w:name w:val="footnote text"/>
    <w:basedOn w:val="Normal"/>
    <w:link w:val="FootnoteTextChar"/>
    <w:uiPriority w:val="99"/>
    <w:semiHidden/>
    <w:unhideWhenUsed/>
    <w:rsid w:val="0019466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9466A"/>
    <w:rPr>
      <w:sz w:val="20"/>
      <w:szCs w:val="20"/>
    </w:rPr>
  </w:style>
  <w:style w:type="character" w:styleId="FootnoteReference">
    <w:name w:val="footnote reference"/>
    <w:basedOn w:val="DefaultParagraphFont"/>
    <w:uiPriority w:val="99"/>
    <w:semiHidden/>
    <w:unhideWhenUsed/>
    <w:rsid w:val="0019466A"/>
    <w:rPr>
      <w:vertAlign w:val="superscript"/>
    </w:rPr>
  </w:style>
  <w:style w:type="paragraph" w:styleId="Bibliography">
    <w:name w:val="Bibliography"/>
    <w:basedOn w:val="Normal"/>
    <w:next w:val="Normal"/>
    <w:uiPriority w:val="37"/>
    <w:unhideWhenUsed/>
    <w:rsid w:val="00FC539F"/>
  </w:style>
  <w:style w:type="character" w:styleId="Hyperlink">
    <w:name w:val="Hyperlink"/>
    <w:basedOn w:val="DefaultParagraphFont"/>
    <w:uiPriority w:val="99"/>
    <w:unhideWhenUsed/>
    <w:rsid w:val="004A61B4"/>
    <w:rPr>
      <w:color w:val="0563C1" w:themeColor="hyperlink"/>
      <w:u w:val="single"/>
    </w:rPr>
  </w:style>
  <w:style w:type="character" w:styleId="UnresolvedMention">
    <w:name w:val="Unresolved Mention"/>
    <w:basedOn w:val="DefaultParagraphFont"/>
    <w:uiPriority w:val="99"/>
    <w:semiHidden/>
    <w:unhideWhenUsed/>
    <w:rsid w:val="004A61B4"/>
    <w:rPr>
      <w:color w:val="605E5C"/>
      <w:shd w:val="clear" w:color="auto" w:fill="E1DFDD"/>
    </w:rPr>
  </w:style>
  <w:style w:type="paragraph" w:styleId="Caption">
    <w:name w:val="caption"/>
    <w:basedOn w:val="Normal"/>
    <w:next w:val="Normal"/>
    <w:uiPriority w:val="35"/>
    <w:unhideWhenUsed/>
    <w:qFormat/>
    <w:rsid w:val="00017986"/>
    <w:pPr>
      <w:spacing w:after="200" w:line="240" w:lineRule="auto"/>
    </w:pPr>
    <w:rPr>
      <w:i/>
      <w:iCs/>
      <w:color w:val="44546A" w:themeColor="text2"/>
      <w:sz w:val="18"/>
      <w:szCs w:val="18"/>
    </w:rPr>
  </w:style>
  <w:style w:type="paragraph" w:styleId="NoSpacing">
    <w:name w:val="No Spacing"/>
    <w:uiPriority w:val="1"/>
    <w:qFormat/>
    <w:rsid w:val="006338E1"/>
    <w:pPr>
      <w:spacing w:after="0" w:line="240" w:lineRule="auto"/>
    </w:pPr>
  </w:style>
  <w:style w:type="paragraph" w:styleId="Revision">
    <w:name w:val="Revision"/>
    <w:hidden/>
    <w:uiPriority w:val="99"/>
    <w:semiHidden/>
    <w:rsid w:val="0078704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7927">
      <w:bodyDiv w:val="1"/>
      <w:marLeft w:val="0"/>
      <w:marRight w:val="0"/>
      <w:marTop w:val="0"/>
      <w:marBottom w:val="0"/>
      <w:divBdr>
        <w:top w:val="none" w:sz="0" w:space="0" w:color="auto"/>
        <w:left w:val="none" w:sz="0" w:space="0" w:color="auto"/>
        <w:bottom w:val="none" w:sz="0" w:space="0" w:color="auto"/>
        <w:right w:val="none" w:sz="0" w:space="0" w:color="auto"/>
      </w:divBdr>
    </w:div>
    <w:div w:id="9184920">
      <w:bodyDiv w:val="1"/>
      <w:marLeft w:val="0"/>
      <w:marRight w:val="0"/>
      <w:marTop w:val="0"/>
      <w:marBottom w:val="0"/>
      <w:divBdr>
        <w:top w:val="none" w:sz="0" w:space="0" w:color="auto"/>
        <w:left w:val="none" w:sz="0" w:space="0" w:color="auto"/>
        <w:bottom w:val="none" w:sz="0" w:space="0" w:color="auto"/>
        <w:right w:val="none" w:sz="0" w:space="0" w:color="auto"/>
      </w:divBdr>
    </w:div>
    <w:div w:id="11348529">
      <w:bodyDiv w:val="1"/>
      <w:marLeft w:val="0"/>
      <w:marRight w:val="0"/>
      <w:marTop w:val="0"/>
      <w:marBottom w:val="0"/>
      <w:divBdr>
        <w:top w:val="none" w:sz="0" w:space="0" w:color="auto"/>
        <w:left w:val="none" w:sz="0" w:space="0" w:color="auto"/>
        <w:bottom w:val="none" w:sz="0" w:space="0" w:color="auto"/>
        <w:right w:val="none" w:sz="0" w:space="0" w:color="auto"/>
      </w:divBdr>
    </w:div>
    <w:div w:id="20054243">
      <w:bodyDiv w:val="1"/>
      <w:marLeft w:val="0"/>
      <w:marRight w:val="0"/>
      <w:marTop w:val="0"/>
      <w:marBottom w:val="0"/>
      <w:divBdr>
        <w:top w:val="none" w:sz="0" w:space="0" w:color="auto"/>
        <w:left w:val="none" w:sz="0" w:space="0" w:color="auto"/>
        <w:bottom w:val="none" w:sz="0" w:space="0" w:color="auto"/>
        <w:right w:val="none" w:sz="0" w:space="0" w:color="auto"/>
      </w:divBdr>
    </w:div>
    <w:div w:id="22874286">
      <w:bodyDiv w:val="1"/>
      <w:marLeft w:val="0"/>
      <w:marRight w:val="0"/>
      <w:marTop w:val="0"/>
      <w:marBottom w:val="0"/>
      <w:divBdr>
        <w:top w:val="none" w:sz="0" w:space="0" w:color="auto"/>
        <w:left w:val="none" w:sz="0" w:space="0" w:color="auto"/>
        <w:bottom w:val="none" w:sz="0" w:space="0" w:color="auto"/>
        <w:right w:val="none" w:sz="0" w:space="0" w:color="auto"/>
      </w:divBdr>
    </w:div>
    <w:div w:id="33966581">
      <w:bodyDiv w:val="1"/>
      <w:marLeft w:val="0"/>
      <w:marRight w:val="0"/>
      <w:marTop w:val="0"/>
      <w:marBottom w:val="0"/>
      <w:divBdr>
        <w:top w:val="none" w:sz="0" w:space="0" w:color="auto"/>
        <w:left w:val="none" w:sz="0" w:space="0" w:color="auto"/>
        <w:bottom w:val="none" w:sz="0" w:space="0" w:color="auto"/>
        <w:right w:val="none" w:sz="0" w:space="0" w:color="auto"/>
      </w:divBdr>
    </w:div>
    <w:div w:id="42949114">
      <w:bodyDiv w:val="1"/>
      <w:marLeft w:val="0"/>
      <w:marRight w:val="0"/>
      <w:marTop w:val="0"/>
      <w:marBottom w:val="0"/>
      <w:divBdr>
        <w:top w:val="none" w:sz="0" w:space="0" w:color="auto"/>
        <w:left w:val="none" w:sz="0" w:space="0" w:color="auto"/>
        <w:bottom w:val="none" w:sz="0" w:space="0" w:color="auto"/>
        <w:right w:val="none" w:sz="0" w:space="0" w:color="auto"/>
      </w:divBdr>
    </w:div>
    <w:div w:id="56635697">
      <w:bodyDiv w:val="1"/>
      <w:marLeft w:val="0"/>
      <w:marRight w:val="0"/>
      <w:marTop w:val="0"/>
      <w:marBottom w:val="0"/>
      <w:divBdr>
        <w:top w:val="none" w:sz="0" w:space="0" w:color="auto"/>
        <w:left w:val="none" w:sz="0" w:space="0" w:color="auto"/>
        <w:bottom w:val="none" w:sz="0" w:space="0" w:color="auto"/>
        <w:right w:val="none" w:sz="0" w:space="0" w:color="auto"/>
      </w:divBdr>
    </w:div>
    <w:div w:id="67074303">
      <w:bodyDiv w:val="1"/>
      <w:marLeft w:val="0"/>
      <w:marRight w:val="0"/>
      <w:marTop w:val="0"/>
      <w:marBottom w:val="0"/>
      <w:divBdr>
        <w:top w:val="none" w:sz="0" w:space="0" w:color="auto"/>
        <w:left w:val="none" w:sz="0" w:space="0" w:color="auto"/>
        <w:bottom w:val="none" w:sz="0" w:space="0" w:color="auto"/>
        <w:right w:val="none" w:sz="0" w:space="0" w:color="auto"/>
      </w:divBdr>
    </w:div>
    <w:div w:id="73359105">
      <w:bodyDiv w:val="1"/>
      <w:marLeft w:val="0"/>
      <w:marRight w:val="0"/>
      <w:marTop w:val="0"/>
      <w:marBottom w:val="0"/>
      <w:divBdr>
        <w:top w:val="none" w:sz="0" w:space="0" w:color="auto"/>
        <w:left w:val="none" w:sz="0" w:space="0" w:color="auto"/>
        <w:bottom w:val="none" w:sz="0" w:space="0" w:color="auto"/>
        <w:right w:val="none" w:sz="0" w:space="0" w:color="auto"/>
      </w:divBdr>
    </w:div>
    <w:div w:id="89201564">
      <w:bodyDiv w:val="1"/>
      <w:marLeft w:val="0"/>
      <w:marRight w:val="0"/>
      <w:marTop w:val="0"/>
      <w:marBottom w:val="0"/>
      <w:divBdr>
        <w:top w:val="none" w:sz="0" w:space="0" w:color="auto"/>
        <w:left w:val="none" w:sz="0" w:space="0" w:color="auto"/>
        <w:bottom w:val="none" w:sz="0" w:space="0" w:color="auto"/>
        <w:right w:val="none" w:sz="0" w:space="0" w:color="auto"/>
      </w:divBdr>
    </w:div>
    <w:div w:id="108479218">
      <w:bodyDiv w:val="1"/>
      <w:marLeft w:val="0"/>
      <w:marRight w:val="0"/>
      <w:marTop w:val="0"/>
      <w:marBottom w:val="0"/>
      <w:divBdr>
        <w:top w:val="none" w:sz="0" w:space="0" w:color="auto"/>
        <w:left w:val="none" w:sz="0" w:space="0" w:color="auto"/>
        <w:bottom w:val="none" w:sz="0" w:space="0" w:color="auto"/>
        <w:right w:val="none" w:sz="0" w:space="0" w:color="auto"/>
      </w:divBdr>
    </w:div>
    <w:div w:id="135609114">
      <w:bodyDiv w:val="1"/>
      <w:marLeft w:val="0"/>
      <w:marRight w:val="0"/>
      <w:marTop w:val="0"/>
      <w:marBottom w:val="0"/>
      <w:divBdr>
        <w:top w:val="none" w:sz="0" w:space="0" w:color="auto"/>
        <w:left w:val="none" w:sz="0" w:space="0" w:color="auto"/>
        <w:bottom w:val="none" w:sz="0" w:space="0" w:color="auto"/>
        <w:right w:val="none" w:sz="0" w:space="0" w:color="auto"/>
      </w:divBdr>
    </w:div>
    <w:div w:id="148179937">
      <w:bodyDiv w:val="1"/>
      <w:marLeft w:val="0"/>
      <w:marRight w:val="0"/>
      <w:marTop w:val="0"/>
      <w:marBottom w:val="0"/>
      <w:divBdr>
        <w:top w:val="none" w:sz="0" w:space="0" w:color="auto"/>
        <w:left w:val="none" w:sz="0" w:space="0" w:color="auto"/>
        <w:bottom w:val="none" w:sz="0" w:space="0" w:color="auto"/>
        <w:right w:val="none" w:sz="0" w:space="0" w:color="auto"/>
      </w:divBdr>
    </w:div>
    <w:div w:id="150105498">
      <w:bodyDiv w:val="1"/>
      <w:marLeft w:val="0"/>
      <w:marRight w:val="0"/>
      <w:marTop w:val="0"/>
      <w:marBottom w:val="0"/>
      <w:divBdr>
        <w:top w:val="none" w:sz="0" w:space="0" w:color="auto"/>
        <w:left w:val="none" w:sz="0" w:space="0" w:color="auto"/>
        <w:bottom w:val="none" w:sz="0" w:space="0" w:color="auto"/>
        <w:right w:val="none" w:sz="0" w:space="0" w:color="auto"/>
      </w:divBdr>
    </w:div>
    <w:div w:id="168714358">
      <w:bodyDiv w:val="1"/>
      <w:marLeft w:val="0"/>
      <w:marRight w:val="0"/>
      <w:marTop w:val="0"/>
      <w:marBottom w:val="0"/>
      <w:divBdr>
        <w:top w:val="none" w:sz="0" w:space="0" w:color="auto"/>
        <w:left w:val="none" w:sz="0" w:space="0" w:color="auto"/>
        <w:bottom w:val="none" w:sz="0" w:space="0" w:color="auto"/>
        <w:right w:val="none" w:sz="0" w:space="0" w:color="auto"/>
      </w:divBdr>
    </w:div>
    <w:div w:id="173493359">
      <w:bodyDiv w:val="1"/>
      <w:marLeft w:val="0"/>
      <w:marRight w:val="0"/>
      <w:marTop w:val="0"/>
      <w:marBottom w:val="0"/>
      <w:divBdr>
        <w:top w:val="none" w:sz="0" w:space="0" w:color="auto"/>
        <w:left w:val="none" w:sz="0" w:space="0" w:color="auto"/>
        <w:bottom w:val="none" w:sz="0" w:space="0" w:color="auto"/>
        <w:right w:val="none" w:sz="0" w:space="0" w:color="auto"/>
      </w:divBdr>
    </w:div>
    <w:div w:id="180634530">
      <w:bodyDiv w:val="1"/>
      <w:marLeft w:val="0"/>
      <w:marRight w:val="0"/>
      <w:marTop w:val="0"/>
      <w:marBottom w:val="0"/>
      <w:divBdr>
        <w:top w:val="none" w:sz="0" w:space="0" w:color="auto"/>
        <w:left w:val="none" w:sz="0" w:space="0" w:color="auto"/>
        <w:bottom w:val="none" w:sz="0" w:space="0" w:color="auto"/>
        <w:right w:val="none" w:sz="0" w:space="0" w:color="auto"/>
      </w:divBdr>
    </w:div>
    <w:div w:id="196360524">
      <w:bodyDiv w:val="1"/>
      <w:marLeft w:val="0"/>
      <w:marRight w:val="0"/>
      <w:marTop w:val="0"/>
      <w:marBottom w:val="0"/>
      <w:divBdr>
        <w:top w:val="none" w:sz="0" w:space="0" w:color="auto"/>
        <w:left w:val="none" w:sz="0" w:space="0" w:color="auto"/>
        <w:bottom w:val="none" w:sz="0" w:space="0" w:color="auto"/>
        <w:right w:val="none" w:sz="0" w:space="0" w:color="auto"/>
      </w:divBdr>
    </w:div>
    <w:div w:id="204490893">
      <w:bodyDiv w:val="1"/>
      <w:marLeft w:val="0"/>
      <w:marRight w:val="0"/>
      <w:marTop w:val="0"/>
      <w:marBottom w:val="0"/>
      <w:divBdr>
        <w:top w:val="none" w:sz="0" w:space="0" w:color="auto"/>
        <w:left w:val="none" w:sz="0" w:space="0" w:color="auto"/>
        <w:bottom w:val="none" w:sz="0" w:space="0" w:color="auto"/>
        <w:right w:val="none" w:sz="0" w:space="0" w:color="auto"/>
      </w:divBdr>
    </w:div>
    <w:div w:id="213279182">
      <w:bodyDiv w:val="1"/>
      <w:marLeft w:val="0"/>
      <w:marRight w:val="0"/>
      <w:marTop w:val="0"/>
      <w:marBottom w:val="0"/>
      <w:divBdr>
        <w:top w:val="none" w:sz="0" w:space="0" w:color="auto"/>
        <w:left w:val="none" w:sz="0" w:space="0" w:color="auto"/>
        <w:bottom w:val="none" w:sz="0" w:space="0" w:color="auto"/>
        <w:right w:val="none" w:sz="0" w:space="0" w:color="auto"/>
      </w:divBdr>
    </w:div>
    <w:div w:id="223031111">
      <w:bodyDiv w:val="1"/>
      <w:marLeft w:val="0"/>
      <w:marRight w:val="0"/>
      <w:marTop w:val="0"/>
      <w:marBottom w:val="0"/>
      <w:divBdr>
        <w:top w:val="none" w:sz="0" w:space="0" w:color="auto"/>
        <w:left w:val="none" w:sz="0" w:space="0" w:color="auto"/>
        <w:bottom w:val="none" w:sz="0" w:space="0" w:color="auto"/>
        <w:right w:val="none" w:sz="0" w:space="0" w:color="auto"/>
      </w:divBdr>
    </w:div>
    <w:div w:id="229077702">
      <w:bodyDiv w:val="1"/>
      <w:marLeft w:val="0"/>
      <w:marRight w:val="0"/>
      <w:marTop w:val="0"/>
      <w:marBottom w:val="0"/>
      <w:divBdr>
        <w:top w:val="none" w:sz="0" w:space="0" w:color="auto"/>
        <w:left w:val="none" w:sz="0" w:space="0" w:color="auto"/>
        <w:bottom w:val="none" w:sz="0" w:space="0" w:color="auto"/>
        <w:right w:val="none" w:sz="0" w:space="0" w:color="auto"/>
      </w:divBdr>
    </w:div>
    <w:div w:id="238517150">
      <w:bodyDiv w:val="1"/>
      <w:marLeft w:val="0"/>
      <w:marRight w:val="0"/>
      <w:marTop w:val="0"/>
      <w:marBottom w:val="0"/>
      <w:divBdr>
        <w:top w:val="none" w:sz="0" w:space="0" w:color="auto"/>
        <w:left w:val="none" w:sz="0" w:space="0" w:color="auto"/>
        <w:bottom w:val="none" w:sz="0" w:space="0" w:color="auto"/>
        <w:right w:val="none" w:sz="0" w:space="0" w:color="auto"/>
      </w:divBdr>
    </w:div>
    <w:div w:id="245647653">
      <w:bodyDiv w:val="1"/>
      <w:marLeft w:val="0"/>
      <w:marRight w:val="0"/>
      <w:marTop w:val="0"/>
      <w:marBottom w:val="0"/>
      <w:divBdr>
        <w:top w:val="none" w:sz="0" w:space="0" w:color="auto"/>
        <w:left w:val="none" w:sz="0" w:space="0" w:color="auto"/>
        <w:bottom w:val="none" w:sz="0" w:space="0" w:color="auto"/>
        <w:right w:val="none" w:sz="0" w:space="0" w:color="auto"/>
      </w:divBdr>
    </w:div>
    <w:div w:id="258610546">
      <w:bodyDiv w:val="1"/>
      <w:marLeft w:val="0"/>
      <w:marRight w:val="0"/>
      <w:marTop w:val="0"/>
      <w:marBottom w:val="0"/>
      <w:divBdr>
        <w:top w:val="none" w:sz="0" w:space="0" w:color="auto"/>
        <w:left w:val="none" w:sz="0" w:space="0" w:color="auto"/>
        <w:bottom w:val="none" w:sz="0" w:space="0" w:color="auto"/>
        <w:right w:val="none" w:sz="0" w:space="0" w:color="auto"/>
      </w:divBdr>
    </w:div>
    <w:div w:id="270092004">
      <w:bodyDiv w:val="1"/>
      <w:marLeft w:val="0"/>
      <w:marRight w:val="0"/>
      <w:marTop w:val="0"/>
      <w:marBottom w:val="0"/>
      <w:divBdr>
        <w:top w:val="none" w:sz="0" w:space="0" w:color="auto"/>
        <w:left w:val="none" w:sz="0" w:space="0" w:color="auto"/>
        <w:bottom w:val="none" w:sz="0" w:space="0" w:color="auto"/>
        <w:right w:val="none" w:sz="0" w:space="0" w:color="auto"/>
      </w:divBdr>
    </w:div>
    <w:div w:id="272249946">
      <w:bodyDiv w:val="1"/>
      <w:marLeft w:val="0"/>
      <w:marRight w:val="0"/>
      <w:marTop w:val="0"/>
      <w:marBottom w:val="0"/>
      <w:divBdr>
        <w:top w:val="none" w:sz="0" w:space="0" w:color="auto"/>
        <w:left w:val="none" w:sz="0" w:space="0" w:color="auto"/>
        <w:bottom w:val="none" w:sz="0" w:space="0" w:color="auto"/>
        <w:right w:val="none" w:sz="0" w:space="0" w:color="auto"/>
      </w:divBdr>
    </w:div>
    <w:div w:id="273174764">
      <w:bodyDiv w:val="1"/>
      <w:marLeft w:val="0"/>
      <w:marRight w:val="0"/>
      <w:marTop w:val="0"/>
      <w:marBottom w:val="0"/>
      <w:divBdr>
        <w:top w:val="none" w:sz="0" w:space="0" w:color="auto"/>
        <w:left w:val="none" w:sz="0" w:space="0" w:color="auto"/>
        <w:bottom w:val="none" w:sz="0" w:space="0" w:color="auto"/>
        <w:right w:val="none" w:sz="0" w:space="0" w:color="auto"/>
      </w:divBdr>
    </w:div>
    <w:div w:id="279458074">
      <w:bodyDiv w:val="1"/>
      <w:marLeft w:val="0"/>
      <w:marRight w:val="0"/>
      <w:marTop w:val="0"/>
      <w:marBottom w:val="0"/>
      <w:divBdr>
        <w:top w:val="none" w:sz="0" w:space="0" w:color="auto"/>
        <w:left w:val="none" w:sz="0" w:space="0" w:color="auto"/>
        <w:bottom w:val="none" w:sz="0" w:space="0" w:color="auto"/>
        <w:right w:val="none" w:sz="0" w:space="0" w:color="auto"/>
      </w:divBdr>
    </w:div>
    <w:div w:id="281960119">
      <w:bodyDiv w:val="1"/>
      <w:marLeft w:val="0"/>
      <w:marRight w:val="0"/>
      <w:marTop w:val="0"/>
      <w:marBottom w:val="0"/>
      <w:divBdr>
        <w:top w:val="none" w:sz="0" w:space="0" w:color="auto"/>
        <w:left w:val="none" w:sz="0" w:space="0" w:color="auto"/>
        <w:bottom w:val="none" w:sz="0" w:space="0" w:color="auto"/>
        <w:right w:val="none" w:sz="0" w:space="0" w:color="auto"/>
      </w:divBdr>
    </w:div>
    <w:div w:id="297152327">
      <w:bodyDiv w:val="1"/>
      <w:marLeft w:val="0"/>
      <w:marRight w:val="0"/>
      <w:marTop w:val="0"/>
      <w:marBottom w:val="0"/>
      <w:divBdr>
        <w:top w:val="none" w:sz="0" w:space="0" w:color="auto"/>
        <w:left w:val="none" w:sz="0" w:space="0" w:color="auto"/>
        <w:bottom w:val="none" w:sz="0" w:space="0" w:color="auto"/>
        <w:right w:val="none" w:sz="0" w:space="0" w:color="auto"/>
      </w:divBdr>
    </w:div>
    <w:div w:id="299069969">
      <w:bodyDiv w:val="1"/>
      <w:marLeft w:val="0"/>
      <w:marRight w:val="0"/>
      <w:marTop w:val="0"/>
      <w:marBottom w:val="0"/>
      <w:divBdr>
        <w:top w:val="none" w:sz="0" w:space="0" w:color="auto"/>
        <w:left w:val="none" w:sz="0" w:space="0" w:color="auto"/>
        <w:bottom w:val="none" w:sz="0" w:space="0" w:color="auto"/>
        <w:right w:val="none" w:sz="0" w:space="0" w:color="auto"/>
      </w:divBdr>
    </w:div>
    <w:div w:id="321397204">
      <w:bodyDiv w:val="1"/>
      <w:marLeft w:val="0"/>
      <w:marRight w:val="0"/>
      <w:marTop w:val="0"/>
      <w:marBottom w:val="0"/>
      <w:divBdr>
        <w:top w:val="none" w:sz="0" w:space="0" w:color="auto"/>
        <w:left w:val="none" w:sz="0" w:space="0" w:color="auto"/>
        <w:bottom w:val="none" w:sz="0" w:space="0" w:color="auto"/>
        <w:right w:val="none" w:sz="0" w:space="0" w:color="auto"/>
      </w:divBdr>
    </w:div>
    <w:div w:id="322466070">
      <w:bodyDiv w:val="1"/>
      <w:marLeft w:val="0"/>
      <w:marRight w:val="0"/>
      <w:marTop w:val="0"/>
      <w:marBottom w:val="0"/>
      <w:divBdr>
        <w:top w:val="none" w:sz="0" w:space="0" w:color="auto"/>
        <w:left w:val="none" w:sz="0" w:space="0" w:color="auto"/>
        <w:bottom w:val="none" w:sz="0" w:space="0" w:color="auto"/>
        <w:right w:val="none" w:sz="0" w:space="0" w:color="auto"/>
      </w:divBdr>
    </w:div>
    <w:div w:id="350378429">
      <w:bodyDiv w:val="1"/>
      <w:marLeft w:val="0"/>
      <w:marRight w:val="0"/>
      <w:marTop w:val="0"/>
      <w:marBottom w:val="0"/>
      <w:divBdr>
        <w:top w:val="none" w:sz="0" w:space="0" w:color="auto"/>
        <w:left w:val="none" w:sz="0" w:space="0" w:color="auto"/>
        <w:bottom w:val="none" w:sz="0" w:space="0" w:color="auto"/>
        <w:right w:val="none" w:sz="0" w:space="0" w:color="auto"/>
      </w:divBdr>
    </w:div>
    <w:div w:id="350493090">
      <w:bodyDiv w:val="1"/>
      <w:marLeft w:val="0"/>
      <w:marRight w:val="0"/>
      <w:marTop w:val="0"/>
      <w:marBottom w:val="0"/>
      <w:divBdr>
        <w:top w:val="none" w:sz="0" w:space="0" w:color="auto"/>
        <w:left w:val="none" w:sz="0" w:space="0" w:color="auto"/>
        <w:bottom w:val="none" w:sz="0" w:space="0" w:color="auto"/>
        <w:right w:val="none" w:sz="0" w:space="0" w:color="auto"/>
      </w:divBdr>
    </w:div>
    <w:div w:id="379282242">
      <w:bodyDiv w:val="1"/>
      <w:marLeft w:val="0"/>
      <w:marRight w:val="0"/>
      <w:marTop w:val="0"/>
      <w:marBottom w:val="0"/>
      <w:divBdr>
        <w:top w:val="none" w:sz="0" w:space="0" w:color="auto"/>
        <w:left w:val="none" w:sz="0" w:space="0" w:color="auto"/>
        <w:bottom w:val="none" w:sz="0" w:space="0" w:color="auto"/>
        <w:right w:val="none" w:sz="0" w:space="0" w:color="auto"/>
      </w:divBdr>
    </w:div>
    <w:div w:id="385757793">
      <w:bodyDiv w:val="1"/>
      <w:marLeft w:val="0"/>
      <w:marRight w:val="0"/>
      <w:marTop w:val="0"/>
      <w:marBottom w:val="0"/>
      <w:divBdr>
        <w:top w:val="none" w:sz="0" w:space="0" w:color="auto"/>
        <w:left w:val="none" w:sz="0" w:space="0" w:color="auto"/>
        <w:bottom w:val="none" w:sz="0" w:space="0" w:color="auto"/>
        <w:right w:val="none" w:sz="0" w:space="0" w:color="auto"/>
      </w:divBdr>
    </w:div>
    <w:div w:id="390885643">
      <w:bodyDiv w:val="1"/>
      <w:marLeft w:val="0"/>
      <w:marRight w:val="0"/>
      <w:marTop w:val="0"/>
      <w:marBottom w:val="0"/>
      <w:divBdr>
        <w:top w:val="none" w:sz="0" w:space="0" w:color="auto"/>
        <w:left w:val="none" w:sz="0" w:space="0" w:color="auto"/>
        <w:bottom w:val="none" w:sz="0" w:space="0" w:color="auto"/>
        <w:right w:val="none" w:sz="0" w:space="0" w:color="auto"/>
      </w:divBdr>
    </w:div>
    <w:div w:id="422801577">
      <w:bodyDiv w:val="1"/>
      <w:marLeft w:val="0"/>
      <w:marRight w:val="0"/>
      <w:marTop w:val="0"/>
      <w:marBottom w:val="0"/>
      <w:divBdr>
        <w:top w:val="none" w:sz="0" w:space="0" w:color="auto"/>
        <w:left w:val="none" w:sz="0" w:space="0" w:color="auto"/>
        <w:bottom w:val="none" w:sz="0" w:space="0" w:color="auto"/>
        <w:right w:val="none" w:sz="0" w:space="0" w:color="auto"/>
      </w:divBdr>
    </w:div>
    <w:div w:id="436365779">
      <w:bodyDiv w:val="1"/>
      <w:marLeft w:val="0"/>
      <w:marRight w:val="0"/>
      <w:marTop w:val="0"/>
      <w:marBottom w:val="0"/>
      <w:divBdr>
        <w:top w:val="none" w:sz="0" w:space="0" w:color="auto"/>
        <w:left w:val="none" w:sz="0" w:space="0" w:color="auto"/>
        <w:bottom w:val="none" w:sz="0" w:space="0" w:color="auto"/>
        <w:right w:val="none" w:sz="0" w:space="0" w:color="auto"/>
      </w:divBdr>
    </w:div>
    <w:div w:id="441340097">
      <w:bodyDiv w:val="1"/>
      <w:marLeft w:val="0"/>
      <w:marRight w:val="0"/>
      <w:marTop w:val="0"/>
      <w:marBottom w:val="0"/>
      <w:divBdr>
        <w:top w:val="none" w:sz="0" w:space="0" w:color="auto"/>
        <w:left w:val="none" w:sz="0" w:space="0" w:color="auto"/>
        <w:bottom w:val="none" w:sz="0" w:space="0" w:color="auto"/>
        <w:right w:val="none" w:sz="0" w:space="0" w:color="auto"/>
      </w:divBdr>
    </w:div>
    <w:div w:id="477186750">
      <w:bodyDiv w:val="1"/>
      <w:marLeft w:val="0"/>
      <w:marRight w:val="0"/>
      <w:marTop w:val="0"/>
      <w:marBottom w:val="0"/>
      <w:divBdr>
        <w:top w:val="none" w:sz="0" w:space="0" w:color="auto"/>
        <w:left w:val="none" w:sz="0" w:space="0" w:color="auto"/>
        <w:bottom w:val="none" w:sz="0" w:space="0" w:color="auto"/>
        <w:right w:val="none" w:sz="0" w:space="0" w:color="auto"/>
      </w:divBdr>
    </w:div>
    <w:div w:id="477310171">
      <w:bodyDiv w:val="1"/>
      <w:marLeft w:val="0"/>
      <w:marRight w:val="0"/>
      <w:marTop w:val="0"/>
      <w:marBottom w:val="0"/>
      <w:divBdr>
        <w:top w:val="none" w:sz="0" w:space="0" w:color="auto"/>
        <w:left w:val="none" w:sz="0" w:space="0" w:color="auto"/>
        <w:bottom w:val="none" w:sz="0" w:space="0" w:color="auto"/>
        <w:right w:val="none" w:sz="0" w:space="0" w:color="auto"/>
      </w:divBdr>
    </w:div>
    <w:div w:id="479004813">
      <w:bodyDiv w:val="1"/>
      <w:marLeft w:val="0"/>
      <w:marRight w:val="0"/>
      <w:marTop w:val="0"/>
      <w:marBottom w:val="0"/>
      <w:divBdr>
        <w:top w:val="none" w:sz="0" w:space="0" w:color="auto"/>
        <w:left w:val="none" w:sz="0" w:space="0" w:color="auto"/>
        <w:bottom w:val="none" w:sz="0" w:space="0" w:color="auto"/>
        <w:right w:val="none" w:sz="0" w:space="0" w:color="auto"/>
      </w:divBdr>
    </w:div>
    <w:div w:id="492264574">
      <w:bodyDiv w:val="1"/>
      <w:marLeft w:val="0"/>
      <w:marRight w:val="0"/>
      <w:marTop w:val="0"/>
      <w:marBottom w:val="0"/>
      <w:divBdr>
        <w:top w:val="none" w:sz="0" w:space="0" w:color="auto"/>
        <w:left w:val="none" w:sz="0" w:space="0" w:color="auto"/>
        <w:bottom w:val="none" w:sz="0" w:space="0" w:color="auto"/>
        <w:right w:val="none" w:sz="0" w:space="0" w:color="auto"/>
      </w:divBdr>
    </w:div>
    <w:div w:id="503328494">
      <w:bodyDiv w:val="1"/>
      <w:marLeft w:val="0"/>
      <w:marRight w:val="0"/>
      <w:marTop w:val="0"/>
      <w:marBottom w:val="0"/>
      <w:divBdr>
        <w:top w:val="none" w:sz="0" w:space="0" w:color="auto"/>
        <w:left w:val="none" w:sz="0" w:space="0" w:color="auto"/>
        <w:bottom w:val="none" w:sz="0" w:space="0" w:color="auto"/>
        <w:right w:val="none" w:sz="0" w:space="0" w:color="auto"/>
      </w:divBdr>
    </w:div>
    <w:div w:id="538248949">
      <w:bodyDiv w:val="1"/>
      <w:marLeft w:val="0"/>
      <w:marRight w:val="0"/>
      <w:marTop w:val="0"/>
      <w:marBottom w:val="0"/>
      <w:divBdr>
        <w:top w:val="none" w:sz="0" w:space="0" w:color="auto"/>
        <w:left w:val="none" w:sz="0" w:space="0" w:color="auto"/>
        <w:bottom w:val="none" w:sz="0" w:space="0" w:color="auto"/>
        <w:right w:val="none" w:sz="0" w:space="0" w:color="auto"/>
      </w:divBdr>
    </w:div>
    <w:div w:id="549267118">
      <w:bodyDiv w:val="1"/>
      <w:marLeft w:val="0"/>
      <w:marRight w:val="0"/>
      <w:marTop w:val="0"/>
      <w:marBottom w:val="0"/>
      <w:divBdr>
        <w:top w:val="none" w:sz="0" w:space="0" w:color="auto"/>
        <w:left w:val="none" w:sz="0" w:space="0" w:color="auto"/>
        <w:bottom w:val="none" w:sz="0" w:space="0" w:color="auto"/>
        <w:right w:val="none" w:sz="0" w:space="0" w:color="auto"/>
      </w:divBdr>
    </w:div>
    <w:div w:id="555048768">
      <w:bodyDiv w:val="1"/>
      <w:marLeft w:val="0"/>
      <w:marRight w:val="0"/>
      <w:marTop w:val="0"/>
      <w:marBottom w:val="0"/>
      <w:divBdr>
        <w:top w:val="none" w:sz="0" w:space="0" w:color="auto"/>
        <w:left w:val="none" w:sz="0" w:space="0" w:color="auto"/>
        <w:bottom w:val="none" w:sz="0" w:space="0" w:color="auto"/>
        <w:right w:val="none" w:sz="0" w:space="0" w:color="auto"/>
      </w:divBdr>
    </w:div>
    <w:div w:id="557979326">
      <w:bodyDiv w:val="1"/>
      <w:marLeft w:val="0"/>
      <w:marRight w:val="0"/>
      <w:marTop w:val="0"/>
      <w:marBottom w:val="0"/>
      <w:divBdr>
        <w:top w:val="none" w:sz="0" w:space="0" w:color="auto"/>
        <w:left w:val="none" w:sz="0" w:space="0" w:color="auto"/>
        <w:bottom w:val="none" w:sz="0" w:space="0" w:color="auto"/>
        <w:right w:val="none" w:sz="0" w:space="0" w:color="auto"/>
      </w:divBdr>
    </w:div>
    <w:div w:id="570578061">
      <w:bodyDiv w:val="1"/>
      <w:marLeft w:val="0"/>
      <w:marRight w:val="0"/>
      <w:marTop w:val="0"/>
      <w:marBottom w:val="0"/>
      <w:divBdr>
        <w:top w:val="none" w:sz="0" w:space="0" w:color="auto"/>
        <w:left w:val="none" w:sz="0" w:space="0" w:color="auto"/>
        <w:bottom w:val="none" w:sz="0" w:space="0" w:color="auto"/>
        <w:right w:val="none" w:sz="0" w:space="0" w:color="auto"/>
      </w:divBdr>
    </w:div>
    <w:div w:id="572786543">
      <w:bodyDiv w:val="1"/>
      <w:marLeft w:val="0"/>
      <w:marRight w:val="0"/>
      <w:marTop w:val="0"/>
      <w:marBottom w:val="0"/>
      <w:divBdr>
        <w:top w:val="none" w:sz="0" w:space="0" w:color="auto"/>
        <w:left w:val="none" w:sz="0" w:space="0" w:color="auto"/>
        <w:bottom w:val="none" w:sz="0" w:space="0" w:color="auto"/>
        <w:right w:val="none" w:sz="0" w:space="0" w:color="auto"/>
      </w:divBdr>
    </w:div>
    <w:div w:id="586501969">
      <w:bodyDiv w:val="1"/>
      <w:marLeft w:val="0"/>
      <w:marRight w:val="0"/>
      <w:marTop w:val="0"/>
      <w:marBottom w:val="0"/>
      <w:divBdr>
        <w:top w:val="none" w:sz="0" w:space="0" w:color="auto"/>
        <w:left w:val="none" w:sz="0" w:space="0" w:color="auto"/>
        <w:bottom w:val="none" w:sz="0" w:space="0" w:color="auto"/>
        <w:right w:val="none" w:sz="0" w:space="0" w:color="auto"/>
      </w:divBdr>
    </w:div>
    <w:div w:id="608123468">
      <w:bodyDiv w:val="1"/>
      <w:marLeft w:val="0"/>
      <w:marRight w:val="0"/>
      <w:marTop w:val="0"/>
      <w:marBottom w:val="0"/>
      <w:divBdr>
        <w:top w:val="none" w:sz="0" w:space="0" w:color="auto"/>
        <w:left w:val="none" w:sz="0" w:space="0" w:color="auto"/>
        <w:bottom w:val="none" w:sz="0" w:space="0" w:color="auto"/>
        <w:right w:val="none" w:sz="0" w:space="0" w:color="auto"/>
      </w:divBdr>
    </w:div>
    <w:div w:id="627049220">
      <w:bodyDiv w:val="1"/>
      <w:marLeft w:val="0"/>
      <w:marRight w:val="0"/>
      <w:marTop w:val="0"/>
      <w:marBottom w:val="0"/>
      <w:divBdr>
        <w:top w:val="none" w:sz="0" w:space="0" w:color="auto"/>
        <w:left w:val="none" w:sz="0" w:space="0" w:color="auto"/>
        <w:bottom w:val="none" w:sz="0" w:space="0" w:color="auto"/>
        <w:right w:val="none" w:sz="0" w:space="0" w:color="auto"/>
      </w:divBdr>
    </w:div>
    <w:div w:id="627584569">
      <w:bodyDiv w:val="1"/>
      <w:marLeft w:val="0"/>
      <w:marRight w:val="0"/>
      <w:marTop w:val="0"/>
      <w:marBottom w:val="0"/>
      <w:divBdr>
        <w:top w:val="none" w:sz="0" w:space="0" w:color="auto"/>
        <w:left w:val="none" w:sz="0" w:space="0" w:color="auto"/>
        <w:bottom w:val="none" w:sz="0" w:space="0" w:color="auto"/>
        <w:right w:val="none" w:sz="0" w:space="0" w:color="auto"/>
      </w:divBdr>
    </w:div>
    <w:div w:id="634872246">
      <w:bodyDiv w:val="1"/>
      <w:marLeft w:val="0"/>
      <w:marRight w:val="0"/>
      <w:marTop w:val="0"/>
      <w:marBottom w:val="0"/>
      <w:divBdr>
        <w:top w:val="none" w:sz="0" w:space="0" w:color="auto"/>
        <w:left w:val="none" w:sz="0" w:space="0" w:color="auto"/>
        <w:bottom w:val="none" w:sz="0" w:space="0" w:color="auto"/>
        <w:right w:val="none" w:sz="0" w:space="0" w:color="auto"/>
      </w:divBdr>
    </w:div>
    <w:div w:id="636840528">
      <w:bodyDiv w:val="1"/>
      <w:marLeft w:val="0"/>
      <w:marRight w:val="0"/>
      <w:marTop w:val="0"/>
      <w:marBottom w:val="0"/>
      <w:divBdr>
        <w:top w:val="none" w:sz="0" w:space="0" w:color="auto"/>
        <w:left w:val="none" w:sz="0" w:space="0" w:color="auto"/>
        <w:bottom w:val="none" w:sz="0" w:space="0" w:color="auto"/>
        <w:right w:val="none" w:sz="0" w:space="0" w:color="auto"/>
      </w:divBdr>
    </w:div>
    <w:div w:id="675152218">
      <w:bodyDiv w:val="1"/>
      <w:marLeft w:val="0"/>
      <w:marRight w:val="0"/>
      <w:marTop w:val="0"/>
      <w:marBottom w:val="0"/>
      <w:divBdr>
        <w:top w:val="none" w:sz="0" w:space="0" w:color="auto"/>
        <w:left w:val="none" w:sz="0" w:space="0" w:color="auto"/>
        <w:bottom w:val="none" w:sz="0" w:space="0" w:color="auto"/>
        <w:right w:val="none" w:sz="0" w:space="0" w:color="auto"/>
      </w:divBdr>
    </w:div>
    <w:div w:id="682971131">
      <w:bodyDiv w:val="1"/>
      <w:marLeft w:val="0"/>
      <w:marRight w:val="0"/>
      <w:marTop w:val="0"/>
      <w:marBottom w:val="0"/>
      <w:divBdr>
        <w:top w:val="none" w:sz="0" w:space="0" w:color="auto"/>
        <w:left w:val="none" w:sz="0" w:space="0" w:color="auto"/>
        <w:bottom w:val="none" w:sz="0" w:space="0" w:color="auto"/>
        <w:right w:val="none" w:sz="0" w:space="0" w:color="auto"/>
      </w:divBdr>
    </w:div>
    <w:div w:id="686635422">
      <w:bodyDiv w:val="1"/>
      <w:marLeft w:val="0"/>
      <w:marRight w:val="0"/>
      <w:marTop w:val="0"/>
      <w:marBottom w:val="0"/>
      <w:divBdr>
        <w:top w:val="none" w:sz="0" w:space="0" w:color="auto"/>
        <w:left w:val="none" w:sz="0" w:space="0" w:color="auto"/>
        <w:bottom w:val="none" w:sz="0" w:space="0" w:color="auto"/>
        <w:right w:val="none" w:sz="0" w:space="0" w:color="auto"/>
      </w:divBdr>
    </w:div>
    <w:div w:id="691224866">
      <w:bodyDiv w:val="1"/>
      <w:marLeft w:val="0"/>
      <w:marRight w:val="0"/>
      <w:marTop w:val="0"/>
      <w:marBottom w:val="0"/>
      <w:divBdr>
        <w:top w:val="none" w:sz="0" w:space="0" w:color="auto"/>
        <w:left w:val="none" w:sz="0" w:space="0" w:color="auto"/>
        <w:bottom w:val="none" w:sz="0" w:space="0" w:color="auto"/>
        <w:right w:val="none" w:sz="0" w:space="0" w:color="auto"/>
      </w:divBdr>
    </w:div>
    <w:div w:id="692537746">
      <w:bodyDiv w:val="1"/>
      <w:marLeft w:val="0"/>
      <w:marRight w:val="0"/>
      <w:marTop w:val="0"/>
      <w:marBottom w:val="0"/>
      <w:divBdr>
        <w:top w:val="none" w:sz="0" w:space="0" w:color="auto"/>
        <w:left w:val="none" w:sz="0" w:space="0" w:color="auto"/>
        <w:bottom w:val="none" w:sz="0" w:space="0" w:color="auto"/>
        <w:right w:val="none" w:sz="0" w:space="0" w:color="auto"/>
      </w:divBdr>
    </w:div>
    <w:div w:id="716853787">
      <w:bodyDiv w:val="1"/>
      <w:marLeft w:val="0"/>
      <w:marRight w:val="0"/>
      <w:marTop w:val="0"/>
      <w:marBottom w:val="0"/>
      <w:divBdr>
        <w:top w:val="none" w:sz="0" w:space="0" w:color="auto"/>
        <w:left w:val="none" w:sz="0" w:space="0" w:color="auto"/>
        <w:bottom w:val="none" w:sz="0" w:space="0" w:color="auto"/>
        <w:right w:val="none" w:sz="0" w:space="0" w:color="auto"/>
      </w:divBdr>
    </w:div>
    <w:div w:id="716898578">
      <w:bodyDiv w:val="1"/>
      <w:marLeft w:val="0"/>
      <w:marRight w:val="0"/>
      <w:marTop w:val="0"/>
      <w:marBottom w:val="0"/>
      <w:divBdr>
        <w:top w:val="none" w:sz="0" w:space="0" w:color="auto"/>
        <w:left w:val="none" w:sz="0" w:space="0" w:color="auto"/>
        <w:bottom w:val="none" w:sz="0" w:space="0" w:color="auto"/>
        <w:right w:val="none" w:sz="0" w:space="0" w:color="auto"/>
      </w:divBdr>
    </w:div>
    <w:div w:id="729420370">
      <w:bodyDiv w:val="1"/>
      <w:marLeft w:val="0"/>
      <w:marRight w:val="0"/>
      <w:marTop w:val="0"/>
      <w:marBottom w:val="0"/>
      <w:divBdr>
        <w:top w:val="none" w:sz="0" w:space="0" w:color="auto"/>
        <w:left w:val="none" w:sz="0" w:space="0" w:color="auto"/>
        <w:bottom w:val="none" w:sz="0" w:space="0" w:color="auto"/>
        <w:right w:val="none" w:sz="0" w:space="0" w:color="auto"/>
      </w:divBdr>
    </w:div>
    <w:div w:id="740323843">
      <w:bodyDiv w:val="1"/>
      <w:marLeft w:val="0"/>
      <w:marRight w:val="0"/>
      <w:marTop w:val="0"/>
      <w:marBottom w:val="0"/>
      <w:divBdr>
        <w:top w:val="none" w:sz="0" w:space="0" w:color="auto"/>
        <w:left w:val="none" w:sz="0" w:space="0" w:color="auto"/>
        <w:bottom w:val="none" w:sz="0" w:space="0" w:color="auto"/>
        <w:right w:val="none" w:sz="0" w:space="0" w:color="auto"/>
      </w:divBdr>
    </w:div>
    <w:div w:id="741290237">
      <w:bodyDiv w:val="1"/>
      <w:marLeft w:val="0"/>
      <w:marRight w:val="0"/>
      <w:marTop w:val="0"/>
      <w:marBottom w:val="0"/>
      <w:divBdr>
        <w:top w:val="none" w:sz="0" w:space="0" w:color="auto"/>
        <w:left w:val="none" w:sz="0" w:space="0" w:color="auto"/>
        <w:bottom w:val="none" w:sz="0" w:space="0" w:color="auto"/>
        <w:right w:val="none" w:sz="0" w:space="0" w:color="auto"/>
      </w:divBdr>
    </w:div>
    <w:div w:id="743644030">
      <w:bodyDiv w:val="1"/>
      <w:marLeft w:val="0"/>
      <w:marRight w:val="0"/>
      <w:marTop w:val="0"/>
      <w:marBottom w:val="0"/>
      <w:divBdr>
        <w:top w:val="none" w:sz="0" w:space="0" w:color="auto"/>
        <w:left w:val="none" w:sz="0" w:space="0" w:color="auto"/>
        <w:bottom w:val="none" w:sz="0" w:space="0" w:color="auto"/>
        <w:right w:val="none" w:sz="0" w:space="0" w:color="auto"/>
      </w:divBdr>
    </w:div>
    <w:div w:id="748428958">
      <w:bodyDiv w:val="1"/>
      <w:marLeft w:val="0"/>
      <w:marRight w:val="0"/>
      <w:marTop w:val="0"/>
      <w:marBottom w:val="0"/>
      <w:divBdr>
        <w:top w:val="none" w:sz="0" w:space="0" w:color="auto"/>
        <w:left w:val="none" w:sz="0" w:space="0" w:color="auto"/>
        <w:bottom w:val="none" w:sz="0" w:space="0" w:color="auto"/>
        <w:right w:val="none" w:sz="0" w:space="0" w:color="auto"/>
      </w:divBdr>
    </w:div>
    <w:div w:id="769666981">
      <w:bodyDiv w:val="1"/>
      <w:marLeft w:val="0"/>
      <w:marRight w:val="0"/>
      <w:marTop w:val="0"/>
      <w:marBottom w:val="0"/>
      <w:divBdr>
        <w:top w:val="none" w:sz="0" w:space="0" w:color="auto"/>
        <w:left w:val="none" w:sz="0" w:space="0" w:color="auto"/>
        <w:bottom w:val="none" w:sz="0" w:space="0" w:color="auto"/>
        <w:right w:val="none" w:sz="0" w:space="0" w:color="auto"/>
      </w:divBdr>
    </w:div>
    <w:div w:id="774054972">
      <w:bodyDiv w:val="1"/>
      <w:marLeft w:val="0"/>
      <w:marRight w:val="0"/>
      <w:marTop w:val="0"/>
      <w:marBottom w:val="0"/>
      <w:divBdr>
        <w:top w:val="none" w:sz="0" w:space="0" w:color="auto"/>
        <w:left w:val="none" w:sz="0" w:space="0" w:color="auto"/>
        <w:bottom w:val="none" w:sz="0" w:space="0" w:color="auto"/>
        <w:right w:val="none" w:sz="0" w:space="0" w:color="auto"/>
      </w:divBdr>
    </w:div>
    <w:div w:id="774787707">
      <w:bodyDiv w:val="1"/>
      <w:marLeft w:val="0"/>
      <w:marRight w:val="0"/>
      <w:marTop w:val="0"/>
      <w:marBottom w:val="0"/>
      <w:divBdr>
        <w:top w:val="none" w:sz="0" w:space="0" w:color="auto"/>
        <w:left w:val="none" w:sz="0" w:space="0" w:color="auto"/>
        <w:bottom w:val="none" w:sz="0" w:space="0" w:color="auto"/>
        <w:right w:val="none" w:sz="0" w:space="0" w:color="auto"/>
      </w:divBdr>
    </w:div>
    <w:div w:id="796333491">
      <w:bodyDiv w:val="1"/>
      <w:marLeft w:val="0"/>
      <w:marRight w:val="0"/>
      <w:marTop w:val="0"/>
      <w:marBottom w:val="0"/>
      <w:divBdr>
        <w:top w:val="none" w:sz="0" w:space="0" w:color="auto"/>
        <w:left w:val="none" w:sz="0" w:space="0" w:color="auto"/>
        <w:bottom w:val="none" w:sz="0" w:space="0" w:color="auto"/>
        <w:right w:val="none" w:sz="0" w:space="0" w:color="auto"/>
      </w:divBdr>
    </w:div>
    <w:div w:id="797145836">
      <w:bodyDiv w:val="1"/>
      <w:marLeft w:val="0"/>
      <w:marRight w:val="0"/>
      <w:marTop w:val="0"/>
      <w:marBottom w:val="0"/>
      <w:divBdr>
        <w:top w:val="none" w:sz="0" w:space="0" w:color="auto"/>
        <w:left w:val="none" w:sz="0" w:space="0" w:color="auto"/>
        <w:bottom w:val="none" w:sz="0" w:space="0" w:color="auto"/>
        <w:right w:val="none" w:sz="0" w:space="0" w:color="auto"/>
      </w:divBdr>
    </w:div>
    <w:div w:id="800271318">
      <w:bodyDiv w:val="1"/>
      <w:marLeft w:val="0"/>
      <w:marRight w:val="0"/>
      <w:marTop w:val="0"/>
      <w:marBottom w:val="0"/>
      <w:divBdr>
        <w:top w:val="none" w:sz="0" w:space="0" w:color="auto"/>
        <w:left w:val="none" w:sz="0" w:space="0" w:color="auto"/>
        <w:bottom w:val="none" w:sz="0" w:space="0" w:color="auto"/>
        <w:right w:val="none" w:sz="0" w:space="0" w:color="auto"/>
      </w:divBdr>
    </w:div>
    <w:div w:id="805126706">
      <w:bodyDiv w:val="1"/>
      <w:marLeft w:val="0"/>
      <w:marRight w:val="0"/>
      <w:marTop w:val="0"/>
      <w:marBottom w:val="0"/>
      <w:divBdr>
        <w:top w:val="none" w:sz="0" w:space="0" w:color="auto"/>
        <w:left w:val="none" w:sz="0" w:space="0" w:color="auto"/>
        <w:bottom w:val="none" w:sz="0" w:space="0" w:color="auto"/>
        <w:right w:val="none" w:sz="0" w:space="0" w:color="auto"/>
      </w:divBdr>
    </w:div>
    <w:div w:id="811287477">
      <w:bodyDiv w:val="1"/>
      <w:marLeft w:val="0"/>
      <w:marRight w:val="0"/>
      <w:marTop w:val="0"/>
      <w:marBottom w:val="0"/>
      <w:divBdr>
        <w:top w:val="none" w:sz="0" w:space="0" w:color="auto"/>
        <w:left w:val="none" w:sz="0" w:space="0" w:color="auto"/>
        <w:bottom w:val="none" w:sz="0" w:space="0" w:color="auto"/>
        <w:right w:val="none" w:sz="0" w:space="0" w:color="auto"/>
      </w:divBdr>
    </w:div>
    <w:div w:id="828516841">
      <w:bodyDiv w:val="1"/>
      <w:marLeft w:val="0"/>
      <w:marRight w:val="0"/>
      <w:marTop w:val="0"/>
      <w:marBottom w:val="0"/>
      <w:divBdr>
        <w:top w:val="none" w:sz="0" w:space="0" w:color="auto"/>
        <w:left w:val="none" w:sz="0" w:space="0" w:color="auto"/>
        <w:bottom w:val="none" w:sz="0" w:space="0" w:color="auto"/>
        <w:right w:val="none" w:sz="0" w:space="0" w:color="auto"/>
      </w:divBdr>
    </w:div>
    <w:div w:id="850949226">
      <w:bodyDiv w:val="1"/>
      <w:marLeft w:val="0"/>
      <w:marRight w:val="0"/>
      <w:marTop w:val="0"/>
      <w:marBottom w:val="0"/>
      <w:divBdr>
        <w:top w:val="none" w:sz="0" w:space="0" w:color="auto"/>
        <w:left w:val="none" w:sz="0" w:space="0" w:color="auto"/>
        <w:bottom w:val="none" w:sz="0" w:space="0" w:color="auto"/>
        <w:right w:val="none" w:sz="0" w:space="0" w:color="auto"/>
      </w:divBdr>
    </w:div>
    <w:div w:id="856431165">
      <w:bodyDiv w:val="1"/>
      <w:marLeft w:val="0"/>
      <w:marRight w:val="0"/>
      <w:marTop w:val="0"/>
      <w:marBottom w:val="0"/>
      <w:divBdr>
        <w:top w:val="none" w:sz="0" w:space="0" w:color="auto"/>
        <w:left w:val="none" w:sz="0" w:space="0" w:color="auto"/>
        <w:bottom w:val="none" w:sz="0" w:space="0" w:color="auto"/>
        <w:right w:val="none" w:sz="0" w:space="0" w:color="auto"/>
      </w:divBdr>
    </w:div>
    <w:div w:id="862286071">
      <w:bodyDiv w:val="1"/>
      <w:marLeft w:val="0"/>
      <w:marRight w:val="0"/>
      <w:marTop w:val="0"/>
      <w:marBottom w:val="0"/>
      <w:divBdr>
        <w:top w:val="none" w:sz="0" w:space="0" w:color="auto"/>
        <w:left w:val="none" w:sz="0" w:space="0" w:color="auto"/>
        <w:bottom w:val="none" w:sz="0" w:space="0" w:color="auto"/>
        <w:right w:val="none" w:sz="0" w:space="0" w:color="auto"/>
      </w:divBdr>
    </w:div>
    <w:div w:id="865480320">
      <w:bodyDiv w:val="1"/>
      <w:marLeft w:val="0"/>
      <w:marRight w:val="0"/>
      <w:marTop w:val="0"/>
      <w:marBottom w:val="0"/>
      <w:divBdr>
        <w:top w:val="none" w:sz="0" w:space="0" w:color="auto"/>
        <w:left w:val="none" w:sz="0" w:space="0" w:color="auto"/>
        <w:bottom w:val="none" w:sz="0" w:space="0" w:color="auto"/>
        <w:right w:val="none" w:sz="0" w:space="0" w:color="auto"/>
      </w:divBdr>
    </w:div>
    <w:div w:id="873810121">
      <w:bodyDiv w:val="1"/>
      <w:marLeft w:val="0"/>
      <w:marRight w:val="0"/>
      <w:marTop w:val="0"/>
      <w:marBottom w:val="0"/>
      <w:divBdr>
        <w:top w:val="none" w:sz="0" w:space="0" w:color="auto"/>
        <w:left w:val="none" w:sz="0" w:space="0" w:color="auto"/>
        <w:bottom w:val="none" w:sz="0" w:space="0" w:color="auto"/>
        <w:right w:val="none" w:sz="0" w:space="0" w:color="auto"/>
      </w:divBdr>
    </w:div>
    <w:div w:id="877357135">
      <w:bodyDiv w:val="1"/>
      <w:marLeft w:val="0"/>
      <w:marRight w:val="0"/>
      <w:marTop w:val="0"/>
      <w:marBottom w:val="0"/>
      <w:divBdr>
        <w:top w:val="none" w:sz="0" w:space="0" w:color="auto"/>
        <w:left w:val="none" w:sz="0" w:space="0" w:color="auto"/>
        <w:bottom w:val="none" w:sz="0" w:space="0" w:color="auto"/>
        <w:right w:val="none" w:sz="0" w:space="0" w:color="auto"/>
      </w:divBdr>
    </w:div>
    <w:div w:id="909850653">
      <w:bodyDiv w:val="1"/>
      <w:marLeft w:val="0"/>
      <w:marRight w:val="0"/>
      <w:marTop w:val="0"/>
      <w:marBottom w:val="0"/>
      <w:divBdr>
        <w:top w:val="none" w:sz="0" w:space="0" w:color="auto"/>
        <w:left w:val="none" w:sz="0" w:space="0" w:color="auto"/>
        <w:bottom w:val="none" w:sz="0" w:space="0" w:color="auto"/>
        <w:right w:val="none" w:sz="0" w:space="0" w:color="auto"/>
      </w:divBdr>
    </w:div>
    <w:div w:id="977759338">
      <w:bodyDiv w:val="1"/>
      <w:marLeft w:val="0"/>
      <w:marRight w:val="0"/>
      <w:marTop w:val="0"/>
      <w:marBottom w:val="0"/>
      <w:divBdr>
        <w:top w:val="none" w:sz="0" w:space="0" w:color="auto"/>
        <w:left w:val="none" w:sz="0" w:space="0" w:color="auto"/>
        <w:bottom w:val="none" w:sz="0" w:space="0" w:color="auto"/>
        <w:right w:val="none" w:sz="0" w:space="0" w:color="auto"/>
      </w:divBdr>
    </w:div>
    <w:div w:id="998851554">
      <w:bodyDiv w:val="1"/>
      <w:marLeft w:val="0"/>
      <w:marRight w:val="0"/>
      <w:marTop w:val="0"/>
      <w:marBottom w:val="0"/>
      <w:divBdr>
        <w:top w:val="none" w:sz="0" w:space="0" w:color="auto"/>
        <w:left w:val="none" w:sz="0" w:space="0" w:color="auto"/>
        <w:bottom w:val="none" w:sz="0" w:space="0" w:color="auto"/>
        <w:right w:val="none" w:sz="0" w:space="0" w:color="auto"/>
      </w:divBdr>
    </w:div>
    <w:div w:id="1032223459">
      <w:bodyDiv w:val="1"/>
      <w:marLeft w:val="0"/>
      <w:marRight w:val="0"/>
      <w:marTop w:val="0"/>
      <w:marBottom w:val="0"/>
      <w:divBdr>
        <w:top w:val="none" w:sz="0" w:space="0" w:color="auto"/>
        <w:left w:val="none" w:sz="0" w:space="0" w:color="auto"/>
        <w:bottom w:val="none" w:sz="0" w:space="0" w:color="auto"/>
        <w:right w:val="none" w:sz="0" w:space="0" w:color="auto"/>
      </w:divBdr>
    </w:div>
    <w:div w:id="1051537295">
      <w:bodyDiv w:val="1"/>
      <w:marLeft w:val="0"/>
      <w:marRight w:val="0"/>
      <w:marTop w:val="0"/>
      <w:marBottom w:val="0"/>
      <w:divBdr>
        <w:top w:val="none" w:sz="0" w:space="0" w:color="auto"/>
        <w:left w:val="none" w:sz="0" w:space="0" w:color="auto"/>
        <w:bottom w:val="none" w:sz="0" w:space="0" w:color="auto"/>
        <w:right w:val="none" w:sz="0" w:space="0" w:color="auto"/>
      </w:divBdr>
    </w:div>
    <w:div w:id="1051614310">
      <w:bodyDiv w:val="1"/>
      <w:marLeft w:val="0"/>
      <w:marRight w:val="0"/>
      <w:marTop w:val="0"/>
      <w:marBottom w:val="0"/>
      <w:divBdr>
        <w:top w:val="none" w:sz="0" w:space="0" w:color="auto"/>
        <w:left w:val="none" w:sz="0" w:space="0" w:color="auto"/>
        <w:bottom w:val="none" w:sz="0" w:space="0" w:color="auto"/>
        <w:right w:val="none" w:sz="0" w:space="0" w:color="auto"/>
      </w:divBdr>
    </w:div>
    <w:div w:id="1053041515">
      <w:bodyDiv w:val="1"/>
      <w:marLeft w:val="0"/>
      <w:marRight w:val="0"/>
      <w:marTop w:val="0"/>
      <w:marBottom w:val="0"/>
      <w:divBdr>
        <w:top w:val="none" w:sz="0" w:space="0" w:color="auto"/>
        <w:left w:val="none" w:sz="0" w:space="0" w:color="auto"/>
        <w:bottom w:val="none" w:sz="0" w:space="0" w:color="auto"/>
        <w:right w:val="none" w:sz="0" w:space="0" w:color="auto"/>
      </w:divBdr>
    </w:div>
    <w:div w:id="1067456475">
      <w:bodyDiv w:val="1"/>
      <w:marLeft w:val="0"/>
      <w:marRight w:val="0"/>
      <w:marTop w:val="0"/>
      <w:marBottom w:val="0"/>
      <w:divBdr>
        <w:top w:val="none" w:sz="0" w:space="0" w:color="auto"/>
        <w:left w:val="none" w:sz="0" w:space="0" w:color="auto"/>
        <w:bottom w:val="none" w:sz="0" w:space="0" w:color="auto"/>
        <w:right w:val="none" w:sz="0" w:space="0" w:color="auto"/>
      </w:divBdr>
    </w:div>
    <w:div w:id="1077674430">
      <w:bodyDiv w:val="1"/>
      <w:marLeft w:val="0"/>
      <w:marRight w:val="0"/>
      <w:marTop w:val="0"/>
      <w:marBottom w:val="0"/>
      <w:divBdr>
        <w:top w:val="none" w:sz="0" w:space="0" w:color="auto"/>
        <w:left w:val="none" w:sz="0" w:space="0" w:color="auto"/>
        <w:bottom w:val="none" w:sz="0" w:space="0" w:color="auto"/>
        <w:right w:val="none" w:sz="0" w:space="0" w:color="auto"/>
      </w:divBdr>
    </w:div>
    <w:div w:id="1085221704">
      <w:bodyDiv w:val="1"/>
      <w:marLeft w:val="0"/>
      <w:marRight w:val="0"/>
      <w:marTop w:val="0"/>
      <w:marBottom w:val="0"/>
      <w:divBdr>
        <w:top w:val="none" w:sz="0" w:space="0" w:color="auto"/>
        <w:left w:val="none" w:sz="0" w:space="0" w:color="auto"/>
        <w:bottom w:val="none" w:sz="0" w:space="0" w:color="auto"/>
        <w:right w:val="none" w:sz="0" w:space="0" w:color="auto"/>
      </w:divBdr>
    </w:div>
    <w:div w:id="1094352544">
      <w:bodyDiv w:val="1"/>
      <w:marLeft w:val="0"/>
      <w:marRight w:val="0"/>
      <w:marTop w:val="0"/>
      <w:marBottom w:val="0"/>
      <w:divBdr>
        <w:top w:val="none" w:sz="0" w:space="0" w:color="auto"/>
        <w:left w:val="none" w:sz="0" w:space="0" w:color="auto"/>
        <w:bottom w:val="none" w:sz="0" w:space="0" w:color="auto"/>
        <w:right w:val="none" w:sz="0" w:space="0" w:color="auto"/>
      </w:divBdr>
    </w:div>
    <w:div w:id="1097679714">
      <w:bodyDiv w:val="1"/>
      <w:marLeft w:val="0"/>
      <w:marRight w:val="0"/>
      <w:marTop w:val="0"/>
      <w:marBottom w:val="0"/>
      <w:divBdr>
        <w:top w:val="none" w:sz="0" w:space="0" w:color="auto"/>
        <w:left w:val="none" w:sz="0" w:space="0" w:color="auto"/>
        <w:bottom w:val="none" w:sz="0" w:space="0" w:color="auto"/>
        <w:right w:val="none" w:sz="0" w:space="0" w:color="auto"/>
      </w:divBdr>
    </w:div>
    <w:div w:id="1132670319">
      <w:bodyDiv w:val="1"/>
      <w:marLeft w:val="0"/>
      <w:marRight w:val="0"/>
      <w:marTop w:val="0"/>
      <w:marBottom w:val="0"/>
      <w:divBdr>
        <w:top w:val="none" w:sz="0" w:space="0" w:color="auto"/>
        <w:left w:val="none" w:sz="0" w:space="0" w:color="auto"/>
        <w:bottom w:val="none" w:sz="0" w:space="0" w:color="auto"/>
        <w:right w:val="none" w:sz="0" w:space="0" w:color="auto"/>
      </w:divBdr>
    </w:div>
    <w:div w:id="1145969858">
      <w:bodyDiv w:val="1"/>
      <w:marLeft w:val="0"/>
      <w:marRight w:val="0"/>
      <w:marTop w:val="0"/>
      <w:marBottom w:val="0"/>
      <w:divBdr>
        <w:top w:val="none" w:sz="0" w:space="0" w:color="auto"/>
        <w:left w:val="none" w:sz="0" w:space="0" w:color="auto"/>
        <w:bottom w:val="none" w:sz="0" w:space="0" w:color="auto"/>
        <w:right w:val="none" w:sz="0" w:space="0" w:color="auto"/>
      </w:divBdr>
    </w:div>
    <w:div w:id="1150562407">
      <w:bodyDiv w:val="1"/>
      <w:marLeft w:val="0"/>
      <w:marRight w:val="0"/>
      <w:marTop w:val="0"/>
      <w:marBottom w:val="0"/>
      <w:divBdr>
        <w:top w:val="none" w:sz="0" w:space="0" w:color="auto"/>
        <w:left w:val="none" w:sz="0" w:space="0" w:color="auto"/>
        <w:bottom w:val="none" w:sz="0" w:space="0" w:color="auto"/>
        <w:right w:val="none" w:sz="0" w:space="0" w:color="auto"/>
      </w:divBdr>
    </w:div>
    <w:div w:id="1151945505">
      <w:bodyDiv w:val="1"/>
      <w:marLeft w:val="0"/>
      <w:marRight w:val="0"/>
      <w:marTop w:val="0"/>
      <w:marBottom w:val="0"/>
      <w:divBdr>
        <w:top w:val="none" w:sz="0" w:space="0" w:color="auto"/>
        <w:left w:val="none" w:sz="0" w:space="0" w:color="auto"/>
        <w:bottom w:val="none" w:sz="0" w:space="0" w:color="auto"/>
        <w:right w:val="none" w:sz="0" w:space="0" w:color="auto"/>
      </w:divBdr>
    </w:div>
    <w:div w:id="1165050702">
      <w:bodyDiv w:val="1"/>
      <w:marLeft w:val="0"/>
      <w:marRight w:val="0"/>
      <w:marTop w:val="0"/>
      <w:marBottom w:val="0"/>
      <w:divBdr>
        <w:top w:val="none" w:sz="0" w:space="0" w:color="auto"/>
        <w:left w:val="none" w:sz="0" w:space="0" w:color="auto"/>
        <w:bottom w:val="none" w:sz="0" w:space="0" w:color="auto"/>
        <w:right w:val="none" w:sz="0" w:space="0" w:color="auto"/>
      </w:divBdr>
    </w:div>
    <w:div w:id="1182822867">
      <w:bodyDiv w:val="1"/>
      <w:marLeft w:val="0"/>
      <w:marRight w:val="0"/>
      <w:marTop w:val="0"/>
      <w:marBottom w:val="0"/>
      <w:divBdr>
        <w:top w:val="none" w:sz="0" w:space="0" w:color="auto"/>
        <w:left w:val="none" w:sz="0" w:space="0" w:color="auto"/>
        <w:bottom w:val="none" w:sz="0" w:space="0" w:color="auto"/>
        <w:right w:val="none" w:sz="0" w:space="0" w:color="auto"/>
      </w:divBdr>
    </w:div>
    <w:div w:id="1223443668">
      <w:bodyDiv w:val="1"/>
      <w:marLeft w:val="0"/>
      <w:marRight w:val="0"/>
      <w:marTop w:val="0"/>
      <w:marBottom w:val="0"/>
      <w:divBdr>
        <w:top w:val="none" w:sz="0" w:space="0" w:color="auto"/>
        <w:left w:val="none" w:sz="0" w:space="0" w:color="auto"/>
        <w:bottom w:val="none" w:sz="0" w:space="0" w:color="auto"/>
        <w:right w:val="none" w:sz="0" w:space="0" w:color="auto"/>
      </w:divBdr>
    </w:div>
    <w:div w:id="1254508255">
      <w:bodyDiv w:val="1"/>
      <w:marLeft w:val="0"/>
      <w:marRight w:val="0"/>
      <w:marTop w:val="0"/>
      <w:marBottom w:val="0"/>
      <w:divBdr>
        <w:top w:val="none" w:sz="0" w:space="0" w:color="auto"/>
        <w:left w:val="none" w:sz="0" w:space="0" w:color="auto"/>
        <w:bottom w:val="none" w:sz="0" w:space="0" w:color="auto"/>
        <w:right w:val="none" w:sz="0" w:space="0" w:color="auto"/>
      </w:divBdr>
    </w:div>
    <w:div w:id="1255629320">
      <w:bodyDiv w:val="1"/>
      <w:marLeft w:val="0"/>
      <w:marRight w:val="0"/>
      <w:marTop w:val="0"/>
      <w:marBottom w:val="0"/>
      <w:divBdr>
        <w:top w:val="none" w:sz="0" w:space="0" w:color="auto"/>
        <w:left w:val="none" w:sz="0" w:space="0" w:color="auto"/>
        <w:bottom w:val="none" w:sz="0" w:space="0" w:color="auto"/>
        <w:right w:val="none" w:sz="0" w:space="0" w:color="auto"/>
      </w:divBdr>
    </w:div>
    <w:div w:id="1289706968">
      <w:bodyDiv w:val="1"/>
      <w:marLeft w:val="0"/>
      <w:marRight w:val="0"/>
      <w:marTop w:val="0"/>
      <w:marBottom w:val="0"/>
      <w:divBdr>
        <w:top w:val="none" w:sz="0" w:space="0" w:color="auto"/>
        <w:left w:val="none" w:sz="0" w:space="0" w:color="auto"/>
        <w:bottom w:val="none" w:sz="0" w:space="0" w:color="auto"/>
        <w:right w:val="none" w:sz="0" w:space="0" w:color="auto"/>
      </w:divBdr>
    </w:div>
    <w:div w:id="1327393686">
      <w:bodyDiv w:val="1"/>
      <w:marLeft w:val="0"/>
      <w:marRight w:val="0"/>
      <w:marTop w:val="0"/>
      <w:marBottom w:val="0"/>
      <w:divBdr>
        <w:top w:val="none" w:sz="0" w:space="0" w:color="auto"/>
        <w:left w:val="none" w:sz="0" w:space="0" w:color="auto"/>
        <w:bottom w:val="none" w:sz="0" w:space="0" w:color="auto"/>
        <w:right w:val="none" w:sz="0" w:space="0" w:color="auto"/>
      </w:divBdr>
    </w:div>
    <w:div w:id="1333070921">
      <w:bodyDiv w:val="1"/>
      <w:marLeft w:val="0"/>
      <w:marRight w:val="0"/>
      <w:marTop w:val="0"/>
      <w:marBottom w:val="0"/>
      <w:divBdr>
        <w:top w:val="none" w:sz="0" w:space="0" w:color="auto"/>
        <w:left w:val="none" w:sz="0" w:space="0" w:color="auto"/>
        <w:bottom w:val="none" w:sz="0" w:space="0" w:color="auto"/>
        <w:right w:val="none" w:sz="0" w:space="0" w:color="auto"/>
      </w:divBdr>
    </w:div>
    <w:div w:id="1340813226">
      <w:bodyDiv w:val="1"/>
      <w:marLeft w:val="0"/>
      <w:marRight w:val="0"/>
      <w:marTop w:val="0"/>
      <w:marBottom w:val="0"/>
      <w:divBdr>
        <w:top w:val="none" w:sz="0" w:space="0" w:color="auto"/>
        <w:left w:val="none" w:sz="0" w:space="0" w:color="auto"/>
        <w:bottom w:val="none" w:sz="0" w:space="0" w:color="auto"/>
        <w:right w:val="none" w:sz="0" w:space="0" w:color="auto"/>
      </w:divBdr>
    </w:div>
    <w:div w:id="1345015377">
      <w:bodyDiv w:val="1"/>
      <w:marLeft w:val="0"/>
      <w:marRight w:val="0"/>
      <w:marTop w:val="0"/>
      <w:marBottom w:val="0"/>
      <w:divBdr>
        <w:top w:val="none" w:sz="0" w:space="0" w:color="auto"/>
        <w:left w:val="none" w:sz="0" w:space="0" w:color="auto"/>
        <w:bottom w:val="none" w:sz="0" w:space="0" w:color="auto"/>
        <w:right w:val="none" w:sz="0" w:space="0" w:color="auto"/>
      </w:divBdr>
    </w:div>
    <w:div w:id="1346134685">
      <w:bodyDiv w:val="1"/>
      <w:marLeft w:val="0"/>
      <w:marRight w:val="0"/>
      <w:marTop w:val="0"/>
      <w:marBottom w:val="0"/>
      <w:divBdr>
        <w:top w:val="none" w:sz="0" w:space="0" w:color="auto"/>
        <w:left w:val="none" w:sz="0" w:space="0" w:color="auto"/>
        <w:bottom w:val="none" w:sz="0" w:space="0" w:color="auto"/>
        <w:right w:val="none" w:sz="0" w:space="0" w:color="auto"/>
      </w:divBdr>
    </w:div>
    <w:div w:id="1349067304">
      <w:bodyDiv w:val="1"/>
      <w:marLeft w:val="0"/>
      <w:marRight w:val="0"/>
      <w:marTop w:val="0"/>
      <w:marBottom w:val="0"/>
      <w:divBdr>
        <w:top w:val="none" w:sz="0" w:space="0" w:color="auto"/>
        <w:left w:val="none" w:sz="0" w:space="0" w:color="auto"/>
        <w:bottom w:val="none" w:sz="0" w:space="0" w:color="auto"/>
        <w:right w:val="none" w:sz="0" w:space="0" w:color="auto"/>
      </w:divBdr>
    </w:div>
    <w:div w:id="1351644187">
      <w:bodyDiv w:val="1"/>
      <w:marLeft w:val="0"/>
      <w:marRight w:val="0"/>
      <w:marTop w:val="0"/>
      <w:marBottom w:val="0"/>
      <w:divBdr>
        <w:top w:val="none" w:sz="0" w:space="0" w:color="auto"/>
        <w:left w:val="none" w:sz="0" w:space="0" w:color="auto"/>
        <w:bottom w:val="none" w:sz="0" w:space="0" w:color="auto"/>
        <w:right w:val="none" w:sz="0" w:space="0" w:color="auto"/>
      </w:divBdr>
    </w:div>
    <w:div w:id="1353797431">
      <w:bodyDiv w:val="1"/>
      <w:marLeft w:val="0"/>
      <w:marRight w:val="0"/>
      <w:marTop w:val="0"/>
      <w:marBottom w:val="0"/>
      <w:divBdr>
        <w:top w:val="none" w:sz="0" w:space="0" w:color="auto"/>
        <w:left w:val="none" w:sz="0" w:space="0" w:color="auto"/>
        <w:bottom w:val="none" w:sz="0" w:space="0" w:color="auto"/>
        <w:right w:val="none" w:sz="0" w:space="0" w:color="auto"/>
      </w:divBdr>
    </w:div>
    <w:div w:id="1366057763">
      <w:bodyDiv w:val="1"/>
      <w:marLeft w:val="0"/>
      <w:marRight w:val="0"/>
      <w:marTop w:val="0"/>
      <w:marBottom w:val="0"/>
      <w:divBdr>
        <w:top w:val="none" w:sz="0" w:space="0" w:color="auto"/>
        <w:left w:val="none" w:sz="0" w:space="0" w:color="auto"/>
        <w:bottom w:val="none" w:sz="0" w:space="0" w:color="auto"/>
        <w:right w:val="none" w:sz="0" w:space="0" w:color="auto"/>
      </w:divBdr>
    </w:div>
    <w:div w:id="1374160258">
      <w:bodyDiv w:val="1"/>
      <w:marLeft w:val="0"/>
      <w:marRight w:val="0"/>
      <w:marTop w:val="0"/>
      <w:marBottom w:val="0"/>
      <w:divBdr>
        <w:top w:val="none" w:sz="0" w:space="0" w:color="auto"/>
        <w:left w:val="none" w:sz="0" w:space="0" w:color="auto"/>
        <w:bottom w:val="none" w:sz="0" w:space="0" w:color="auto"/>
        <w:right w:val="none" w:sz="0" w:space="0" w:color="auto"/>
      </w:divBdr>
    </w:div>
    <w:div w:id="1382706967">
      <w:bodyDiv w:val="1"/>
      <w:marLeft w:val="0"/>
      <w:marRight w:val="0"/>
      <w:marTop w:val="0"/>
      <w:marBottom w:val="0"/>
      <w:divBdr>
        <w:top w:val="none" w:sz="0" w:space="0" w:color="auto"/>
        <w:left w:val="none" w:sz="0" w:space="0" w:color="auto"/>
        <w:bottom w:val="none" w:sz="0" w:space="0" w:color="auto"/>
        <w:right w:val="none" w:sz="0" w:space="0" w:color="auto"/>
      </w:divBdr>
    </w:div>
    <w:div w:id="1393190843">
      <w:bodyDiv w:val="1"/>
      <w:marLeft w:val="0"/>
      <w:marRight w:val="0"/>
      <w:marTop w:val="0"/>
      <w:marBottom w:val="0"/>
      <w:divBdr>
        <w:top w:val="none" w:sz="0" w:space="0" w:color="auto"/>
        <w:left w:val="none" w:sz="0" w:space="0" w:color="auto"/>
        <w:bottom w:val="none" w:sz="0" w:space="0" w:color="auto"/>
        <w:right w:val="none" w:sz="0" w:space="0" w:color="auto"/>
      </w:divBdr>
    </w:div>
    <w:div w:id="1408726948">
      <w:bodyDiv w:val="1"/>
      <w:marLeft w:val="0"/>
      <w:marRight w:val="0"/>
      <w:marTop w:val="0"/>
      <w:marBottom w:val="0"/>
      <w:divBdr>
        <w:top w:val="none" w:sz="0" w:space="0" w:color="auto"/>
        <w:left w:val="none" w:sz="0" w:space="0" w:color="auto"/>
        <w:bottom w:val="none" w:sz="0" w:space="0" w:color="auto"/>
        <w:right w:val="none" w:sz="0" w:space="0" w:color="auto"/>
      </w:divBdr>
    </w:div>
    <w:div w:id="1413431524">
      <w:bodyDiv w:val="1"/>
      <w:marLeft w:val="0"/>
      <w:marRight w:val="0"/>
      <w:marTop w:val="0"/>
      <w:marBottom w:val="0"/>
      <w:divBdr>
        <w:top w:val="none" w:sz="0" w:space="0" w:color="auto"/>
        <w:left w:val="none" w:sz="0" w:space="0" w:color="auto"/>
        <w:bottom w:val="none" w:sz="0" w:space="0" w:color="auto"/>
        <w:right w:val="none" w:sz="0" w:space="0" w:color="auto"/>
      </w:divBdr>
    </w:div>
    <w:div w:id="1426921509">
      <w:bodyDiv w:val="1"/>
      <w:marLeft w:val="0"/>
      <w:marRight w:val="0"/>
      <w:marTop w:val="0"/>
      <w:marBottom w:val="0"/>
      <w:divBdr>
        <w:top w:val="none" w:sz="0" w:space="0" w:color="auto"/>
        <w:left w:val="none" w:sz="0" w:space="0" w:color="auto"/>
        <w:bottom w:val="none" w:sz="0" w:space="0" w:color="auto"/>
        <w:right w:val="none" w:sz="0" w:space="0" w:color="auto"/>
      </w:divBdr>
    </w:div>
    <w:div w:id="1429274726">
      <w:bodyDiv w:val="1"/>
      <w:marLeft w:val="0"/>
      <w:marRight w:val="0"/>
      <w:marTop w:val="0"/>
      <w:marBottom w:val="0"/>
      <w:divBdr>
        <w:top w:val="none" w:sz="0" w:space="0" w:color="auto"/>
        <w:left w:val="none" w:sz="0" w:space="0" w:color="auto"/>
        <w:bottom w:val="none" w:sz="0" w:space="0" w:color="auto"/>
        <w:right w:val="none" w:sz="0" w:space="0" w:color="auto"/>
      </w:divBdr>
    </w:div>
    <w:div w:id="1437749141">
      <w:bodyDiv w:val="1"/>
      <w:marLeft w:val="0"/>
      <w:marRight w:val="0"/>
      <w:marTop w:val="0"/>
      <w:marBottom w:val="0"/>
      <w:divBdr>
        <w:top w:val="none" w:sz="0" w:space="0" w:color="auto"/>
        <w:left w:val="none" w:sz="0" w:space="0" w:color="auto"/>
        <w:bottom w:val="none" w:sz="0" w:space="0" w:color="auto"/>
        <w:right w:val="none" w:sz="0" w:space="0" w:color="auto"/>
      </w:divBdr>
    </w:div>
    <w:div w:id="1448432498">
      <w:bodyDiv w:val="1"/>
      <w:marLeft w:val="0"/>
      <w:marRight w:val="0"/>
      <w:marTop w:val="0"/>
      <w:marBottom w:val="0"/>
      <w:divBdr>
        <w:top w:val="none" w:sz="0" w:space="0" w:color="auto"/>
        <w:left w:val="none" w:sz="0" w:space="0" w:color="auto"/>
        <w:bottom w:val="none" w:sz="0" w:space="0" w:color="auto"/>
        <w:right w:val="none" w:sz="0" w:space="0" w:color="auto"/>
      </w:divBdr>
    </w:div>
    <w:div w:id="1451053908">
      <w:bodyDiv w:val="1"/>
      <w:marLeft w:val="0"/>
      <w:marRight w:val="0"/>
      <w:marTop w:val="0"/>
      <w:marBottom w:val="0"/>
      <w:divBdr>
        <w:top w:val="none" w:sz="0" w:space="0" w:color="auto"/>
        <w:left w:val="none" w:sz="0" w:space="0" w:color="auto"/>
        <w:bottom w:val="none" w:sz="0" w:space="0" w:color="auto"/>
        <w:right w:val="none" w:sz="0" w:space="0" w:color="auto"/>
      </w:divBdr>
    </w:div>
    <w:div w:id="1452437692">
      <w:bodyDiv w:val="1"/>
      <w:marLeft w:val="0"/>
      <w:marRight w:val="0"/>
      <w:marTop w:val="0"/>
      <w:marBottom w:val="0"/>
      <w:divBdr>
        <w:top w:val="none" w:sz="0" w:space="0" w:color="auto"/>
        <w:left w:val="none" w:sz="0" w:space="0" w:color="auto"/>
        <w:bottom w:val="none" w:sz="0" w:space="0" w:color="auto"/>
        <w:right w:val="none" w:sz="0" w:space="0" w:color="auto"/>
      </w:divBdr>
    </w:div>
    <w:div w:id="1453943759">
      <w:bodyDiv w:val="1"/>
      <w:marLeft w:val="0"/>
      <w:marRight w:val="0"/>
      <w:marTop w:val="0"/>
      <w:marBottom w:val="0"/>
      <w:divBdr>
        <w:top w:val="none" w:sz="0" w:space="0" w:color="auto"/>
        <w:left w:val="none" w:sz="0" w:space="0" w:color="auto"/>
        <w:bottom w:val="none" w:sz="0" w:space="0" w:color="auto"/>
        <w:right w:val="none" w:sz="0" w:space="0" w:color="auto"/>
      </w:divBdr>
    </w:div>
    <w:div w:id="1460028376">
      <w:bodyDiv w:val="1"/>
      <w:marLeft w:val="0"/>
      <w:marRight w:val="0"/>
      <w:marTop w:val="0"/>
      <w:marBottom w:val="0"/>
      <w:divBdr>
        <w:top w:val="none" w:sz="0" w:space="0" w:color="auto"/>
        <w:left w:val="none" w:sz="0" w:space="0" w:color="auto"/>
        <w:bottom w:val="none" w:sz="0" w:space="0" w:color="auto"/>
        <w:right w:val="none" w:sz="0" w:space="0" w:color="auto"/>
      </w:divBdr>
    </w:div>
    <w:div w:id="1462772372">
      <w:bodyDiv w:val="1"/>
      <w:marLeft w:val="0"/>
      <w:marRight w:val="0"/>
      <w:marTop w:val="0"/>
      <w:marBottom w:val="0"/>
      <w:divBdr>
        <w:top w:val="none" w:sz="0" w:space="0" w:color="auto"/>
        <w:left w:val="none" w:sz="0" w:space="0" w:color="auto"/>
        <w:bottom w:val="none" w:sz="0" w:space="0" w:color="auto"/>
        <w:right w:val="none" w:sz="0" w:space="0" w:color="auto"/>
      </w:divBdr>
    </w:div>
    <w:div w:id="1480075386">
      <w:bodyDiv w:val="1"/>
      <w:marLeft w:val="0"/>
      <w:marRight w:val="0"/>
      <w:marTop w:val="0"/>
      <w:marBottom w:val="0"/>
      <w:divBdr>
        <w:top w:val="none" w:sz="0" w:space="0" w:color="auto"/>
        <w:left w:val="none" w:sz="0" w:space="0" w:color="auto"/>
        <w:bottom w:val="none" w:sz="0" w:space="0" w:color="auto"/>
        <w:right w:val="none" w:sz="0" w:space="0" w:color="auto"/>
      </w:divBdr>
    </w:div>
    <w:div w:id="1492795126">
      <w:bodyDiv w:val="1"/>
      <w:marLeft w:val="0"/>
      <w:marRight w:val="0"/>
      <w:marTop w:val="0"/>
      <w:marBottom w:val="0"/>
      <w:divBdr>
        <w:top w:val="none" w:sz="0" w:space="0" w:color="auto"/>
        <w:left w:val="none" w:sz="0" w:space="0" w:color="auto"/>
        <w:bottom w:val="none" w:sz="0" w:space="0" w:color="auto"/>
        <w:right w:val="none" w:sz="0" w:space="0" w:color="auto"/>
      </w:divBdr>
    </w:div>
    <w:div w:id="1497450737">
      <w:bodyDiv w:val="1"/>
      <w:marLeft w:val="0"/>
      <w:marRight w:val="0"/>
      <w:marTop w:val="0"/>
      <w:marBottom w:val="0"/>
      <w:divBdr>
        <w:top w:val="none" w:sz="0" w:space="0" w:color="auto"/>
        <w:left w:val="none" w:sz="0" w:space="0" w:color="auto"/>
        <w:bottom w:val="none" w:sz="0" w:space="0" w:color="auto"/>
        <w:right w:val="none" w:sz="0" w:space="0" w:color="auto"/>
      </w:divBdr>
    </w:div>
    <w:div w:id="1502240116">
      <w:bodyDiv w:val="1"/>
      <w:marLeft w:val="0"/>
      <w:marRight w:val="0"/>
      <w:marTop w:val="0"/>
      <w:marBottom w:val="0"/>
      <w:divBdr>
        <w:top w:val="none" w:sz="0" w:space="0" w:color="auto"/>
        <w:left w:val="none" w:sz="0" w:space="0" w:color="auto"/>
        <w:bottom w:val="none" w:sz="0" w:space="0" w:color="auto"/>
        <w:right w:val="none" w:sz="0" w:space="0" w:color="auto"/>
      </w:divBdr>
    </w:div>
    <w:div w:id="1506822826">
      <w:bodyDiv w:val="1"/>
      <w:marLeft w:val="0"/>
      <w:marRight w:val="0"/>
      <w:marTop w:val="0"/>
      <w:marBottom w:val="0"/>
      <w:divBdr>
        <w:top w:val="none" w:sz="0" w:space="0" w:color="auto"/>
        <w:left w:val="none" w:sz="0" w:space="0" w:color="auto"/>
        <w:bottom w:val="none" w:sz="0" w:space="0" w:color="auto"/>
        <w:right w:val="none" w:sz="0" w:space="0" w:color="auto"/>
      </w:divBdr>
    </w:div>
    <w:div w:id="1520269131">
      <w:bodyDiv w:val="1"/>
      <w:marLeft w:val="0"/>
      <w:marRight w:val="0"/>
      <w:marTop w:val="0"/>
      <w:marBottom w:val="0"/>
      <w:divBdr>
        <w:top w:val="none" w:sz="0" w:space="0" w:color="auto"/>
        <w:left w:val="none" w:sz="0" w:space="0" w:color="auto"/>
        <w:bottom w:val="none" w:sz="0" w:space="0" w:color="auto"/>
        <w:right w:val="none" w:sz="0" w:space="0" w:color="auto"/>
      </w:divBdr>
    </w:div>
    <w:div w:id="1521746211">
      <w:bodyDiv w:val="1"/>
      <w:marLeft w:val="0"/>
      <w:marRight w:val="0"/>
      <w:marTop w:val="0"/>
      <w:marBottom w:val="0"/>
      <w:divBdr>
        <w:top w:val="none" w:sz="0" w:space="0" w:color="auto"/>
        <w:left w:val="none" w:sz="0" w:space="0" w:color="auto"/>
        <w:bottom w:val="none" w:sz="0" w:space="0" w:color="auto"/>
        <w:right w:val="none" w:sz="0" w:space="0" w:color="auto"/>
      </w:divBdr>
    </w:div>
    <w:div w:id="1524317900">
      <w:bodyDiv w:val="1"/>
      <w:marLeft w:val="0"/>
      <w:marRight w:val="0"/>
      <w:marTop w:val="0"/>
      <w:marBottom w:val="0"/>
      <w:divBdr>
        <w:top w:val="none" w:sz="0" w:space="0" w:color="auto"/>
        <w:left w:val="none" w:sz="0" w:space="0" w:color="auto"/>
        <w:bottom w:val="none" w:sz="0" w:space="0" w:color="auto"/>
        <w:right w:val="none" w:sz="0" w:space="0" w:color="auto"/>
      </w:divBdr>
    </w:div>
    <w:div w:id="1547332722">
      <w:bodyDiv w:val="1"/>
      <w:marLeft w:val="0"/>
      <w:marRight w:val="0"/>
      <w:marTop w:val="0"/>
      <w:marBottom w:val="0"/>
      <w:divBdr>
        <w:top w:val="none" w:sz="0" w:space="0" w:color="auto"/>
        <w:left w:val="none" w:sz="0" w:space="0" w:color="auto"/>
        <w:bottom w:val="none" w:sz="0" w:space="0" w:color="auto"/>
        <w:right w:val="none" w:sz="0" w:space="0" w:color="auto"/>
      </w:divBdr>
    </w:div>
    <w:div w:id="1554929183">
      <w:bodyDiv w:val="1"/>
      <w:marLeft w:val="0"/>
      <w:marRight w:val="0"/>
      <w:marTop w:val="0"/>
      <w:marBottom w:val="0"/>
      <w:divBdr>
        <w:top w:val="none" w:sz="0" w:space="0" w:color="auto"/>
        <w:left w:val="none" w:sz="0" w:space="0" w:color="auto"/>
        <w:bottom w:val="none" w:sz="0" w:space="0" w:color="auto"/>
        <w:right w:val="none" w:sz="0" w:space="0" w:color="auto"/>
      </w:divBdr>
    </w:div>
    <w:div w:id="1556117480">
      <w:bodyDiv w:val="1"/>
      <w:marLeft w:val="0"/>
      <w:marRight w:val="0"/>
      <w:marTop w:val="0"/>
      <w:marBottom w:val="0"/>
      <w:divBdr>
        <w:top w:val="none" w:sz="0" w:space="0" w:color="auto"/>
        <w:left w:val="none" w:sz="0" w:space="0" w:color="auto"/>
        <w:bottom w:val="none" w:sz="0" w:space="0" w:color="auto"/>
        <w:right w:val="none" w:sz="0" w:space="0" w:color="auto"/>
      </w:divBdr>
    </w:div>
    <w:div w:id="1556698343">
      <w:bodyDiv w:val="1"/>
      <w:marLeft w:val="0"/>
      <w:marRight w:val="0"/>
      <w:marTop w:val="0"/>
      <w:marBottom w:val="0"/>
      <w:divBdr>
        <w:top w:val="none" w:sz="0" w:space="0" w:color="auto"/>
        <w:left w:val="none" w:sz="0" w:space="0" w:color="auto"/>
        <w:bottom w:val="none" w:sz="0" w:space="0" w:color="auto"/>
        <w:right w:val="none" w:sz="0" w:space="0" w:color="auto"/>
      </w:divBdr>
    </w:div>
    <w:div w:id="1568151424">
      <w:bodyDiv w:val="1"/>
      <w:marLeft w:val="0"/>
      <w:marRight w:val="0"/>
      <w:marTop w:val="0"/>
      <w:marBottom w:val="0"/>
      <w:divBdr>
        <w:top w:val="none" w:sz="0" w:space="0" w:color="auto"/>
        <w:left w:val="none" w:sz="0" w:space="0" w:color="auto"/>
        <w:bottom w:val="none" w:sz="0" w:space="0" w:color="auto"/>
        <w:right w:val="none" w:sz="0" w:space="0" w:color="auto"/>
      </w:divBdr>
    </w:div>
    <w:div w:id="1568153453">
      <w:bodyDiv w:val="1"/>
      <w:marLeft w:val="0"/>
      <w:marRight w:val="0"/>
      <w:marTop w:val="0"/>
      <w:marBottom w:val="0"/>
      <w:divBdr>
        <w:top w:val="none" w:sz="0" w:space="0" w:color="auto"/>
        <w:left w:val="none" w:sz="0" w:space="0" w:color="auto"/>
        <w:bottom w:val="none" w:sz="0" w:space="0" w:color="auto"/>
        <w:right w:val="none" w:sz="0" w:space="0" w:color="auto"/>
      </w:divBdr>
    </w:div>
    <w:div w:id="1572496333">
      <w:bodyDiv w:val="1"/>
      <w:marLeft w:val="0"/>
      <w:marRight w:val="0"/>
      <w:marTop w:val="0"/>
      <w:marBottom w:val="0"/>
      <w:divBdr>
        <w:top w:val="none" w:sz="0" w:space="0" w:color="auto"/>
        <w:left w:val="none" w:sz="0" w:space="0" w:color="auto"/>
        <w:bottom w:val="none" w:sz="0" w:space="0" w:color="auto"/>
        <w:right w:val="none" w:sz="0" w:space="0" w:color="auto"/>
      </w:divBdr>
    </w:div>
    <w:div w:id="1582837016">
      <w:bodyDiv w:val="1"/>
      <w:marLeft w:val="0"/>
      <w:marRight w:val="0"/>
      <w:marTop w:val="0"/>
      <w:marBottom w:val="0"/>
      <w:divBdr>
        <w:top w:val="none" w:sz="0" w:space="0" w:color="auto"/>
        <w:left w:val="none" w:sz="0" w:space="0" w:color="auto"/>
        <w:bottom w:val="none" w:sz="0" w:space="0" w:color="auto"/>
        <w:right w:val="none" w:sz="0" w:space="0" w:color="auto"/>
      </w:divBdr>
    </w:div>
    <w:div w:id="1597057231">
      <w:bodyDiv w:val="1"/>
      <w:marLeft w:val="0"/>
      <w:marRight w:val="0"/>
      <w:marTop w:val="0"/>
      <w:marBottom w:val="0"/>
      <w:divBdr>
        <w:top w:val="none" w:sz="0" w:space="0" w:color="auto"/>
        <w:left w:val="none" w:sz="0" w:space="0" w:color="auto"/>
        <w:bottom w:val="none" w:sz="0" w:space="0" w:color="auto"/>
        <w:right w:val="none" w:sz="0" w:space="0" w:color="auto"/>
      </w:divBdr>
    </w:div>
    <w:div w:id="1597132286">
      <w:bodyDiv w:val="1"/>
      <w:marLeft w:val="0"/>
      <w:marRight w:val="0"/>
      <w:marTop w:val="0"/>
      <w:marBottom w:val="0"/>
      <w:divBdr>
        <w:top w:val="none" w:sz="0" w:space="0" w:color="auto"/>
        <w:left w:val="none" w:sz="0" w:space="0" w:color="auto"/>
        <w:bottom w:val="none" w:sz="0" w:space="0" w:color="auto"/>
        <w:right w:val="none" w:sz="0" w:space="0" w:color="auto"/>
      </w:divBdr>
    </w:div>
    <w:div w:id="1597250415">
      <w:bodyDiv w:val="1"/>
      <w:marLeft w:val="0"/>
      <w:marRight w:val="0"/>
      <w:marTop w:val="0"/>
      <w:marBottom w:val="0"/>
      <w:divBdr>
        <w:top w:val="none" w:sz="0" w:space="0" w:color="auto"/>
        <w:left w:val="none" w:sz="0" w:space="0" w:color="auto"/>
        <w:bottom w:val="none" w:sz="0" w:space="0" w:color="auto"/>
        <w:right w:val="none" w:sz="0" w:space="0" w:color="auto"/>
      </w:divBdr>
    </w:div>
    <w:div w:id="1602227860">
      <w:bodyDiv w:val="1"/>
      <w:marLeft w:val="0"/>
      <w:marRight w:val="0"/>
      <w:marTop w:val="0"/>
      <w:marBottom w:val="0"/>
      <w:divBdr>
        <w:top w:val="none" w:sz="0" w:space="0" w:color="auto"/>
        <w:left w:val="none" w:sz="0" w:space="0" w:color="auto"/>
        <w:bottom w:val="none" w:sz="0" w:space="0" w:color="auto"/>
        <w:right w:val="none" w:sz="0" w:space="0" w:color="auto"/>
      </w:divBdr>
    </w:div>
    <w:div w:id="1613049786">
      <w:bodyDiv w:val="1"/>
      <w:marLeft w:val="0"/>
      <w:marRight w:val="0"/>
      <w:marTop w:val="0"/>
      <w:marBottom w:val="0"/>
      <w:divBdr>
        <w:top w:val="none" w:sz="0" w:space="0" w:color="auto"/>
        <w:left w:val="none" w:sz="0" w:space="0" w:color="auto"/>
        <w:bottom w:val="none" w:sz="0" w:space="0" w:color="auto"/>
        <w:right w:val="none" w:sz="0" w:space="0" w:color="auto"/>
      </w:divBdr>
    </w:div>
    <w:div w:id="1635982484">
      <w:bodyDiv w:val="1"/>
      <w:marLeft w:val="0"/>
      <w:marRight w:val="0"/>
      <w:marTop w:val="0"/>
      <w:marBottom w:val="0"/>
      <w:divBdr>
        <w:top w:val="none" w:sz="0" w:space="0" w:color="auto"/>
        <w:left w:val="none" w:sz="0" w:space="0" w:color="auto"/>
        <w:bottom w:val="none" w:sz="0" w:space="0" w:color="auto"/>
        <w:right w:val="none" w:sz="0" w:space="0" w:color="auto"/>
      </w:divBdr>
    </w:div>
    <w:div w:id="1648633196">
      <w:bodyDiv w:val="1"/>
      <w:marLeft w:val="0"/>
      <w:marRight w:val="0"/>
      <w:marTop w:val="0"/>
      <w:marBottom w:val="0"/>
      <w:divBdr>
        <w:top w:val="none" w:sz="0" w:space="0" w:color="auto"/>
        <w:left w:val="none" w:sz="0" w:space="0" w:color="auto"/>
        <w:bottom w:val="none" w:sz="0" w:space="0" w:color="auto"/>
        <w:right w:val="none" w:sz="0" w:space="0" w:color="auto"/>
      </w:divBdr>
    </w:div>
    <w:div w:id="1652170100">
      <w:bodyDiv w:val="1"/>
      <w:marLeft w:val="0"/>
      <w:marRight w:val="0"/>
      <w:marTop w:val="0"/>
      <w:marBottom w:val="0"/>
      <w:divBdr>
        <w:top w:val="none" w:sz="0" w:space="0" w:color="auto"/>
        <w:left w:val="none" w:sz="0" w:space="0" w:color="auto"/>
        <w:bottom w:val="none" w:sz="0" w:space="0" w:color="auto"/>
        <w:right w:val="none" w:sz="0" w:space="0" w:color="auto"/>
      </w:divBdr>
    </w:div>
    <w:div w:id="1683360111">
      <w:bodyDiv w:val="1"/>
      <w:marLeft w:val="0"/>
      <w:marRight w:val="0"/>
      <w:marTop w:val="0"/>
      <w:marBottom w:val="0"/>
      <w:divBdr>
        <w:top w:val="none" w:sz="0" w:space="0" w:color="auto"/>
        <w:left w:val="none" w:sz="0" w:space="0" w:color="auto"/>
        <w:bottom w:val="none" w:sz="0" w:space="0" w:color="auto"/>
        <w:right w:val="none" w:sz="0" w:space="0" w:color="auto"/>
      </w:divBdr>
    </w:div>
    <w:div w:id="1695111259">
      <w:bodyDiv w:val="1"/>
      <w:marLeft w:val="0"/>
      <w:marRight w:val="0"/>
      <w:marTop w:val="0"/>
      <w:marBottom w:val="0"/>
      <w:divBdr>
        <w:top w:val="none" w:sz="0" w:space="0" w:color="auto"/>
        <w:left w:val="none" w:sz="0" w:space="0" w:color="auto"/>
        <w:bottom w:val="none" w:sz="0" w:space="0" w:color="auto"/>
        <w:right w:val="none" w:sz="0" w:space="0" w:color="auto"/>
      </w:divBdr>
    </w:div>
    <w:div w:id="1724402698">
      <w:bodyDiv w:val="1"/>
      <w:marLeft w:val="0"/>
      <w:marRight w:val="0"/>
      <w:marTop w:val="0"/>
      <w:marBottom w:val="0"/>
      <w:divBdr>
        <w:top w:val="none" w:sz="0" w:space="0" w:color="auto"/>
        <w:left w:val="none" w:sz="0" w:space="0" w:color="auto"/>
        <w:bottom w:val="none" w:sz="0" w:space="0" w:color="auto"/>
        <w:right w:val="none" w:sz="0" w:space="0" w:color="auto"/>
      </w:divBdr>
    </w:div>
    <w:div w:id="1732607370">
      <w:bodyDiv w:val="1"/>
      <w:marLeft w:val="0"/>
      <w:marRight w:val="0"/>
      <w:marTop w:val="0"/>
      <w:marBottom w:val="0"/>
      <w:divBdr>
        <w:top w:val="none" w:sz="0" w:space="0" w:color="auto"/>
        <w:left w:val="none" w:sz="0" w:space="0" w:color="auto"/>
        <w:bottom w:val="none" w:sz="0" w:space="0" w:color="auto"/>
        <w:right w:val="none" w:sz="0" w:space="0" w:color="auto"/>
      </w:divBdr>
    </w:div>
    <w:div w:id="1770084568">
      <w:bodyDiv w:val="1"/>
      <w:marLeft w:val="0"/>
      <w:marRight w:val="0"/>
      <w:marTop w:val="0"/>
      <w:marBottom w:val="0"/>
      <w:divBdr>
        <w:top w:val="none" w:sz="0" w:space="0" w:color="auto"/>
        <w:left w:val="none" w:sz="0" w:space="0" w:color="auto"/>
        <w:bottom w:val="none" w:sz="0" w:space="0" w:color="auto"/>
        <w:right w:val="none" w:sz="0" w:space="0" w:color="auto"/>
      </w:divBdr>
    </w:div>
    <w:div w:id="1786534869">
      <w:bodyDiv w:val="1"/>
      <w:marLeft w:val="0"/>
      <w:marRight w:val="0"/>
      <w:marTop w:val="0"/>
      <w:marBottom w:val="0"/>
      <w:divBdr>
        <w:top w:val="none" w:sz="0" w:space="0" w:color="auto"/>
        <w:left w:val="none" w:sz="0" w:space="0" w:color="auto"/>
        <w:bottom w:val="none" w:sz="0" w:space="0" w:color="auto"/>
        <w:right w:val="none" w:sz="0" w:space="0" w:color="auto"/>
      </w:divBdr>
    </w:div>
    <w:div w:id="1799757886">
      <w:bodyDiv w:val="1"/>
      <w:marLeft w:val="0"/>
      <w:marRight w:val="0"/>
      <w:marTop w:val="0"/>
      <w:marBottom w:val="0"/>
      <w:divBdr>
        <w:top w:val="none" w:sz="0" w:space="0" w:color="auto"/>
        <w:left w:val="none" w:sz="0" w:space="0" w:color="auto"/>
        <w:bottom w:val="none" w:sz="0" w:space="0" w:color="auto"/>
        <w:right w:val="none" w:sz="0" w:space="0" w:color="auto"/>
      </w:divBdr>
    </w:div>
    <w:div w:id="1812207514">
      <w:bodyDiv w:val="1"/>
      <w:marLeft w:val="0"/>
      <w:marRight w:val="0"/>
      <w:marTop w:val="0"/>
      <w:marBottom w:val="0"/>
      <w:divBdr>
        <w:top w:val="none" w:sz="0" w:space="0" w:color="auto"/>
        <w:left w:val="none" w:sz="0" w:space="0" w:color="auto"/>
        <w:bottom w:val="none" w:sz="0" w:space="0" w:color="auto"/>
        <w:right w:val="none" w:sz="0" w:space="0" w:color="auto"/>
      </w:divBdr>
    </w:div>
    <w:div w:id="1816484610">
      <w:bodyDiv w:val="1"/>
      <w:marLeft w:val="0"/>
      <w:marRight w:val="0"/>
      <w:marTop w:val="0"/>
      <w:marBottom w:val="0"/>
      <w:divBdr>
        <w:top w:val="none" w:sz="0" w:space="0" w:color="auto"/>
        <w:left w:val="none" w:sz="0" w:space="0" w:color="auto"/>
        <w:bottom w:val="none" w:sz="0" w:space="0" w:color="auto"/>
        <w:right w:val="none" w:sz="0" w:space="0" w:color="auto"/>
      </w:divBdr>
    </w:div>
    <w:div w:id="1825469302">
      <w:bodyDiv w:val="1"/>
      <w:marLeft w:val="0"/>
      <w:marRight w:val="0"/>
      <w:marTop w:val="0"/>
      <w:marBottom w:val="0"/>
      <w:divBdr>
        <w:top w:val="none" w:sz="0" w:space="0" w:color="auto"/>
        <w:left w:val="none" w:sz="0" w:space="0" w:color="auto"/>
        <w:bottom w:val="none" w:sz="0" w:space="0" w:color="auto"/>
        <w:right w:val="none" w:sz="0" w:space="0" w:color="auto"/>
      </w:divBdr>
    </w:div>
    <w:div w:id="1827283293">
      <w:bodyDiv w:val="1"/>
      <w:marLeft w:val="0"/>
      <w:marRight w:val="0"/>
      <w:marTop w:val="0"/>
      <w:marBottom w:val="0"/>
      <w:divBdr>
        <w:top w:val="none" w:sz="0" w:space="0" w:color="auto"/>
        <w:left w:val="none" w:sz="0" w:space="0" w:color="auto"/>
        <w:bottom w:val="none" w:sz="0" w:space="0" w:color="auto"/>
        <w:right w:val="none" w:sz="0" w:space="0" w:color="auto"/>
      </w:divBdr>
    </w:div>
    <w:div w:id="1853495029">
      <w:bodyDiv w:val="1"/>
      <w:marLeft w:val="0"/>
      <w:marRight w:val="0"/>
      <w:marTop w:val="0"/>
      <w:marBottom w:val="0"/>
      <w:divBdr>
        <w:top w:val="none" w:sz="0" w:space="0" w:color="auto"/>
        <w:left w:val="none" w:sz="0" w:space="0" w:color="auto"/>
        <w:bottom w:val="none" w:sz="0" w:space="0" w:color="auto"/>
        <w:right w:val="none" w:sz="0" w:space="0" w:color="auto"/>
      </w:divBdr>
    </w:div>
    <w:div w:id="1858302277">
      <w:bodyDiv w:val="1"/>
      <w:marLeft w:val="0"/>
      <w:marRight w:val="0"/>
      <w:marTop w:val="0"/>
      <w:marBottom w:val="0"/>
      <w:divBdr>
        <w:top w:val="none" w:sz="0" w:space="0" w:color="auto"/>
        <w:left w:val="none" w:sz="0" w:space="0" w:color="auto"/>
        <w:bottom w:val="none" w:sz="0" w:space="0" w:color="auto"/>
        <w:right w:val="none" w:sz="0" w:space="0" w:color="auto"/>
      </w:divBdr>
    </w:div>
    <w:div w:id="1859000420">
      <w:bodyDiv w:val="1"/>
      <w:marLeft w:val="0"/>
      <w:marRight w:val="0"/>
      <w:marTop w:val="0"/>
      <w:marBottom w:val="0"/>
      <w:divBdr>
        <w:top w:val="none" w:sz="0" w:space="0" w:color="auto"/>
        <w:left w:val="none" w:sz="0" w:space="0" w:color="auto"/>
        <w:bottom w:val="none" w:sz="0" w:space="0" w:color="auto"/>
        <w:right w:val="none" w:sz="0" w:space="0" w:color="auto"/>
      </w:divBdr>
    </w:div>
    <w:div w:id="1859150614">
      <w:bodyDiv w:val="1"/>
      <w:marLeft w:val="0"/>
      <w:marRight w:val="0"/>
      <w:marTop w:val="0"/>
      <w:marBottom w:val="0"/>
      <w:divBdr>
        <w:top w:val="none" w:sz="0" w:space="0" w:color="auto"/>
        <w:left w:val="none" w:sz="0" w:space="0" w:color="auto"/>
        <w:bottom w:val="none" w:sz="0" w:space="0" w:color="auto"/>
        <w:right w:val="none" w:sz="0" w:space="0" w:color="auto"/>
      </w:divBdr>
    </w:div>
    <w:div w:id="1902591666">
      <w:bodyDiv w:val="1"/>
      <w:marLeft w:val="0"/>
      <w:marRight w:val="0"/>
      <w:marTop w:val="0"/>
      <w:marBottom w:val="0"/>
      <w:divBdr>
        <w:top w:val="none" w:sz="0" w:space="0" w:color="auto"/>
        <w:left w:val="none" w:sz="0" w:space="0" w:color="auto"/>
        <w:bottom w:val="none" w:sz="0" w:space="0" w:color="auto"/>
        <w:right w:val="none" w:sz="0" w:space="0" w:color="auto"/>
      </w:divBdr>
    </w:div>
    <w:div w:id="1905752430">
      <w:bodyDiv w:val="1"/>
      <w:marLeft w:val="0"/>
      <w:marRight w:val="0"/>
      <w:marTop w:val="0"/>
      <w:marBottom w:val="0"/>
      <w:divBdr>
        <w:top w:val="none" w:sz="0" w:space="0" w:color="auto"/>
        <w:left w:val="none" w:sz="0" w:space="0" w:color="auto"/>
        <w:bottom w:val="none" w:sz="0" w:space="0" w:color="auto"/>
        <w:right w:val="none" w:sz="0" w:space="0" w:color="auto"/>
      </w:divBdr>
    </w:div>
    <w:div w:id="1909418076">
      <w:bodyDiv w:val="1"/>
      <w:marLeft w:val="0"/>
      <w:marRight w:val="0"/>
      <w:marTop w:val="0"/>
      <w:marBottom w:val="0"/>
      <w:divBdr>
        <w:top w:val="none" w:sz="0" w:space="0" w:color="auto"/>
        <w:left w:val="none" w:sz="0" w:space="0" w:color="auto"/>
        <w:bottom w:val="none" w:sz="0" w:space="0" w:color="auto"/>
        <w:right w:val="none" w:sz="0" w:space="0" w:color="auto"/>
      </w:divBdr>
    </w:div>
    <w:div w:id="1943565822">
      <w:bodyDiv w:val="1"/>
      <w:marLeft w:val="0"/>
      <w:marRight w:val="0"/>
      <w:marTop w:val="0"/>
      <w:marBottom w:val="0"/>
      <w:divBdr>
        <w:top w:val="none" w:sz="0" w:space="0" w:color="auto"/>
        <w:left w:val="none" w:sz="0" w:space="0" w:color="auto"/>
        <w:bottom w:val="none" w:sz="0" w:space="0" w:color="auto"/>
        <w:right w:val="none" w:sz="0" w:space="0" w:color="auto"/>
      </w:divBdr>
    </w:div>
    <w:div w:id="1943682468">
      <w:bodyDiv w:val="1"/>
      <w:marLeft w:val="0"/>
      <w:marRight w:val="0"/>
      <w:marTop w:val="0"/>
      <w:marBottom w:val="0"/>
      <w:divBdr>
        <w:top w:val="none" w:sz="0" w:space="0" w:color="auto"/>
        <w:left w:val="none" w:sz="0" w:space="0" w:color="auto"/>
        <w:bottom w:val="none" w:sz="0" w:space="0" w:color="auto"/>
        <w:right w:val="none" w:sz="0" w:space="0" w:color="auto"/>
      </w:divBdr>
    </w:div>
    <w:div w:id="1970698890">
      <w:bodyDiv w:val="1"/>
      <w:marLeft w:val="0"/>
      <w:marRight w:val="0"/>
      <w:marTop w:val="0"/>
      <w:marBottom w:val="0"/>
      <w:divBdr>
        <w:top w:val="none" w:sz="0" w:space="0" w:color="auto"/>
        <w:left w:val="none" w:sz="0" w:space="0" w:color="auto"/>
        <w:bottom w:val="none" w:sz="0" w:space="0" w:color="auto"/>
        <w:right w:val="none" w:sz="0" w:space="0" w:color="auto"/>
      </w:divBdr>
    </w:div>
    <w:div w:id="1980457532">
      <w:bodyDiv w:val="1"/>
      <w:marLeft w:val="0"/>
      <w:marRight w:val="0"/>
      <w:marTop w:val="0"/>
      <w:marBottom w:val="0"/>
      <w:divBdr>
        <w:top w:val="none" w:sz="0" w:space="0" w:color="auto"/>
        <w:left w:val="none" w:sz="0" w:space="0" w:color="auto"/>
        <w:bottom w:val="none" w:sz="0" w:space="0" w:color="auto"/>
        <w:right w:val="none" w:sz="0" w:space="0" w:color="auto"/>
      </w:divBdr>
    </w:div>
    <w:div w:id="1989434433">
      <w:bodyDiv w:val="1"/>
      <w:marLeft w:val="0"/>
      <w:marRight w:val="0"/>
      <w:marTop w:val="0"/>
      <w:marBottom w:val="0"/>
      <w:divBdr>
        <w:top w:val="none" w:sz="0" w:space="0" w:color="auto"/>
        <w:left w:val="none" w:sz="0" w:space="0" w:color="auto"/>
        <w:bottom w:val="none" w:sz="0" w:space="0" w:color="auto"/>
        <w:right w:val="none" w:sz="0" w:space="0" w:color="auto"/>
      </w:divBdr>
    </w:div>
    <w:div w:id="1990792476">
      <w:bodyDiv w:val="1"/>
      <w:marLeft w:val="0"/>
      <w:marRight w:val="0"/>
      <w:marTop w:val="0"/>
      <w:marBottom w:val="0"/>
      <w:divBdr>
        <w:top w:val="none" w:sz="0" w:space="0" w:color="auto"/>
        <w:left w:val="none" w:sz="0" w:space="0" w:color="auto"/>
        <w:bottom w:val="none" w:sz="0" w:space="0" w:color="auto"/>
        <w:right w:val="none" w:sz="0" w:space="0" w:color="auto"/>
      </w:divBdr>
    </w:div>
    <w:div w:id="1997296701">
      <w:bodyDiv w:val="1"/>
      <w:marLeft w:val="0"/>
      <w:marRight w:val="0"/>
      <w:marTop w:val="0"/>
      <w:marBottom w:val="0"/>
      <w:divBdr>
        <w:top w:val="none" w:sz="0" w:space="0" w:color="auto"/>
        <w:left w:val="none" w:sz="0" w:space="0" w:color="auto"/>
        <w:bottom w:val="none" w:sz="0" w:space="0" w:color="auto"/>
        <w:right w:val="none" w:sz="0" w:space="0" w:color="auto"/>
      </w:divBdr>
    </w:div>
    <w:div w:id="1997802131">
      <w:bodyDiv w:val="1"/>
      <w:marLeft w:val="0"/>
      <w:marRight w:val="0"/>
      <w:marTop w:val="0"/>
      <w:marBottom w:val="0"/>
      <w:divBdr>
        <w:top w:val="none" w:sz="0" w:space="0" w:color="auto"/>
        <w:left w:val="none" w:sz="0" w:space="0" w:color="auto"/>
        <w:bottom w:val="none" w:sz="0" w:space="0" w:color="auto"/>
        <w:right w:val="none" w:sz="0" w:space="0" w:color="auto"/>
      </w:divBdr>
    </w:div>
    <w:div w:id="2025403154">
      <w:bodyDiv w:val="1"/>
      <w:marLeft w:val="0"/>
      <w:marRight w:val="0"/>
      <w:marTop w:val="0"/>
      <w:marBottom w:val="0"/>
      <w:divBdr>
        <w:top w:val="none" w:sz="0" w:space="0" w:color="auto"/>
        <w:left w:val="none" w:sz="0" w:space="0" w:color="auto"/>
        <w:bottom w:val="none" w:sz="0" w:space="0" w:color="auto"/>
        <w:right w:val="none" w:sz="0" w:space="0" w:color="auto"/>
      </w:divBdr>
    </w:div>
    <w:div w:id="2060668984">
      <w:bodyDiv w:val="1"/>
      <w:marLeft w:val="0"/>
      <w:marRight w:val="0"/>
      <w:marTop w:val="0"/>
      <w:marBottom w:val="0"/>
      <w:divBdr>
        <w:top w:val="none" w:sz="0" w:space="0" w:color="auto"/>
        <w:left w:val="none" w:sz="0" w:space="0" w:color="auto"/>
        <w:bottom w:val="none" w:sz="0" w:space="0" w:color="auto"/>
        <w:right w:val="none" w:sz="0" w:space="0" w:color="auto"/>
      </w:divBdr>
    </w:div>
    <w:div w:id="2068994066">
      <w:bodyDiv w:val="1"/>
      <w:marLeft w:val="0"/>
      <w:marRight w:val="0"/>
      <w:marTop w:val="0"/>
      <w:marBottom w:val="0"/>
      <w:divBdr>
        <w:top w:val="none" w:sz="0" w:space="0" w:color="auto"/>
        <w:left w:val="none" w:sz="0" w:space="0" w:color="auto"/>
        <w:bottom w:val="none" w:sz="0" w:space="0" w:color="auto"/>
        <w:right w:val="none" w:sz="0" w:space="0" w:color="auto"/>
      </w:divBdr>
    </w:div>
    <w:div w:id="2079547051">
      <w:bodyDiv w:val="1"/>
      <w:marLeft w:val="0"/>
      <w:marRight w:val="0"/>
      <w:marTop w:val="0"/>
      <w:marBottom w:val="0"/>
      <w:divBdr>
        <w:top w:val="none" w:sz="0" w:space="0" w:color="auto"/>
        <w:left w:val="none" w:sz="0" w:space="0" w:color="auto"/>
        <w:bottom w:val="none" w:sz="0" w:space="0" w:color="auto"/>
        <w:right w:val="none" w:sz="0" w:space="0" w:color="auto"/>
      </w:divBdr>
    </w:div>
    <w:div w:id="2085566352">
      <w:bodyDiv w:val="1"/>
      <w:marLeft w:val="0"/>
      <w:marRight w:val="0"/>
      <w:marTop w:val="0"/>
      <w:marBottom w:val="0"/>
      <w:divBdr>
        <w:top w:val="none" w:sz="0" w:space="0" w:color="auto"/>
        <w:left w:val="none" w:sz="0" w:space="0" w:color="auto"/>
        <w:bottom w:val="none" w:sz="0" w:space="0" w:color="auto"/>
        <w:right w:val="none" w:sz="0" w:space="0" w:color="auto"/>
      </w:divBdr>
    </w:div>
    <w:div w:id="2086485281">
      <w:bodyDiv w:val="1"/>
      <w:marLeft w:val="0"/>
      <w:marRight w:val="0"/>
      <w:marTop w:val="0"/>
      <w:marBottom w:val="0"/>
      <w:divBdr>
        <w:top w:val="none" w:sz="0" w:space="0" w:color="auto"/>
        <w:left w:val="none" w:sz="0" w:space="0" w:color="auto"/>
        <w:bottom w:val="none" w:sz="0" w:space="0" w:color="auto"/>
        <w:right w:val="none" w:sz="0" w:space="0" w:color="auto"/>
      </w:divBdr>
    </w:div>
    <w:div w:id="2098598191">
      <w:bodyDiv w:val="1"/>
      <w:marLeft w:val="0"/>
      <w:marRight w:val="0"/>
      <w:marTop w:val="0"/>
      <w:marBottom w:val="0"/>
      <w:divBdr>
        <w:top w:val="none" w:sz="0" w:space="0" w:color="auto"/>
        <w:left w:val="none" w:sz="0" w:space="0" w:color="auto"/>
        <w:bottom w:val="none" w:sz="0" w:space="0" w:color="auto"/>
        <w:right w:val="none" w:sz="0" w:space="0" w:color="auto"/>
      </w:divBdr>
    </w:div>
    <w:div w:id="2137991721">
      <w:bodyDiv w:val="1"/>
      <w:marLeft w:val="0"/>
      <w:marRight w:val="0"/>
      <w:marTop w:val="0"/>
      <w:marBottom w:val="0"/>
      <w:divBdr>
        <w:top w:val="none" w:sz="0" w:space="0" w:color="auto"/>
        <w:left w:val="none" w:sz="0" w:space="0" w:color="auto"/>
        <w:bottom w:val="none" w:sz="0" w:space="0" w:color="auto"/>
        <w:right w:val="none" w:sz="0" w:space="0" w:color="auto"/>
      </w:divBdr>
    </w:div>
    <w:div w:id="2139566192">
      <w:bodyDiv w:val="1"/>
      <w:marLeft w:val="0"/>
      <w:marRight w:val="0"/>
      <w:marTop w:val="0"/>
      <w:marBottom w:val="0"/>
      <w:divBdr>
        <w:top w:val="none" w:sz="0" w:space="0" w:color="auto"/>
        <w:left w:val="none" w:sz="0" w:space="0" w:color="auto"/>
        <w:bottom w:val="none" w:sz="0" w:space="0" w:color="auto"/>
        <w:right w:val="none" w:sz="0" w:space="0" w:color="auto"/>
      </w:divBdr>
    </w:div>
    <w:div w:id="21444201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526917A576A4E87B3D2AE971914A101"/>
        <w:category>
          <w:name w:val="General"/>
          <w:gallery w:val="placeholder"/>
        </w:category>
        <w:types>
          <w:type w:val="bbPlcHdr"/>
        </w:types>
        <w:behaviors>
          <w:behavior w:val="content"/>
        </w:behaviors>
        <w:guid w:val="{DF1699A4-2547-4758-8C11-6F62BC8A9F99}"/>
      </w:docPartPr>
      <w:docPartBody>
        <w:p w:rsidR="0010709F" w:rsidRDefault="001604C0">
          <w:r w:rsidRPr="00B61899">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4C0"/>
    <w:rsid w:val="0010709F"/>
    <w:rsid w:val="001604C0"/>
    <w:rsid w:val="003C0C4D"/>
    <w:rsid w:val="004F367C"/>
    <w:rsid w:val="005033B6"/>
    <w:rsid w:val="008B5C37"/>
    <w:rsid w:val="00C9066B"/>
    <w:rsid w:val="00CC4734"/>
    <w:rsid w:val="00DA1113"/>
    <w:rsid w:val="00F91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04C0"/>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21ap</b:Tag>
    <b:SourceType>InternetSite</b:SourceType>
    <b:Guid>{0A2990C7-53E0-40D8-85E9-A00391161C31}</b:Guid>
    <b:Year>2021</b:Year>
    <b:Month>July</b:Month>
    <b:Day>30</b:Day>
    <b:URL>https://sdgs.un.org › goals</b:URL>
    <b:Author>
      <b:Author>
        <b:NameList>
          <b:Person>
            <b:Last>Bruggemann</b:Last>
            <b:First>Lars</b:First>
            <b:Middle>Carlsen &amp; Rainer</b:Middle>
          </b:Person>
        </b:NameList>
      </b:Author>
    </b:Author>
    <b:Title>Welcome to the United Nations</b:Title>
    <b:RefOrder>1</b:RefOrder>
  </b:Source>
  <b:Source>
    <b:Tag>Hea17</b:Tag>
    <b:SourceType>InternetSite</b:SourceType>
    <b:Guid>{2480AA1A-B74F-461B-BAC4-9422E1DBA60A}</b:Guid>
    <b:Title>Philippine National Standards for Drinking Water of 2017</b:Title>
    <b:Year>2017</b:Year>
    <b:Month>June</b:Month>
    <b:Day>23</b:Day>
    <b:URL>http://www.doh.gov.ph;</b:URL>
    <b:Author>
      <b:Author>
        <b:NameList>
          <b:Person>
            <b:Last>Health</b:Last>
            <b:First>Department</b:First>
            <b:Middle>Of</b:Middle>
          </b:Person>
        </b:NameList>
      </b:Author>
    </b:Author>
    <b:InternetSiteTitle>Philippine National Standards for Drinking Water of 2017</b:InternetSiteTitle>
    <b:StandardNumber>Administrative Order No. 2017-0010</b:StandardNumber>
    <b:RefOrder>2</b:RefOrder>
  </b:Source>
  <b:Source>
    <b:Tag>Cly14</b:Tag>
    <b:SourceType>InternetSite</b:SourceType>
    <b:Guid>{BA39E2CF-DBBB-477E-876E-EBA921B4129B}</b:Guid>
    <b:Author>
      <b:Author>
        <b:NameList>
          <b:Person>
            <b:Last>Clyde Holsapple</b:Last>
            <b:First>Anita</b:First>
            <b:Middle>Lee-Post &amp; Ram Pakath</b:Middle>
          </b:Person>
        </b:NameList>
      </b:Author>
    </b:Author>
    <b:Title>A unified foundation for business analytics</b:Title>
    <b:Year>2014</b:Year>
    <b:DOI>https://doi.org/10.1016/j.dss.2014.05.013</b:DOI>
    <b:RefOrder>6</b:RefOrder>
  </b:Source>
  <b:Source>
    <b:Tag>Ram18</b:Tag>
    <b:SourceType>InternetSite</b:SourceType>
    <b:Guid>{8BA69E37-0BD6-4303-A797-B5D34E5CC0B3}</b:Guid>
    <b:Author>
      <b:Author>
        <b:NameList>
          <b:Person>
            <b:Last>Ram</b:Last>
            <b:First>Dursun</b:First>
            <b:Middle>Delen &amp; Sudha</b:Middle>
          </b:Person>
        </b:NameList>
      </b:Author>
    </b:Author>
    <b:Title>Journal of Business Analytics</b:Title>
    <b:Year>2018</b:Year>
    <b:YearAccessed>2018</b:YearAccessed>
    <b:MonthAccessed>Aug</b:MonthAccessed>
    <b:DayAccessed>23</b:DayAccessed>
    <b:ShortTitle>Research challenges and opportunities in business analytics</b:ShortTitle>
    <b:InternetSiteTitle>google Scholar</b:InternetSiteTitle>
    <b:RefOrder>7</b:RefOrder>
  </b:Source>
  <b:Source>
    <b:Tag>Waj16</b:Tag>
    <b:SourceType>DocumentFromInternetSite</b:SourceType>
    <b:Guid>{D5A315F1-6DAF-41FE-9777-3BFE61502FB3}</b:Guid>
    <b:Author>
      <b:Author>
        <b:NameList>
          <b:Person>
            <b:Last>Wajgi</b:Last>
            <b:First>Kiran</b:First>
            <b:Middle>Singh &amp; Rakhi</b:Middle>
          </b:Person>
        </b:NameList>
      </b:Author>
    </b:Author>
    <b:Title>Data analysis and visualization of sales data</b:Title>
    <b:Year>2016</b:Year>
    <b:YearAccessed>2016</b:YearAccessed>
    <b:MonthAccessed>Oct</b:MonthAccessed>
    <b:DayAccessed>06</b:DayAccessed>
    <b:DOI>10.1109/STARTUP.2016.7583967</b:DOI>
    <b:RefOrder>8</b:RefOrder>
  </b:Source>
  <b:Source>
    <b:Tag>Tim09</b:Tag>
    <b:SourceType>DocumentFromInternetSite</b:SourceType>
    <b:Guid>{E278B483-0043-4ECF-B509-616E9DC913D7}</b:Guid>
    <b:Author>
      <b:Author>
        <b:NameList>
          <b:Person>
            <b:Last>Tim Mather</b:Last>
            <b:First>Subra</b:First>
            <b:Middle>Kumaraswamy &amp; Shahed Latif</b:Middle>
          </b:Person>
        </b:NameList>
      </b:Author>
    </b:Author>
    <b:Title>Cloud Security and Privacy: An Enterprise Perspective on Risks and Compliance</b:Title>
    <b:Year>2009</b:Year>
    <b:RefOrder>9</b:RefOrder>
  </b:Source>
  <b:Source>
    <b:Tag>Dar15</b:Tag>
    <b:SourceType>JournalArticle</b:SourceType>
    <b:Guid>{1D324F26-C198-4F0A-B159-D4B920FC335A}</b:Guid>
    <b:Title>Case Study on Inventory Management Improvement</b:Title>
    <b:Year>2015</b:Year>
    <b:Author>
      <b:Author>
        <b:NameList>
          <b:Person>
            <b:Last>Borisov</b:Last>
            <b:First>Darya</b:First>
            <b:Middle>Plinere &amp; Arkady</b:Middle>
          </b:Person>
        </b:NameList>
      </b:Author>
    </b:Author>
    <b:JournalName>Information Technology and Management Science</b:JournalName>
    <b:Volume>18</b:Volume>
    <b:Issue>1</b:Issue>
    <b:RefOrder>10</b:RefOrder>
  </b:Source>
  <b:Source>
    <b:Tag>San13</b:Tag>
    <b:SourceType>JournalArticle</b:SourceType>
    <b:Guid>{C979D36B-3D7B-4577-AE3D-F3A8CE7EBE8A}</b:Guid>
    <b:Author>
      <b:Author>
        <b:NameList>
          <b:Person>
            <b:Last>Sanjay Mathrani</b:Last>
            <b:First>Anuradha</b:First>
            <b:Middle>Mathrani &amp; Dennis Viehland</b:Middle>
          </b:Person>
        </b:NameList>
      </b:Author>
    </b:Author>
    <b:Title>Using enterprise systems to realize digital business strategies</b:Title>
    <b:JournalName>Enterprise Information Management</b:JournalName>
    <b:Year>2013</b:Year>
    <b:Volume>26</b:Volume>
    <b:Issue>4</b:Issue>
    <b:RefOrder>11</b:RefOrder>
  </b:Source>
  <b:Source>
    <b:Tag>Pet80</b:Tag>
    <b:SourceType>Book</b:SourceType>
    <b:Guid>{26FBAFBD-DCF8-4FC9-B19B-33523A77AB5E}</b:Guid>
    <b:Title>Decision Support Systems</b:Title>
    <b:Year>1980</b:Year>
    <b:Author>
      <b:Author>
        <b:NameList>
          <b:Person>
            <b:Last>Keen</b:Last>
            <b:First>Peter</b:First>
            <b:Middle>G.W</b:Middle>
          </b:Person>
        </b:NameList>
      </b:Author>
    </b:Author>
    <b:RefOrder>12</b:RefOrder>
  </b:Source>
  <b:Source>
    <b:Tag>The</b:Tag>
    <b:SourceType>BookSection</b:SourceType>
    <b:Guid>{3ECB7086-599F-4F72-B088-5CE423B597E8}</b:Guid>
    <b:Title>The Impact of Digital Transformation in the Philippines</b:Title>
    <b:BookTitle>Digital Library</b:BookTitle>
    <b:Year>2024</b:Year>
    <b:Pages>107-113</b:Pages>
    <b:RefOrder>13</b:RefOrder>
  </b:Source>
  <b:Source>
    <b:Tag>Har22</b:Tag>
    <b:SourceType>DocumentFromInternetSite</b:SourceType>
    <b:Guid>{44995F5E-D615-41F9-AA6C-910DCDAC0328}</b:Guid>
    <b:Title>ResearchGate</b:Title>
    <b:Year>2022</b:Year>
    <b:Author>
      <b:Author>
        <b:NameList>
          <b:Person>
            <b:Last>Harold Lance A. Espinosa</b:Last>
            <b:First>Kim</b:First>
            <b:Middle>Ashley O. Maambong, Lisa Marie B. Taylaran, Jamaica A. Bagongon, Apple Grace D. Formentera, Glendell R. Jadraque</b:Middle>
          </b:Person>
        </b:NameList>
      </b:Author>
    </b:Author>
    <b:Month>Jan</b:Month>
    <b:DOI>10.2139/ssrn.4140635</b:DOI>
    <b:RefOrder>14</b:RefOrder>
  </b:Source>
  <b:Source>
    <b:Tag>Jun19</b:Tag>
    <b:SourceType>JournalArticle</b:SourceType>
    <b:Guid>{386FB3AF-29D9-4B71-B008-9CC775831243}</b:Guid>
    <b:Title>Cloud Computing Adoption Intention by MSMEs in the Philippines</b:Title>
    <b:Year>2019</b:Year>
    <b:Author>
      <b:Author>
        <b:NameList>
          <b:Person>
            <b:Last>Hernandez</b:Last>
            <b:First>Junrie</b:First>
            <b:Middle>B. Matias &amp; Alexander A.</b:Middle>
          </b:Person>
        </b:NameList>
      </b:Author>
    </b:Author>
    <b:JournalName>IMI</b:JournalName>
    <b:Volume>22</b:Volume>
    <b:Issue>3</b:Issue>
    <b:RefOrder>15</b:RefOrder>
  </b:Source>
  <b:Source>
    <b:Tag>JunFa</b:Tag>
    <b:SourceType>DocumentFromInternetSite</b:SourceType>
    <b:Guid>{BA6ACB0D-D27C-4D74-A013-197B90A199FB}</b:Guid>
    <b:Title>Factors Affecting Online Technology Adoption</b:Title>
    <b:Year>'</b:Year>
    <b:Author>
      <b:Author>
        <b:NameList>
          <b:Person>
            <b:Last>Jun R. Grimaldo</b:Last>
            <b:First>Chin</b:First>
            <b:Middle>Uy, Ronaldo A. Manalo, Ronald R. Fernandez</b:Middle>
          </b:Person>
        </b:NameList>
      </b:Author>
    </b:Author>
    <b:RefOrder>20</b:RefOrder>
  </b:Source>
  <b:Source>
    <b:Tag>Jun24</b:Tag>
    <b:SourceType>DocumentFromInternetSite</b:SourceType>
    <b:Guid>{822821DF-74E4-4BFF-ACF5-294E3647C688}</b:Guid>
    <b:Author>
      <b:Author>
        <b:NameList>
          <b:Person>
            <b:Last>Jun R Grimaldo</b:Last>
            <b:First>Chin</b:First>
            <b:Middle>Uy, Ronaldo A Manalo, Ronald R Fernandez</b:Middle>
          </b:Person>
        </b:NameList>
      </b:Author>
    </b:Author>
    <b:Title>Factors Affecting Online Technology Adoption</b:Title>
    <b:Year>2024</b:Year>
    <b:Month>May</b:Month>
    <b:Day>18</b:Day>
    <b:URL>ISSN: 2304-1013 </b:URL>
    <b:RefOrder>16</b:RefOrder>
  </b:Source>
  <b:Source>
    <b:Tag>Jam99</b:Tag>
    <b:SourceType>JournalArticle</b:SourceType>
    <b:Guid>{065F9515-7A9A-4EFB-90FE-D99E10455799}</b:Guid>
    <b:Title>An Integrated Model of Information Systems Adoption in Small Businesses</b:Title>
    <b:Year>1999</b:Year>
    <b:Author>
      <b:Author>
        <b:NameList>
          <b:Person>
            <b:Last>Thong</b:Last>
            <b:First>James</b:First>
            <b:Middle>Y.L.</b:Middle>
          </b:Person>
        </b:NameList>
      </b:Author>
    </b:Author>
    <b:JournalName>Management Information Systems</b:JournalName>
    <b:Pages>187-214</b:Pages>
    <b:Volume>15</b:Volume>
    <b:Issue>4</b:Issue>
    <b:RefOrder>17</b:RefOrder>
  </b:Source>
  <b:Source>
    <b:Tag>NiM18</b:Tag>
    <b:SourceType>DocumentFromInternetSite</b:SourceType>
    <b:Guid>{82219C04-4912-40DE-B5AF-07883582DD9A}</b:Guid>
    <b:Author>
      <b:Author>
        <b:NameList>
          <b:Person>
            <b:Last>Ni Made Satvika Iswari</b:Last>
            <b:First>Harry</b:First>
            <b:Middle>B. Santoso&amp; Zainal A. Hasibuan</b:Middle>
          </b:Person>
        </b:NameList>
      </b:Author>
    </b:Author>
    <b:Title>IEEEEXPLORE</b:Title>
    <b:Year>2018</b:Year>
    <b:YearAccessed>2019</b:YearAccessed>
    <b:MonthAccessed>Aug</b:MonthAccessed>
    <b:DayAccessed>1</b:DayAccessed>
    <b:DOI>10.1109/IAC.2018.8780521</b:DOI>
    <b:RefOrder>18</b:RefOrder>
  </b:Source>
  <b:Source>
    <b:Tag>Ham09</b:Tag>
    <b:SourceType>DocumentFromInternetSite</b:SourceType>
    <b:Guid>{3A7B6291-1DD9-4E8A-9EF2-F4E2216B4138}</b:Guid>
    <b:Author>
      <b:Author>
        <b:NameList>
          <b:Person>
            <b:Last>Hamid R Motahari-Nezhad</b:Last>
            <b:First>Bryan</b:First>
            <b:Middle>Stephenson and Sharad Singhal</b:Middle>
          </b:Person>
        </b:NameList>
      </b:Author>
    </b:Author>
    <b:Title>labs.hpe.com</b:Title>
    <b:Year>2009</b:Year>
    <b:RefOrder>19</b:RefOrder>
  </b:Source>
  <b:Source>
    <b:Tag>JrF06</b:Tag>
    <b:SourceType>JournalArticle</b:SourceType>
    <b:Guid>{EEE57FA4-9DEC-4B57-83E0-3E88EAEECC22}</b:Guid>
    <b:Author>
      <b:Author>
        <b:NameList>
          <b:Person>
            <b:Last>Jr</b:Last>
            <b:First>F.</b:First>
            <b:Middle>Robert Jacobs &amp; Ted Weston</b:Middle>
          </b:Person>
        </b:NameList>
      </b:Author>
    </b:Author>
    <b:Title>Enterprise resource planning (ERP)</b:Title>
    <b:Year>2006</b:Year>
    <b:Month>December</b:Month>
    <b:Day>12</b:Day>
    <b:URL>10.1016/j.jom.2006.11.005</b:URL>
    <b:ShortTitle>Enterprise resource planning (ERP)</b:ShortTitle>
    <b:Pages>357-363</b:Pages>
    <b:Volume>25</b:Volume>
    <b:Issue>2</b:Issue>
    <b:RefOrder>3</b:RefOrder>
  </b:Source>
  <b:Source>
    <b:Tag>Rav98</b:Tag>
    <b:SourceType>JournalArticle</b:SourceType>
    <b:Guid>{E384F4F1-057B-4A09-B221-732A9C4C65A8}</b:Guid>
    <b:Title>Role-based Access Control</b:Title>
    <b:Year>1998</b:Year>
    <b:Author>
      <b:Author>
        <b:NameList>
          <b:Person>
            <b:Last>Sandhu</b:Last>
            <b:First>Ravi</b:First>
            <b:Middle>S.</b:Middle>
          </b:Person>
        </b:NameList>
      </b:Author>
    </b:Author>
    <b:YearAccessed>2008</b:YearAccessed>
    <b:MonthAccessed>May</b:MonthAccessed>
    <b:DayAccessed>30</b:DayAccessed>
    <b:InternetSiteTitle>Google Scholar</b:InternetSiteTitle>
    <b:DOI>10.1016/S0065-2458(08)60206-5</b:DOI>
    <b:Pages>237-286</b:Pages>
    <b:Volume>46</b:Volume>
    <b:RefOrder>4</b:RefOrder>
  </b:Source>
  <b:Source>
    <b:Tag>Kei04</b:Tag>
    <b:SourceType>JournalArticle</b:SourceType>
    <b:Guid>{31EC7F8C-5B85-4608-AC44-8D6F03F89078}</b:Guid>
    <b:Title>Simple Linear Regression</b:Title>
    <b:Year>2004</b:Year>
    <b:Month>Jan</b:Month>
    <b:YearAccessed>2008</b:YearAccessed>
    <b:MonthAccessed>Jan</b:MonthAccessed>
    <b:DayAccessed>08</b:DayAccessed>
    <b:Author>
      <b:Author>
        <b:NameList>
          <b:Person>
            <b:Last>MD</b:Last>
            <b:First>Keith</b:First>
            <b:Middle>A. Marill</b:Middle>
          </b:Person>
        </b:NameList>
      </b:Author>
    </b:Author>
    <b:Pages>87-93</b:Pages>
    <b:Volume>46</b:Volume>
    <b:Issue>1</b:Issue>
    <b:RefOrder>5</b:RefOrder>
  </b:Source>
</b:Sources>
</file>

<file path=customXml/itemProps1.xml><?xml version="1.0" encoding="utf-8"?>
<ds:datastoreItem xmlns:ds="http://schemas.openxmlformats.org/officeDocument/2006/customXml" ds:itemID="{DE4C34B4-AFD6-447B-B085-7FE5F076C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83</Pages>
  <Words>42548</Words>
  <Characters>242525</Characters>
  <Application>Microsoft Office Word</Application>
  <DocSecurity>0</DocSecurity>
  <Lines>2021</Lines>
  <Paragraphs>569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Jhon Anas, Prince John B. Bundalan, John Lloyd Cantallopez, Jacinto E.</dc:creator>
  <cp:keywords/>
  <dc:description/>
  <cp:lastModifiedBy>michaelaanas23@gmail.com</cp:lastModifiedBy>
  <cp:revision>2</cp:revision>
  <dcterms:created xsi:type="dcterms:W3CDTF">2026-10-16T03:03:00Z</dcterms:created>
  <dcterms:modified xsi:type="dcterms:W3CDTF">2026-10-16T03:03:00Z</dcterms:modified>
</cp:coreProperties>
</file>